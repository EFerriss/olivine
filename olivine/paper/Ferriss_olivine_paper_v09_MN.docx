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16FDE" w14:textId="77777777" w:rsidR="00401795" w:rsidRDefault="008A2967">
      <w:pPr>
        <w:pStyle w:val="Title"/>
      </w:pPr>
      <w:r>
        <w:t xml:space="preserve">Site-specific dehydration of </w:t>
      </w:r>
      <w:proofErr w:type="spellStart"/>
      <w:r>
        <w:t>olivines</w:t>
      </w:r>
      <w:proofErr w:type="spellEnd"/>
      <w:r>
        <w:t xml:space="preserve"> from San Carlos and Kilauea </w:t>
      </w:r>
      <w:proofErr w:type="spellStart"/>
      <w:r>
        <w:t>Iki</w:t>
      </w:r>
      <w:proofErr w:type="spellEnd"/>
    </w:p>
    <w:p w14:paraId="3CCD5FF4" w14:textId="77777777" w:rsidR="00401795" w:rsidRDefault="008A2967">
      <w:proofErr w:type="spellStart"/>
      <w:r>
        <w:t>Ferriss</w:t>
      </w:r>
      <w:proofErr w:type="spellEnd"/>
      <w:r>
        <w:t>, Plank, Newcombe, Walker</w:t>
      </w:r>
    </w:p>
    <w:p w14:paraId="2DE6F858" w14:textId="77777777" w:rsidR="00401795" w:rsidRDefault="008A2967">
      <w:pPr>
        <w:pStyle w:val="Heading1"/>
      </w:pPr>
      <w:r>
        <w:t>Abstract</w:t>
      </w:r>
    </w:p>
    <w:p w14:paraId="10D2269B" w14:textId="77777777" w:rsidR="00401795" w:rsidRDefault="008A2967">
      <w:r>
        <w:t>The rate at which hydrogen as H</w:t>
      </w:r>
      <w:r>
        <w:rPr>
          <w:vertAlign w:val="superscript"/>
        </w:rPr>
        <w:t>+</w:t>
      </w:r>
      <w:r>
        <w:t xml:space="preserve"> moves into, through, and out of the olivine structure is of great practical interest for geologic applications such as quantifying the deep water cycle, assessing the fidelity of olivine-hosted melt inclusions</w:t>
      </w:r>
      <w:ins w:id="0" w:author="Megan Newcombe" w:date="2017-11-05T19:29:00Z">
        <w:r w:rsidR="001D1349">
          <w:t xml:space="preserve"> as recorders of pr</w:t>
        </w:r>
      </w:ins>
      <w:ins w:id="1" w:author="Megan Newcombe" w:date="2017-11-05T19:30:00Z">
        <w:r w:rsidR="001D1349">
          <w:t>e-eruptive</w:t>
        </w:r>
      </w:ins>
      <w:ins w:id="2" w:author="Megan Newcombe" w:date="2017-11-05T19:29:00Z">
        <w:r w:rsidR="001D1349">
          <w:t xml:space="preserve"> melt compositions</w:t>
        </w:r>
      </w:ins>
      <w:r>
        <w:t>, and estimating the decompression rate of</w:t>
      </w:r>
      <w:ins w:id="3" w:author="Megan Newcombe" w:date="2017-11-05T19:30:00Z">
        <w:r w:rsidR="001D1349">
          <w:t xml:space="preserve"> magma during</w:t>
        </w:r>
      </w:ins>
      <w:r>
        <w:t xml:space="preserve"> volcanic eruptions. Here we conduct a series of experiments and observations on natural Fe-bearing olivine to better understand and quantify this H</w:t>
      </w:r>
      <w:r>
        <w:rPr>
          <w:vertAlign w:val="superscript"/>
        </w:rPr>
        <w:t>+</w:t>
      </w:r>
      <w:r>
        <w:t xml:space="preserve"> movement, with a particular focus on the rate at which H</w:t>
      </w:r>
      <w:r>
        <w:rPr>
          <w:vertAlign w:val="superscript"/>
        </w:rPr>
        <w:t>+</w:t>
      </w:r>
      <w:r>
        <w:t xml:space="preserve"> leaves olivine upon decompression</w:t>
      </w:r>
      <w:ins w:id="4" w:author="Unknown Author" w:date="2017-11-02T15:36:00Z">
        <w:r>
          <w:t>, and including, for the first time, sequential dehydration experiments on</w:t>
        </w:r>
      </w:ins>
      <w:ins w:id="5" w:author="Elizabeth F" w:date="2017-11-02T16:07:00Z">
        <w:r>
          <w:t xml:space="preserve"> single crystals of</w:t>
        </w:r>
      </w:ins>
      <w:ins w:id="6" w:author="Unknown Author" w:date="2017-11-02T15:36:00Z">
        <w:r>
          <w:t xml:space="preserve"> </w:t>
        </w:r>
      </w:ins>
      <w:del w:id="7" w:author="Elizabeth F" w:date="2017-11-02T16:07:00Z">
        <w:r>
          <w:delText>uncut blocks of</w:delText>
        </w:r>
      </w:del>
      <w:ins w:id="8" w:author="Elizabeth F" w:date="2017-11-02T16:07:00Z">
        <w:r>
          <w:t>natural, Fe-bearing</w:t>
        </w:r>
      </w:ins>
      <w:ins w:id="9" w:author="Unknown Author" w:date="2017-11-02T15:37:00Z">
        <w:r>
          <w:t xml:space="preserve"> olivine</w:t>
        </w:r>
      </w:ins>
      <w:r>
        <w:t xml:space="preserve">. These efforts include four separate parts: (1) the partial hydration of polished blocks of </w:t>
      </w:r>
      <w:proofErr w:type="spellStart"/>
      <w:r>
        <w:t>xenolithic</w:t>
      </w:r>
      <w:proofErr w:type="spellEnd"/>
      <w:r>
        <w:t xml:space="preserve"> San Carlos olivine at 800°C and 1000°C, 1GPa, and oxygen fugacity (fO</w:t>
      </w:r>
      <w:r>
        <w:rPr>
          <w:vertAlign w:val="subscript"/>
        </w:rPr>
        <w:t>2</w:t>
      </w:r>
      <w:r>
        <w:t>) at the Ni-</w:t>
      </w:r>
      <w:proofErr w:type="spellStart"/>
      <w:r>
        <w:t>NiO</w:t>
      </w:r>
      <w:proofErr w:type="spellEnd"/>
      <w:r>
        <w:t xml:space="preserve"> buffer (NNO); (2) sequential dehydration of a homogeneous block of San Carlos olivine at 800°C, 1atm, and fO</w:t>
      </w:r>
      <w:r>
        <w:rPr>
          <w:vertAlign w:val="subscript"/>
        </w:rPr>
        <w:t>2</w:t>
      </w:r>
      <w:r>
        <w:t xml:space="preserve"> of NNO-2.6; (3) sequential dehydration of a polished block of an olivine </w:t>
      </w:r>
      <w:proofErr w:type="spellStart"/>
      <w:r>
        <w:t>phenocryst</w:t>
      </w:r>
      <w:proofErr w:type="spellEnd"/>
      <w:r>
        <w:t xml:space="preserve"> from Kilauea </w:t>
      </w:r>
      <w:proofErr w:type="spellStart"/>
      <w:r>
        <w:t>Iki</w:t>
      </w:r>
      <w:proofErr w:type="spellEnd"/>
      <w:r>
        <w:t xml:space="preserve"> at 800 and 1000°C, 1 </w:t>
      </w:r>
      <w:proofErr w:type="spellStart"/>
      <w:r>
        <w:t>atm</w:t>
      </w:r>
      <w:proofErr w:type="spellEnd"/>
      <w:r>
        <w:t>, and fO</w:t>
      </w:r>
      <w:r>
        <w:rPr>
          <w:vertAlign w:val="subscript"/>
        </w:rPr>
        <w:t>2</w:t>
      </w:r>
      <w:r>
        <w:t xml:space="preserve"> held at NNO-2.6 until the final step, which was conducted at NNO+1.9; and (4) the measurement by secondary ion mass spectrometry of hydrogen zonation profiles in an olivine </w:t>
      </w:r>
      <w:proofErr w:type="spellStart"/>
      <w:r>
        <w:t>phenocryst</w:t>
      </w:r>
      <w:proofErr w:type="spellEnd"/>
      <w:r>
        <w:t xml:space="preserve"> from Kilauea </w:t>
      </w:r>
      <w:proofErr w:type="spellStart"/>
      <w:r>
        <w:t>Iki</w:t>
      </w:r>
      <w:proofErr w:type="spellEnd"/>
      <w:r>
        <w:t xml:space="preserve"> coupled with Monte Carlo modeling and known decompression rates to determine bulk H diffusivities in a natural setting. Hydrogen zonation profiles were measured in all three</w:t>
      </w:r>
      <w:ins w:id="10" w:author="Unknown Author" w:date="2017-11-02T15:38:00Z">
        <w:r>
          <w:t xml:space="preserve"> crystallographic</w:t>
        </w:r>
      </w:ins>
      <w:r>
        <w:t xml:space="preserve"> directions </w:t>
      </w:r>
      <w:ins w:id="11" w:author="Unknown Author" w:date="2017-11-02T15:38:00Z">
        <w:r>
          <w:rPr>
            <w:i/>
            <w:iCs/>
          </w:rPr>
          <w:t>a</w:t>
        </w:r>
        <w:r>
          <w:t xml:space="preserve">, </w:t>
        </w:r>
        <w:r>
          <w:rPr>
            <w:i/>
            <w:iCs/>
          </w:rPr>
          <w:t>b</w:t>
        </w:r>
        <w:r>
          <w:t xml:space="preserve">, and </w:t>
        </w:r>
        <w:r>
          <w:rPr>
            <w:i/>
            <w:iCs/>
          </w:rPr>
          <w:t>c</w:t>
        </w:r>
        <w:r>
          <w:t xml:space="preserve"> </w:t>
        </w:r>
      </w:ins>
      <w:r>
        <w:t xml:space="preserve">through the uncut blocks before and after each time step for all experiments by Fourier transform infrared spectroscopy using light polarized || </w:t>
      </w:r>
      <w:ins w:id="12" w:author="Elizabeth F" w:date="2017-11-02T11:47:00Z">
        <w:r>
          <w:rPr>
            <w:i/>
            <w:iCs/>
          </w:rPr>
          <w:t>a</w:t>
        </w:r>
      </w:ins>
      <w:del w:id="13" w:author="Elizabeth F" w:date="2017-11-02T11:47:00Z">
        <w:r>
          <w:rPr>
            <w:i/>
            <w:iCs/>
          </w:rPr>
          <w:delText>[100]</w:delText>
        </w:r>
      </w:del>
      <w:r>
        <w:t xml:space="preserve"> and modeled in 3 dimensions to determine both bulk and peak-specific H</w:t>
      </w:r>
      <w:r>
        <w:rPr>
          <w:vertAlign w:val="superscript"/>
        </w:rPr>
        <w:t>+</w:t>
      </w:r>
      <w:r>
        <w:t xml:space="preserve"> diffusivities, producing over 50 sets of 3 diffusivities, one in each crystallographic direction.</w:t>
      </w:r>
    </w:p>
    <w:p w14:paraId="691FCB98" w14:textId="14BB8DFE" w:rsidR="00401795" w:rsidRDefault="008A2967">
      <w:r>
        <w:t>The</w:t>
      </w:r>
      <w:del w:id="14" w:author="Elizabeth F" w:date="2017-11-02T11:40:00Z">
        <w:r>
          <w:delText xml:space="preserve"> final</w:delText>
        </w:r>
      </w:del>
      <w:r>
        <w:t xml:space="preserve"> results </w:t>
      </w:r>
      <w:ins w:id="15" w:author="Elizabeth F" w:date="2017-11-02T11:40:00Z">
        <w:r>
          <w:t>show that</w:t>
        </w:r>
      </w:ins>
      <w:ins w:id="16" w:author="Megan Newcombe" w:date="2017-11-05T19:40:00Z">
        <w:r>
          <w:t xml:space="preserve"> the apparent</w:t>
        </w:r>
      </w:ins>
      <w:ins w:id="17" w:author="Elizabeth F" w:date="2017-11-02T11:40:00Z">
        <w:r>
          <w:t xml:space="preserve"> diffusivit</w:t>
        </w:r>
      </w:ins>
      <w:ins w:id="18" w:author="Megan Newcombe" w:date="2017-11-05T19:40:00Z">
        <w:r>
          <w:t>y of bulk H</w:t>
        </w:r>
      </w:ins>
      <w:ins w:id="19" w:author="Elizabeth F" w:date="2017-11-02T11:40:00Z">
        <w:del w:id="20" w:author="Megan Newcombe" w:date="2017-11-05T19:40:00Z">
          <w:r w:rsidDel="008A2967">
            <w:delText>ies</w:delText>
          </w:r>
        </w:del>
        <w:r>
          <w:t xml:space="preserve"> </w:t>
        </w:r>
        <w:del w:id="21" w:author="Megan Newcombe" w:date="2017-11-05T19:40:00Z">
          <w:r w:rsidDel="008A2967">
            <w:delText>may vary</w:delText>
          </w:r>
        </w:del>
      </w:ins>
      <w:ins w:id="22" w:author="Megan Newcombe" w:date="2017-11-05T19:40:00Z">
        <w:r>
          <w:t>varies</w:t>
        </w:r>
      </w:ins>
      <w:ins w:id="23" w:author="Elizabeth F" w:date="2017-11-02T11:40:00Z">
        <w:r>
          <w:t xml:space="preserve"> both over time and for </w:t>
        </w:r>
        <w:proofErr w:type="spellStart"/>
        <w:r>
          <w:t>olivines</w:t>
        </w:r>
        <w:proofErr w:type="spellEnd"/>
        <w:r>
          <w:t xml:space="preserve"> with different defect structures, and so great caution should be taken before assuming H+ diffusivities for a given olivine. However, we discovered 3 things: (1) the H</w:t>
        </w:r>
        <w:r>
          <w:rPr>
            <w:vertAlign w:val="superscript"/>
          </w:rPr>
          <w:t>+</w:t>
        </w:r>
        <w:r>
          <w:t xml:space="preserve"> defect [Ti] that is associated with octahedral Ti can </w:t>
        </w:r>
        <w:commentRangeStart w:id="24"/>
        <w:r>
          <w:t>move</w:t>
        </w:r>
      </w:ins>
      <w:commentRangeEnd w:id="24"/>
      <w:r>
        <w:rPr>
          <w:rStyle w:val="CommentReference"/>
        </w:rPr>
        <w:commentReference w:id="24"/>
      </w:r>
      <w:ins w:id="25" w:author="Elizabeth F" w:date="2017-11-02T11:40:00Z">
        <w:r>
          <w:t xml:space="preserve"> into an olivine extremely rapidly, which suggests that octahedral Ti must be initially present and so may effect the speed at which H</w:t>
        </w:r>
        <w:r>
          <w:rPr>
            <w:vertAlign w:val="superscript"/>
          </w:rPr>
          <w:t>+</w:t>
        </w:r>
        <w:r>
          <w:t xml:space="preserve"> may enter an olivine. (2) Changes in both bulk H</w:t>
        </w:r>
        <w:r>
          <w:rPr>
            <w:vertAlign w:val="superscript"/>
          </w:rPr>
          <w:t>+</w:t>
        </w:r>
        <w:r>
          <w:t xml:space="preserve"> and peak-specific diffusivities during dehydration are related primarily to the buildup of Fe</w:t>
        </w:r>
        <w:r>
          <w:rPr>
            <w:vertAlign w:val="superscript"/>
          </w:rPr>
          <w:t>3+</w:t>
        </w:r>
        <w:r>
          <w:t xml:space="preserve"> and redistribution of the defects, particularly the rehydration of [Ti]. (3) </w:t>
        </w:r>
      </w:ins>
      <w:ins w:id="26" w:author="Elizabeth F" w:date="2017-11-02T11:47:00Z">
        <w:r>
          <w:t>T</w:t>
        </w:r>
      </w:ins>
      <w:del w:id="27" w:author="Elizabeth F" w:date="2017-11-02T11:47:00Z">
        <w:r>
          <w:delText>suggest that t</w:delText>
        </w:r>
      </w:del>
      <w:r>
        <w:t>he following Arrhenius laws</w:t>
      </w:r>
      <w:ins w:id="28" w:author="Elizabeth F" w:date="2017-11-02T11:48:00Z">
        <w:r>
          <w:t xml:space="preserve"> appear to</w:t>
        </w:r>
      </w:ins>
      <w:del w:id="29" w:author="Elizabeth F" w:date="2017-11-02T11:48:00Z">
        <w:r>
          <w:delText xml:space="preserve"> likely </w:delText>
        </w:r>
      </w:del>
      <w:ins w:id="30" w:author="Elizabeth F" w:date="2017-11-02T15:58:00Z">
        <w:r>
          <w:t xml:space="preserve"> </w:t>
        </w:r>
      </w:ins>
      <w:r>
        <w:t>apply to bulk H</w:t>
      </w:r>
      <w:r>
        <w:rPr>
          <w:vertAlign w:val="superscript"/>
        </w:rPr>
        <w:t>+</w:t>
      </w:r>
      <w:r>
        <w:t xml:space="preserve"> diffusion out of most </w:t>
      </w:r>
      <w:proofErr w:type="spellStart"/>
      <w:r>
        <w:t>olivines</w:t>
      </w:r>
      <w:proofErr w:type="spellEnd"/>
      <w:r>
        <w:t xml:space="preserve"> during decompression: D</w:t>
      </w:r>
      <w:ins w:id="31" w:author="Elizabeth F" w:date="2017-11-02T11:48:00Z">
        <w:r>
          <w:rPr>
            <w:i/>
            <w:iCs/>
            <w:vertAlign w:val="subscript"/>
          </w:rPr>
          <w:t>a</w:t>
        </w:r>
      </w:ins>
      <w:del w:id="32" w:author="Elizabeth F" w:date="2017-11-02T11:48:00Z">
        <w:r>
          <w:rPr>
            <w:i/>
            <w:iCs/>
            <w:vertAlign w:val="subscript"/>
          </w:rPr>
          <w:delText>[100]</w:delText>
        </w:r>
      </w:del>
      <w:r>
        <w:t xml:space="preserve"> = 10</w:t>
      </w:r>
      <w:r>
        <w:rPr>
          <w:vertAlign w:val="superscript"/>
        </w:rPr>
        <w:t>-5.4</w:t>
      </w:r>
      <w:r>
        <w:t>*</w:t>
      </w:r>
      <w:proofErr w:type="spellStart"/>
      <w:proofErr w:type="gramStart"/>
      <w:r>
        <w:t>exp</w:t>
      </w:r>
      <w:proofErr w:type="spellEnd"/>
      <w:r>
        <w:t>(</w:t>
      </w:r>
      <w:proofErr w:type="gramEnd"/>
      <w:r>
        <w:t xml:space="preserve">130/ RT); </w:t>
      </w:r>
      <w:proofErr w:type="spellStart"/>
      <w:r>
        <w:t>D</w:t>
      </w:r>
      <w:del w:id="33" w:author="Elizabeth F" w:date="2017-11-02T11:49:00Z">
        <w:r>
          <w:rPr>
            <w:vertAlign w:val="subscript"/>
          </w:rPr>
          <w:delText>[</w:delText>
        </w:r>
      </w:del>
      <w:ins w:id="34" w:author="Elizabeth F" w:date="2017-11-02T11:49:00Z">
        <w:r>
          <w:rPr>
            <w:i/>
            <w:iCs/>
            <w:vertAlign w:val="subscript"/>
          </w:rPr>
          <w:t>b</w:t>
        </w:r>
      </w:ins>
      <w:proofErr w:type="spellEnd"/>
      <w:del w:id="35" w:author="Elizabeth F" w:date="2017-11-02T11:49:00Z">
        <w:r>
          <w:rPr>
            <w:i/>
            <w:iCs/>
            <w:vertAlign w:val="subscript"/>
          </w:rPr>
          <w:delText>010]</w:delText>
        </w:r>
      </w:del>
      <w:r>
        <w:t xml:space="preserve"> = 10</w:t>
      </w:r>
      <w:r>
        <w:rPr>
          <w:vertAlign w:val="superscript"/>
        </w:rPr>
        <w:t>-6.9</w:t>
      </w:r>
      <w:r>
        <w:t>exp(130/RT); and D</w:t>
      </w:r>
      <w:ins w:id="36" w:author="Elizabeth F" w:date="2017-11-02T11:49:00Z">
        <w:r>
          <w:rPr>
            <w:i/>
            <w:iCs/>
            <w:vertAlign w:val="subscript"/>
          </w:rPr>
          <w:t>c</w:t>
        </w:r>
      </w:ins>
      <w:del w:id="37" w:author="Elizabeth F" w:date="2017-11-02T11:49:00Z">
        <w:r>
          <w:rPr>
            <w:i/>
            <w:iCs/>
            <w:vertAlign w:val="subscript"/>
          </w:rPr>
          <w:delText>[001]</w:delText>
        </w:r>
      </w:del>
      <w:r>
        <w:t xml:space="preserve"> = 10</w:t>
      </w:r>
      <w:r>
        <w:rPr>
          <w:vertAlign w:val="superscript"/>
        </w:rPr>
        <w:t>-6.6</w:t>
      </w:r>
      <w:r>
        <w:t>exp(130/RT), where R is the gas constant</w:t>
      </w:r>
      <w:del w:id="38" w:author="Elizabeth F" w:date="2017-11-02T11:50:00Z">
        <w:r>
          <w:delText>,</w:delText>
        </w:r>
      </w:del>
      <w:ins w:id="39" w:author="Elizabeth F" w:date="2017-11-02T11:50:00Z">
        <w:r>
          <w:t>;</w:t>
        </w:r>
      </w:ins>
      <w:r>
        <w:t xml:space="preserve"> the units of the diffusivities (D) are in m</w:t>
      </w:r>
      <w:r>
        <w:rPr>
          <w:vertAlign w:val="superscript"/>
        </w:rPr>
        <w:t>2</w:t>
      </w:r>
      <w:r>
        <w:t>/s</w:t>
      </w:r>
      <w:del w:id="40" w:author="Elizabeth F" w:date="2017-11-02T11:50:00Z">
        <w:r>
          <w:delText>,</w:delText>
        </w:r>
      </w:del>
      <w:ins w:id="41" w:author="Elizabeth F" w:date="2017-11-02T11:50:00Z">
        <w:r>
          <w:t>;</w:t>
        </w:r>
      </w:ins>
      <w:r>
        <w:t xml:space="preserve"> and the activation energy</w:t>
      </w:r>
      <w:ins w:id="42" w:author="Elizabeth F" w:date="2017-11-02T15:58:00Z">
        <w:r>
          <w:t xml:space="preserve"> is</w:t>
        </w:r>
      </w:ins>
      <w:del w:id="43" w:author="Elizabeth F" w:date="2017-11-02T15:58:00Z">
        <w:r>
          <w:delText>,</w:delText>
        </w:r>
      </w:del>
      <w:r>
        <w:t xml:space="preserve"> 130</w:t>
      </w:r>
      <w:del w:id="44" w:author="Elizabeth F" w:date="2017-11-02T11:49:00Z">
        <w:r>
          <w:delText>, is in</w:delText>
        </w:r>
      </w:del>
      <w:r>
        <w:t xml:space="preserve"> kJ/mol</w:t>
      </w:r>
      <w:r>
        <w:softHyphen/>
        <w:t xml:space="preserve">. However, the results also show that </w:t>
      </w:r>
      <w:bookmarkStart w:id="45" w:name="__DdeLink__8196_908293503111111111111111"/>
      <w:r>
        <w:t>diffusivities may change over time</w:t>
      </w:r>
      <w:bookmarkEnd w:id="45"/>
      <w:r>
        <w:t xml:space="preserve">, and great potential exists for deviation from these estimated generic Arrhenius laws as a result of differences among </w:t>
      </w:r>
      <w:proofErr w:type="spellStart"/>
      <w:r>
        <w:t>olivines</w:t>
      </w:r>
      <w:proofErr w:type="spellEnd"/>
      <w:r>
        <w:t xml:space="preserve"> in their point defect structures and how the H</w:t>
      </w:r>
      <w:r>
        <w:rPr>
          <w:vertAlign w:val="superscript"/>
        </w:rPr>
        <w:t>+</w:t>
      </w:r>
      <w:r>
        <w:t xml:space="preserve"> is incorporated. </w:t>
      </w:r>
      <w:ins w:id="46" w:author="Elizabeth F" w:date="2017-11-02T15:58:00Z">
        <w:r>
          <w:t>.</w:t>
        </w:r>
      </w:ins>
    </w:p>
    <w:p w14:paraId="03D26468" w14:textId="77777777" w:rsidR="00401795" w:rsidRDefault="008A2967">
      <w:pPr>
        <w:pStyle w:val="Heading1"/>
      </w:pPr>
      <w:r>
        <w:t>Introduction</w:t>
      </w:r>
    </w:p>
    <w:p w14:paraId="3962A99F" w14:textId="77777777" w:rsidR="00401795" w:rsidRDefault="008A2967">
      <w: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47" w:name="__Fieldmark__102_1561598236"/>
      <w:r>
        <w:t>(</w:t>
      </w:r>
      <w:bookmarkStart w:id="48" w:name="__Fieldmark__97_2280461051"/>
      <w:r>
        <w:t>K</w:t>
      </w:r>
      <w:bookmarkStart w:id="49" w:name="__Fieldmark__46_908293503"/>
      <w:r>
        <w:t>e</w:t>
      </w:r>
      <w:bookmarkStart w:id="50" w:name="__Fieldmark__7095_1777031281"/>
      <w:r>
        <w:t>p</w:t>
      </w:r>
      <w:bookmarkStart w:id="51" w:name="__Fieldmark__91_2048093008"/>
      <w:r>
        <w:t>p</w:t>
      </w:r>
      <w:bookmarkStart w:id="52" w:name="__Fieldmark__59_527255555"/>
      <w:r>
        <w:t>l</w:t>
      </w:r>
      <w:bookmarkStart w:id="53" w:name="__Fieldmark__5_3642959469"/>
      <w:r>
        <w:t>e</w:t>
      </w:r>
      <w:bookmarkStart w:id="54" w:name="__Fieldmark__5_2362112943"/>
      <w:r>
        <w:t>r</w:t>
      </w:r>
      <w:bookmarkStart w:id="55" w:name="__Fieldmark__5_2049629825"/>
      <w:r>
        <w:t xml:space="preserve"> </w:t>
      </w:r>
      <w:bookmarkStart w:id="56" w:name="__Fieldmark__5_687217606"/>
      <w:r>
        <w:t>a</w:t>
      </w:r>
      <w:bookmarkStart w:id="57" w:name="__Fieldmark__5_2209115713"/>
      <w:r>
        <w:t>n</w:t>
      </w:r>
      <w:bookmarkStart w:id="58" w:name="__Fieldmark__7_1105856583"/>
      <w:r>
        <w:t>d</w:t>
      </w:r>
      <w:bookmarkStart w:id="59" w:name="__Fieldmark__5_1929513578"/>
      <w:r>
        <w:t xml:space="preserve"> </w:t>
      </w:r>
      <w:bookmarkStart w:id="60" w:name="__Fieldmark__5_739104655"/>
      <w:r>
        <w:t>S</w:t>
      </w:r>
      <w:bookmarkStart w:id="61" w:name="__Fieldmark__5_462321902"/>
      <w:r>
        <w:t>m</w:t>
      </w:r>
      <w:bookmarkStart w:id="62" w:name="__Fieldmark__5_948816634"/>
      <w:r>
        <w:t>y</w:t>
      </w:r>
      <w:bookmarkStart w:id="63" w:name="__Fieldmark__5_2312622389"/>
      <w:r>
        <w:t>t</w:t>
      </w:r>
      <w:bookmarkStart w:id="64" w:name="__Fieldmark__5_2161409428"/>
      <w:r>
        <w:t>h</w:t>
      </w:r>
      <w:bookmarkStart w:id="65" w:name="__Fieldmark__5_188299688"/>
      <w:r>
        <w:t xml:space="preserve"> </w:t>
      </w:r>
      <w:bookmarkStart w:id="66" w:name="__Fieldmark__5_1216455718"/>
      <w:r>
        <w:t>2</w:t>
      </w:r>
      <w:bookmarkStart w:id="67" w:name="__Fieldmark__5_649753871"/>
      <w:r>
        <w:t>0</w:t>
      </w:r>
      <w:bookmarkStart w:id="68" w:name="__Fieldmark__5_2534479100"/>
      <w:r>
        <w:t>0</w:t>
      </w:r>
      <w:bookmarkStart w:id="69" w:name="__Fieldmark__5_1692434574"/>
      <w:r>
        <w:t>6</w:t>
      </w:r>
      <w:bookmarkStart w:id="70" w:name="__Fieldmark__5_148202576"/>
      <w:r>
        <w:t>;</w:t>
      </w:r>
      <w:bookmarkStart w:id="71" w:name="__Fieldmark__1577_2994147849"/>
      <w:r>
        <w:t xml:space="preserve"> </w:t>
      </w:r>
      <w:bookmarkStart w:id="72" w:name="__Fieldmark__5_3231691474"/>
      <w:r>
        <w:t>B</w:t>
      </w:r>
      <w:bookmarkStart w:id="73" w:name="__Fieldmark__5_3149341642"/>
      <w:r>
        <w:t>e</w:t>
      </w:r>
      <w:bookmarkStart w:id="74" w:name="__Fieldmark__5_4213078475"/>
      <w:r>
        <w:t>l</w:t>
      </w:r>
      <w:bookmarkStart w:id="75" w:name="__Fieldmark__5_4019975519"/>
      <w:r>
        <w:t>l</w:t>
      </w:r>
      <w:bookmarkStart w:id="76" w:name="__Fieldmark__5_3852820974"/>
      <w:r>
        <w:t xml:space="preserve"> </w:t>
      </w:r>
      <w:bookmarkStart w:id="77" w:name="__Fieldmark__5_3917936936"/>
      <w:r>
        <w:t>a</w:t>
      </w:r>
      <w:bookmarkStart w:id="78" w:name="__Fieldmark__5_3265051427"/>
      <w:r>
        <w:t>n</w:t>
      </w:r>
      <w:bookmarkStart w:id="79" w:name="__Fieldmark__5_837005789"/>
      <w:r>
        <w:t>d</w:t>
      </w:r>
      <w:bookmarkStart w:id="80" w:name="__Fieldmark__5_3470823330"/>
      <w:r>
        <w:t xml:space="preserve"> </w:t>
      </w:r>
      <w:bookmarkStart w:id="81" w:name="__Fieldmark__5_2630548144"/>
      <w:r>
        <w:t>R</w:t>
      </w:r>
      <w:bookmarkStart w:id="82" w:name="__Fieldmark__2397_2304565098"/>
      <w:r>
        <w:t>o</w:t>
      </w:r>
      <w:bookmarkStart w:id="83" w:name="__Fieldmark__11_2304565098"/>
      <w:r>
        <w:t>ssman 1992)</w:t>
      </w:r>
      <w:r>
        <w:fldChar w:fldCharType="end"/>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 Accurate knowledge of the diffusivity of hydrogen also has great potential to serve as a chronometer to determine magma ascent times from </w:t>
      </w:r>
      <w:r>
        <w:lastRenderedPageBreak/>
        <w:t xml:space="preserve">hydrogen diffusion profiles in olivine </w:t>
      </w:r>
      <w:proofErr w:type="spellStart"/>
      <w:r>
        <w:t>phenocrysts</w:t>
      </w:r>
      <w:proofErr w:type="spellEnd"/>
      <w:r>
        <w:t xml:space="preserve">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84" w:name="__Fieldmark__249_1561598236"/>
      <w:r>
        <w:t>(</w:t>
      </w:r>
      <w:bookmarkStart w:id="85" w:name="__Fieldmark__240_2280461051"/>
      <w:r>
        <w:t>R</w:t>
      </w:r>
      <w:bookmarkStart w:id="86" w:name="__Fieldmark__185_908293503"/>
      <w:r>
        <w:t>o</w:t>
      </w:r>
      <w:bookmarkStart w:id="87" w:name="__Fieldmark__7230_1777031281"/>
      <w:r>
        <w:t>s</w:t>
      </w:r>
      <w:bookmarkStart w:id="88" w:name="__Fieldmark__222_2048093008"/>
      <w:r>
        <w:t>e</w:t>
      </w:r>
      <w:bookmarkStart w:id="89" w:name="__Fieldmark__186_527255555"/>
      <w:r>
        <w:t>n</w:t>
      </w:r>
      <w:bookmarkStart w:id="90" w:name="__Fieldmark__128_3642959469"/>
      <w:r>
        <w:t xml:space="preserve"> </w:t>
      </w:r>
      <w:bookmarkStart w:id="91" w:name="__Fieldmark__124_2362112943"/>
      <w:r>
        <w:t>2</w:t>
      </w:r>
      <w:bookmarkStart w:id="92" w:name="__Fieldmark__120_2049629825"/>
      <w:r>
        <w:t>0</w:t>
      </w:r>
      <w:bookmarkStart w:id="93" w:name="__Fieldmark__116_687217606"/>
      <w:r>
        <w:t>1</w:t>
      </w:r>
      <w:bookmarkStart w:id="94" w:name="__Fieldmark__112_2209115713"/>
      <w:r>
        <w:t>6</w:t>
      </w:r>
      <w:bookmarkStart w:id="95" w:name="__Fieldmark__110_1105856583"/>
      <w:r>
        <w:t>)</w:t>
      </w:r>
      <w:bookmarkStart w:id="96" w:name="__Fieldmark__104_1929513578"/>
      <w:r>
        <w:fldChar w:fldCharType="end"/>
      </w:r>
      <w:bookmarkStart w:id="97" w:name="__Fieldmark__96_462321902"/>
      <w:bookmarkStart w:id="98" w:name="__Fieldmark__88_2312622389"/>
      <w:bookmarkStart w:id="99" w:name="__Fieldmark__80_188299688"/>
      <w:bookmarkStart w:id="100" w:name="__Fieldmark__72_649753871"/>
      <w:bookmarkStart w:id="101" w:name="__Fieldmark__64_1692434574"/>
      <w:bookmarkStart w:id="102" w:name="__Fieldmark__1628_2994147849"/>
      <w:bookmarkStart w:id="103" w:name="__Fieldmark__48_3149341642"/>
      <w:bookmarkStart w:id="104" w:name="__Fieldmark__40_4019975519"/>
      <w:bookmarkStart w:id="105" w:name="__Fieldmark__32_3917936936"/>
      <w:bookmarkStart w:id="106" w:name="__Fieldmark__24_837005789"/>
      <w:bookmarkStart w:id="107" w:name="__Fieldmark__16_2630548144"/>
      <w:bookmarkStart w:id="108" w:name="__Fieldmark__22_2304565098"/>
      <w:bookmarkStart w:id="109" w:name="__Fieldmark__2404_2304565098"/>
      <w:bookmarkStart w:id="110" w:name="__Fieldmark__20_3470823330"/>
      <w:bookmarkStart w:id="111" w:name="__Fieldmark__28_3265051427"/>
      <w:bookmarkStart w:id="112" w:name="__Fieldmark__36_3852820974"/>
      <w:bookmarkStart w:id="113" w:name="__Fieldmark__44_4213078475"/>
      <w:bookmarkStart w:id="114" w:name="__Fieldmark__52_3231691474"/>
      <w:bookmarkStart w:id="115" w:name="__Fieldmark__60_148202576"/>
      <w:bookmarkStart w:id="116" w:name="__Fieldmark__68_2534479100"/>
      <w:bookmarkStart w:id="117" w:name="__Fieldmark__76_1216455718"/>
      <w:bookmarkStart w:id="118" w:name="__Fieldmark__84_2161409428"/>
      <w:bookmarkStart w:id="119" w:name="__Fieldmark__92_948816634"/>
      <w:bookmarkStart w:id="120" w:name="__Fieldmark__100_73910465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t>.</w:t>
      </w:r>
      <w:ins w:id="121" w:author="Elizabeth F" w:date="2017-11-02T12:00:00Z">
        <w:r>
          <w:t xml:space="preserve"> Because of its close thermodynamic relationship to water and the bonds that H</w:t>
        </w:r>
        <w:r>
          <w:rPr>
            <w:vertAlign w:val="superscript"/>
          </w:rPr>
          <w:t>+</w:t>
        </w:r>
        <w:r>
          <w:t xml:space="preserve"> forms with oxygen within the olivine structure, hydrogen incorporated in olivine and other nominally anhydrous minerals is sometimes referred to as “water” or “hydroxyl”.</w:t>
        </w:r>
      </w:ins>
      <w:ins w:id="122" w:author="Elizabeth F" w:date="2017-11-02T12:02:00Z">
        <w:r>
          <w:t xml:space="preserve"> Here we will primarily refer to this species as H</w:t>
        </w:r>
        <w:r>
          <w:rPr>
            <w:vertAlign w:val="superscript"/>
          </w:rPr>
          <w:t>+</w:t>
        </w:r>
        <w:r>
          <w:t>.</w:t>
        </w:r>
      </w:ins>
    </w:p>
    <w:p w14:paraId="19120950" w14:textId="77777777" w:rsidR="00401795" w:rsidRDefault="008A2967">
      <w:del w:id="123" w:author="Elizabeth F" w:date="2017-11-02T12:02:00Z">
        <w:r>
          <w:delText xml:space="preserve">Hydrogen, as </w:delText>
        </w:r>
      </w:del>
      <w:r>
        <w:t>H</w:t>
      </w:r>
      <w:r>
        <w:rPr>
          <w:vertAlign w:val="superscript"/>
        </w:rPr>
        <w:t>+</w:t>
      </w:r>
      <w:del w:id="124" w:author="Elizabeth F" w:date="2017-11-02T12:02:00Z">
        <w:r>
          <w:rPr>
            <w:vertAlign w:val="superscript"/>
          </w:rPr>
          <w:delText>, is</w:delText>
        </w:r>
      </w:del>
      <w:ins w:id="125" w:author="Elizabeth F" w:date="2017-11-02T12:02:00Z">
        <w:r>
          <w:t xml:space="preserve"> may be</w:t>
        </w:r>
      </w:ins>
      <w:r>
        <w:t xml:space="preserve"> incorporated into the olivine lattice in a variety of ways that can be distinguished by differences in the </w:t>
      </w:r>
      <w:del w:id="126" w:author="Elizabeth F" w:date="2017-11-02T16:01:00Z">
        <w:r>
          <w:delText>absorbances</w:delText>
        </w:r>
      </w:del>
      <w:ins w:id="127" w:author="Elizabeth F" w:date="2017-11-02T16:01:00Z">
        <w:r>
          <w:t>absorbance</w:t>
        </w:r>
      </w:ins>
      <w:r>
        <w:t xml:space="preserve"> of </w:t>
      </w:r>
      <w:ins w:id="128" w:author="Elizabeth F" w:date="2017-11-02T16:01:00Z">
        <w:r>
          <w:t xml:space="preserve">the </w:t>
        </w:r>
      </w:ins>
      <w:r>
        <w:t xml:space="preserve">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129" w:name="__Fieldmark__386_1561598236"/>
      <w:r>
        <w:t>(</w:t>
      </w:r>
      <w:bookmarkStart w:id="130" w:name="__Fieldmark__394_2280461051"/>
      <w:r>
        <w:t>B</w:t>
      </w:r>
      <w:bookmarkStart w:id="131" w:name="__Fieldmark__306_908293503"/>
      <w:r>
        <w:t>e</w:t>
      </w:r>
      <w:bookmarkStart w:id="132" w:name="__Fieldmark__7348_1777031281"/>
      <w:r>
        <w:t>r</w:t>
      </w:r>
      <w:bookmarkStart w:id="133" w:name="__Fieldmark__337_2048093008"/>
      <w:r>
        <w:t>r</w:t>
      </w:r>
      <w:bookmarkStart w:id="134" w:name="__Fieldmark__298_527255555"/>
      <w:r>
        <w:t>y</w:t>
      </w:r>
      <w:bookmarkStart w:id="135" w:name="__Fieldmark__237_3642959469"/>
      <w:r>
        <w:t xml:space="preserve"> </w:t>
      </w:r>
      <w:bookmarkStart w:id="136" w:name="__Fieldmark__230_2362112943"/>
      <w:r>
        <w:t>e</w:t>
      </w:r>
      <w:bookmarkStart w:id="137" w:name="__Fieldmark__223_2049629825"/>
      <w:r>
        <w:t>t</w:t>
      </w:r>
      <w:bookmarkStart w:id="138" w:name="__Fieldmark__216_687217606"/>
      <w:r>
        <w:t xml:space="preserve"> </w:t>
      </w:r>
      <w:bookmarkStart w:id="139" w:name="__Fieldmark__209_2209115713"/>
      <w:r>
        <w:t>a</w:t>
      </w:r>
      <w:bookmarkStart w:id="140" w:name="__Fieldmark__204_1105856583"/>
      <w:r>
        <w:t>l</w:t>
      </w:r>
      <w:bookmarkStart w:id="141" w:name="__Fieldmark__195_1929513578"/>
      <w:r>
        <w:t>.</w:t>
      </w:r>
      <w:bookmarkStart w:id="142" w:name="__Fieldmark__188_739104655"/>
      <w:r>
        <w:t xml:space="preserve"> </w:t>
      </w:r>
      <w:bookmarkStart w:id="143" w:name="__Fieldmark__181_462321902"/>
      <w:r>
        <w:t>2</w:t>
      </w:r>
      <w:bookmarkStart w:id="144" w:name="__Fieldmark__174_948816634"/>
      <w:r>
        <w:t>0</w:t>
      </w:r>
      <w:bookmarkStart w:id="145" w:name="__Fieldmark__167_2312622389"/>
      <w:r>
        <w:t>0</w:t>
      </w:r>
      <w:bookmarkStart w:id="146" w:name="__Fieldmark__160_2161409428"/>
      <w:r>
        <w:t>5</w:t>
      </w:r>
      <w:bookmarkStart w:id="147" w:name="__Fieldmark__153_188299688"/>
      <w:r>
        <w:t>;</w:t>
      </w:r>
      <w:bookmarkStart w:id="148" w:name="__Fieldmark__146_1216455718"/>
      <w:r>
        <w:t xml:space="preserve"> </w:t>
      </w:r>
      <w:bookmarkStart w:id="149" w:name="__Fieldmark__139_649753871"/>
      <w:r>
        <w:t>I</w:t>
      </w:r>
      <w:bookmarkStart w:id="150" w:name="__Fieldmark__132_2534479100"/>
      <w:r>
        <w:t>n</w:t>
      </w:r>
      <w:bookmarkStart w:id="151" w:name="__Fieldmark__125_1692434574"/>
      <w:r>
        <w:t>g</w:t>
      </w:r>
      <w:bookmarkStart w:id="152" w:name="__Fieldmark__118_148202576"/>
      <w:r>
        <w:t>r</w:t>
      </w:r>
      <w:bookmarkStart w:id="153" w:name="__Fieldmark__1683_2994147849"/>
      <w:r>
        <w:t>i</w:t>
      </w:r>
      <w:bookmarkStart w:id="154" w:name="__Fieldmark__103_3231691474"/>
      <w:r>
        <w:t>n</w:t>
      </w:r>
      <w:bookmarkStart w:id="155" w:name="__Fieldmark__95_3149341642"/>
      <w:r>
        <w:t xml:space="preserve"> </w:t>
      </w:r>
      <w:bookmarkStart w:id="156" w:name="__Fieldmark__87_4213078475"/>
      <w:r>
        <w:t>e</w:t>
      </w:r>
      <w:bookmarkStart w:id="157" w:name="__Fieldmark__79_4019975519"/>
      <w:r>
        <w:t>t</w:t>
      </w:r>
      <w:bookmarkStart w:id="158" w:name="__Fieldmark__71_3852820974"/>
      <w:r>
        <w:t xml:space="preserve"> </w:t>
      </w:r>
      <w:bookmarkStart w:id="159" w:name="__Fieldmark__63_3917936936"/>
      <w:r>
        <w:t>a</w:t>
      </w:r>
      <w:bookmarkStart w:id="160" w:name="__Fieldmark__55_3265051427"/>
      <w:r>
        <w:t>l</w:t>
      </w:r>
      <w:bookmarkStart w:id="161" w:name="__Fieldmark__47_837005789"/>
      <w:r>
        <w:t>.</w:t>
      </w:r>
      <w:bookmarkStart w:id="162" w:name="__Fieldmark__39_3470823330"/>
      <w:r>
        <w:t xml:space="preserve"> </w:t>
      </w:r>
      <w:bookmarkStart w:id="163" w:name="__Fieldmark__31_2630548144"/>
      <w:r>
        <w:t>2</w:t>
      </w:r>
      <w:bookmarkStart w:id="164" w:name="__Fieldmark__2415_2304565098"/>
      <w:r>
        <w:t>0</w:t>
      </w:r>
      <w:bookmarkStart w:id="165" w:name="__Fieldmark__34_2304565098"/>
      <w:r>
        <w:t>13)</w:t>
      </w:r>
      <w:r>
        <w:fldChar w:fldCharType="end"/>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t>. Broadly, H</w:t>
      </w:r>
      <w:r>
        <w:rPr>
          <w:vertAlign w:val="superscript"/>
        </w:rPr>
        <w:t>+</w:t>
      </w:r>
      <w:r>
        <w:t xml:space="preserve"> </w:t>
      </w:r>
      <w:del w:id="166" w:author="Elizabeth F" w:date="2017-11-02T11:57:00Z">
        <w:r>
          <w:delText>incorporation mechanisms</w:delText>
        </w:r>
      </w:del>
      <w:ins w:id="167" w:author="Elizabeth F" w:date="2017-11-02T11:57:00Z">
        <w:r>
          <w:t>defects</w:t>
        </w:r>
      </w:ins>
      <w:r>
        <w:t xml:space="preserve"> fall into two categories: relatively high wavenumber peaks </w:t>
      </w:r>
      <w:del w:id="168" w:author="Elizabeth F" w:date="2017-11-02T16:01:00Z">
        <w:r>
          <w:delText xml:space="preserve">produced </w:delText>
        </w:r>
      </w:del>
      <w:r>
        <w:t>associated with silicon vacancies (</w:t>
      </w:r>
      <w:ins w:id="169" w:author="Elizabeth F" w:date="2017-11-02T11:57:00Z">
        <w:r>
          <w:t xml:space="preserve">sometimes called </w:t>
        </w:r>
      </w:ins>
      <w:r>
        <w:t>Group I bands) and relatively low wavenumber peaks associated with magnesium vacancies (</w:t>
      </w:r>
      <w:ins w:id="170" w:author="Elizabeth F" w:date="2017-11-02T11:57:00Z">
        <w:r>
          <w:t xml:space="preserve">sometimes called </w:t>
        </w:r>
      </w:ins>
      <w:r>
        <w:t>Group II bands). A doublet of peaks at 3525 and 3573 cm</w:t>
      </w:r>
      <w:r>
        <w:rPr>
          <w:vertAlign w:val="superscript"/>
        </w:rPr>
        <w:t>-1</w:t>
      </w:r>
      <w:r>
        <w:t xml:space="preserve"> has been linked to the presence of 2 H</w:t>
      </w:r>
      <w:r>
        <w:rPr>
          <w:vertAlign w:val="superscript"/>
        </w:rPr>
        <w:t>+</w:t>
      </w:r>
      <w:r>
        <w:t xml:space="preserve"> ions, a Si</w:t>
      </w:r>
      <w:r>
        <w:rPr>
          <w:vertAlign w:val="superscript"/>
        </w:rPr>
        <w:t>4+</w:t>
      </w:r>
      <w:r>
        <w:t xml:space="preserve"> vacancy, and Ti</w:t>
      </w:r>
      <w:r>
        <w:rPr>
          <w:vertAlign w:val="superscript"/>
        </w:rPr>
        <w:t>4+</w:t>
      </w:r>
      <w:r>
        <w:t xml:space="preserve"> on </w:t>
      </w:r>
      <w:del w:id="171" w:author="Elizabeth F" w:date="2017-11-02T16:01:00Z">
        <w:r>
          <w:delText>the</w:delText>
        </w:r>
      </w:del>
      <w:ins w:id="172" w:author="Elizabeth F" w:date="2017-11-02T16:01:00Z">
        <w:r>
          <w:t>a</w:t>
        </w:r>
      </w:ins>
      <w:r>
        <w:t xml:space="preserve"> metal site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73" w:name="__Fieldmark__550_1561598236"/>
      <w:r>
        <w:t>(</w:t>
      </w:r>
      <w:bookmarkStart w:id="174" w:name="__Fieldmark__554_2280461051"/>
      <w:r>
        <w:t>B</w:t>
      </w:r>
      <w:bookmarkStart w:id="175" w:name="__Fieldmark__455_908293503"/>
      <w:r>
        <w:t>e</w:t>
      </w:r>
      <w:bookmarkStart w:id="176" w:name="__Fieldmark__7493_1777031281"/>
      <w:r>
        <w:t>r</w:t>
      </w:r>
      <w:bookmarkStart w:id="177" w:name="__Fieldmark__482_2048093008"/>
      <w:r>
        <w:t>r</w:t>
      </w:r>
      <w:bookmarkStart w:id="178" w:name="__Fieldmark__435_527255555"/>
      <w:r>
        <w:t>y</w:t>
      </w:r>
      <w:bookmarkStart w:id="179" w:name="__Fieldmark__370_3642959469"/>
      <w:r>
        <w:t xml:space="preserve"> </w:t>
      </w:r>
      <w:bookmarkStart w:id="180" w:name="__Fieldmark__359_2362112943"/>
      <w:r>
        <w:t>e</w:t>
      </w:r>
      <w:bookmarkStart w:id="181" w:name="__Fieldmark__348_2049629825"/>
      <w:r>
        <w:t>t</w:t>
      </w:r>
      <w:bookmarkStart w:id="182" w:name="__Fieldmark__337_687217606"/>
      <w:r>
        <w:t xml:space="preserve"> </w:t>
      </w:r>
      <w:bookmarkStart w:id="183" w:name="__Fieldmark__326_2209115713"/>
      <w:r>
        <w:t>a</w:t>
      </w:r>
      <w:bookmarkStart w:id="184" w:name="__Fieldmark__317_1105856583"/>
      <w:r>
        <w:t>l</w:t>
      </w:r>
      <w:bookmarkStart w:id="185" w:name="__Fieldmark__304_1929513578"/>
      <w:r>
        <w:t>.</w:t>
      </w:r>
      <w:bookmarkStart w:id="186" w:name="__Fieldmark__293_739104655"/>
      <w:r>
        <w:t xml:space="preserve"> </w:t>
      </w:r>
      <w:bookmarkStart w:id="187" w:name="__Fieldmark__282_462321902"/>
      <w:r>
        <w:t>2</w:t>
      </w:r>
      <w:bookmarkStart w:id="188" w:name="__Fieldmark__271_948816634"/>
      <w:r>
        <w:t>0</w:t>
      </w:r>
      <w:bookmarkStart w:id="189" w:name="__Fieldmark__260_2312622389"/>
      <w:r>
        <w:t>0</w:t>
      </w:r>
      <w:bookmarkStart w:id="190" w:name="__Fieldmark__249_2161409428"/>
      <w:r>
        <w:t>7</w:t>
      </w:r>
      <w:bookmarkStart w:id="191" w:name="__Fieldmark__238_188299688"/>
      <w:r>
        <w:t>)</w:t>
      </w:r>
      <w:bookmarkStart w:id="192" w:name="__Fieldmark__227_1216455718"/>
      <w:r>
        <w:fldChar w:fldCharType="end"/>
      </w:r>
      <w:bookmarkStart w:id="193" w:name="__Fieldmark__205_2534479100"/>
      <w:bookmarkStart w:id="194" w:name="__Fieldmark__183_148202576"/>
      <w:bookmarkStart w:id="195" w:name="__Fieldmark__160_3231691474"/>
      <w:bookmarkStart w:id="196" w:name="__Fieldmark__136_4213078475"/>
      <w:bookmarkStart w:id="197" w:name="__Fieldmark__112_3852820974"/>
      <w:bookmarkStart w:id="198" w:name="__Fieldmark__88_3265051427"/>
      <w:bookmarkStart w:id="199" w:name="__Fieldmark__64_3470823330"/>
      <w:bookmarkStart w:id="200" w:name="__Fieldmark__2432_2304565098"/>
      <w:bookmarkStart w:id="201" w:name="__Fieldmark__54_2304565098"/>
      <w:bookmarkStart w:id="202" w:name="__Fieldmark__52_2630548144"/>
      <w:bookmarkStart w:id="203" w:name="__Fieldmark__76_837005789"/>
      <w:bookmarkStart w:id="204" w:name="__Fieldmark__100_3917936936"/>
      <w:bookmarkStart w:id="205" w:name="__Fieldmark__124_4019975519"/>
      <w:bookmarkStart w:id="206" w:name="__Fieldmark__148_3149341642"/>
      <w:bookmarkStart w:id="207" w:name="__Fieldmark__1744_2994147849"/>
      <w:bookmarkStart w:id="208" w:name="__Fieldmark__194_1692434574"/>
      <w:bookmarkStart w:id="209" w:name="__Fieldmark__216_649753871"/>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t xml:space="preserve">. This mechanism, labeled </w:t>
      </w:r>
      <w:commentRangeStart w:id="210"/>
      <w:r>
        <w:t>[Ti</w:t>
      </w:r>
      <w:commentRangeEnd w:id="210"/>
      <w:r w:rsidR="001C2487">
        <w:rPr>
          <w:rStyle w:val="CommentReference"/>
        </w:rPr>
        <w:commentReference w:id="210"/>
      </w:r>
      <w:r>
        <w:t xml:space="preserve">],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211" w:name="__Fieldmark__680_1561598236"/>
      <w:r>
        <w:t>(</w:t>
      </w:r>
      <w:bookmarkStart w:id="212" w:name="__Fieldmark__681_2280461051"/>
      <w:r>
        <w:t>F</w:t>
      </w:r>
      <w:bookmarkStart w:id="213" w:name="__Fieldmark__579_908293503"/>
      <w:r>
        <w:t>a</w:t>
      </w:r>
      <w:bookmarkStart w:id="214" w:name="__Fieldmark__7615_1777031281"/>
      <w:r>
        <w:t>u</w:t>
      </w:r>
      <w:bookmarkStart w:id="215" w:name="__Fieldmark__600_2048093008"/>
      <w:r>
        <w:t>l</w:t>
      </w:r>
      <w:bookmarkStart w:id="216" w:name="__Fieldmark__550_527255555"/>
      <w:r>
        <w:t xml:space="preserve"> </w:t>
      </w:r>
      <w:bookmarkStart w:id="217" w:name="__Fieldmark__482_3642959469"/>
      <w:r>
        <w:t>e</w:t>
      </w:r>
      <w:bookmarkStart w:id="218" w:name="__Fieldmark__468_2362112943"/>
      <w:r>
        <w:t>t</w:t>
      </w:r>
      <w:bookmarkStart w:id="219" w:name="__Fieldmark__454_2049629825"/>
      <w:r>
        <w:t xml:space="preserve"> </w:t>
      </w:r>
      <w:bookmarkStart w:id="220" w:name="__Fieldmark__440_687217606"/>
      <w:r>
        <w:t>a</w:t>
      </w:r>
      <w:bookmarkStart w:id="221" w:name="__Fieldmark__426_2209115713"/>
      <w:r>
        <w:t>l</w:t>
      </w:r>
      <w:bookmarkStart w:id="222" w:name="__Fieldmark__414_1105856583"/>
      <w:r>
        <w:t>.</w:t>
      </w:r>
      <w:bookmarkStart w:id="223" w:name="__Fieldmark__398_1929513578"/>
      <w:r>
        <w:t xml:space="preserve"> </w:t>
      </w:r>
      <w:bookmarkStart w:id="224" w:name="__Fieldmark__384_739104655"/>
      <w:r>
        <w:t>2</w:t>
      </w:r>
      <w:bookmarkStart w:id="225" w:name="__Fieldmark__370_462321902"/>
      <w:r>
        <w:t>0</w:t>
      </w:r>
      <w:bookmarkStart w:id="226" w:name="__Fieldmark__356_948816634"/>
      <w:r>
        <w:t>1</w:t>
      </w:r>
      <w:bookmarkStart w:id="227" w:name="__Fieldmark__342_2312622389"/>
      <w:r>
        <w:t>6</w:t>
      </w:r>
      <w:bookmarkStart w:id="228" w:name="__Fieldmark__328_2161409428"/>
      <w:r>
        <w:t>)</w:t>
      </w:r>
      <w:bookmarkStart w:id="229" w:name="__Fieldmark__313_188299688"/>
      <w:r>
        <w:fldChar w:fldCharType="end"/>
      </w:r>
      <w:bookmarkStart w:id="230" w:name="__Fieldmark__283_649753871"/>
      <w:bookmarkStart w:id="231" w:name="__Fieldmark__253_1692434574"/>
      <w:bookmarkStart w:id="232" w:name="__Fieldmark__1795_2994147849"/>
      <w:bookmarkStart w:id="233" w:name="__Fieldmark__191_3149341642"/>
      <w:bookmarkStart w:id="234" w:name="__Fieldmark__159_4019975519"/>
      <w:bookmarkStart w:id="235" w:name="__Fieldmark__127_3917936936"/>
      <w:bookmarkStart w:id="236" w:name="__Fieldmark__95_837005789"/>
      <w:bookmarkStart w:id="237" w:name="__Fieldmark__63_2630548144"/>
      <w:bookmarkStart w:id="238" w:name="__Fieldmark__59_2304565098"/>
      <w:bookmarkStart w:id="239" w:name="__Fieldmark__2439_2304565098"/>
      <w:bookmarkStart w:id="240" w:name="__Fieldmark__79_3470823330"/>
      <w:bookmarkStart w:id="241" w:name="__Fieldmark__111_3265051427"/>
      <w:bookmarkStart w:id="242" w:name="__Fieldmark__143_3852820974"/>
      <w:bookmarkStart w:id="243" w:name="__Fieldmark__175_4213078475"/>
      <w:bookmarkStart w:id="244" w:name="__Fieldmark__207_3231691474"/>
      <w:bookmarkStart w:id="245" w:name="__Fieldmark__238_148202576"/>
      <w:bookmarkStart w:id="246" w:name="__Fieldmark__268_2534479100"/>
      <w:bookmarkStart w:id="247" w:name="__Fieldmark__298_1216455718"/>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t>. Multiple other high wavenumber peaks (3450-3620 cm</w:t>
      </w:r>
      <w:r>
        <w:rPr>
          <w:vertAlign w:val="superscript"/>
        </w:rPr>
        <w:t>-1</w:t>
      </w:r>
      <w:r>
        <w:t>) represent 4 H</w:t>
      </w:r>
      <w:r>
        <w:rPr>
          <w:vertAlign w:val="superscript"/>
        </w:rPr>
        <w:t>+</w:t>
      </w:r>
      <w:r>
        <w:t xml:space="preserve"> ions charge-balanced by a Si</w:t>
      </w:r>
      <w:r>
        <w:rPr>
          <w:vertAlign w:val="superscript"/>
        </w:rPr>
        <w:t>4+</w:t>
      </w:r>
      <w:r>
        <w:t xml:space="preserve"> vacancy and are labeled [Si]. Some lower wavenumber peaks (3300-3400 cm</w:t>
      </w:r>
      <w:r>
        <w:rPr>
          <w:vertAlign w:val="superscript"/>
        </w:rPr>
        <w:t>-1</w:t>
      </w:r>
      <w:r>
        <w:t>) appear when a Mg</w:t>
      </w:r>
      <w:r>
        <w:rPr>
          <w:vertAlign w:val="superscript"/>
        </w:rPr>
        <w:t>2+</w:t>
      </w:r>
      <w:r>
        <w:t xml:space="preserve"> vacancy is charge-balanced by a H</w:t>
      </w:r>
      <w:r>
        <w:rPr>
          <w:vertAlign w:val="superscript"/>
        </w:rPr>
        <w:t>+</w:t>
      </w:r>
      <w:r>
        <w:t xml:space="preserve"> and a trivalent </w:t>
      </w:r>
      <w:proofErr w:type="spellStart"/>
      <w:r>
        <w:t>cation</w:t>
      </w:r>
      <w:proofErr w:type="spellEnd"/>
      <w:r>
        <w:t xml:space="preserve"> on a Mg</w:t>
      </w:r>
      <w:r>
        <w:rPr>
          <w:vertAlign w:val="superscript"/>
        </w:rPr>
        <w:t>2+</w:t>
      </w:r>
      <w: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48" w:name="__Fieldmark__823_1561598236"/>
      <w:r>
        <w:t>(</w:t>
      </w:r>
      <w:bookmarkStart w:id="249" w:name="__Fieldmark__821_2280461051"/>
      <w:r>
        <w:t>B</w:t>
      </w:r>
      <w:bookmarkStart w:id="250" w:name="__Fieldmark__716_908293503"/>
      <w:r>
        <w:t>l</w:t>
      </w:r>
      <w:bookmarkStart w:id="251" w:name="__Fieldmark__7749_1777031281"/>
      <w:r>
        <w:t>a</w:t>
      </w:r>
      <w:bookmarkStart w:id="252" w:name="__Fieldmark__731_2048093008"/>
      <w:r>
        <w:t>n</w:t>
      </w:r>
      <w:bookmarkStart w:id="253" w:name="__Fieldmark__678_527255555"/>
      <w:r>
        <w:t>c</w:t>
      </w:r>
      <w:bookmarkStart w:id="254" w:name="__Fieldmark__607_3642959469"/>
      <w:r>
        <w:t>h</w:t>
      </w:r>
      <w:bookmarkStart w:id="255" w:name="__Fieldmark__590_2362112943"/>
      <w:r>
        <w:t>a</w:t>
      </w:r>
      <w:bookmarkStart w:id="256" w:name="__Fieldmark__573_2049629825"/>
      <w:r>
        <w:t>r</w:t>
      </w:r>
      <w:bookmarkStart w:id="257" w:name="__Fieldmark__556_687217606"/>
      <w:r>
        <w:t>d</w:t>
      </w:r>
      <w:bookmarkStart w:id="258" w:name="__Fieldmark__539_2209115713"/>
      <w:r>
        <w:t xml:space="preserve"> </w:t>
      </w:r>
      <w:bookmarkStart w:id="259" w:name="__Fieldmark__524_1105856583"/>
      <w:r>
        <w:t>e</w:t>
      </w:r>
      <w:bookmarkStart w:id="260" w:name="__Fieldmark__505_1929513578"/>
      <w:r>
        <w:t>t</w:t>
      </w:r>
      <w:bookmarkStart w:id="261" w:name="__Fieldmark__488_739104655"/>
      <w:r>
        <w:t xml:space="preserve"> </w:t>
      </w:r>
      <w:bookmarkStart w:id="262" w:name="__Fieldmark__471_462321902"/>
      <w:r>
        <w:t>a</w:t>
      </w:r>
      <w:bookmarkStart w:id="263" w:name="__Fieldmark__454_948816634"/>
      <w:r>
        <w:t>l</w:t>
      </w:r>
      <w:bookmarkStart w:id="264" w:name="__Fieldmark__437_2312622389"/>
      <w:r>
        <w:t>.</w:t>
      </w:r>
      <w:bookmarkStart w:id="265" w:name="__Fieldmark__420_2161409428"/>
      <w:r>
        <w:t xml:space="preserve"> </w:t>
      </w:r>
      <w:bookmarkStart w:id="266" w:name="__Fieldmark__402_188299688"/>
      <w:r>
        <w:t>2</w:t>
      </w:r>
      <w:bookmarkStart w:id="267" w:name="__Fieldmark__383_1216455718"/>
      <w:r>
        <w:t>0</w:t>
      </w:r>
      <w:bookmarkStart w:id="268" w:name="__Fieldmark__364_649753871"/>
      <w:r>
        <w:t>1</w:t>
      </w:r>
      <w:bookmarkStart w:id="269" w:name="__Fieldmark__345_2534479100"/>
      <w:r>
        <w:t>7</w:t>
      </w:r>
      <w:bookmarkStart w:id="270" w:name="__Fieldmark__326_1692434574"/>
      <w:r>
        <w:t>)</w:t>
      </w:r>
      <w:bookmarkStart w:id="271" w:name="__Fieldmark__307_148202576"/>
      <w:r>
        <w:fldChar w:fldCharType="end"/>
      </w:r>
      <w:bookmarkStart w:id="272" w:name="__Fieldmark__268_3231691474"/>
      <w:bookmarkStart w:id="273" w:name="__Fieldmark__228_4213078475"/>
      <w:bookmarkStart w:id="274" w:name="__Fieldmark__188_3852820974"/>
      <w:bookmarkStart w:id="275" w:name="__Fieldmark__148_3265051427"/>
      <w:bookmarkStart w:id="276" w:name="__Fieldmark__108_3470823330"/>
      <w:bookmarkStart w:id="277" w:name="__Fieldmark__2460_2304565098"/>
      <w:bookmarkStart w:id="278" w:name="__Fieldmark__91_2304565098"/>
      <w:bookmarkStart w:id="279" w:name="__Fieldmark__88_2630548144"/>
      <w:bookmarkStart w:id="280" w:name="__Fieldmark__128_837005789"/>
      <w:bookmarkStart w:id="281" w:name="__Fieldmark__168_3917936936"/>
      <w:bookmarkStart w:id="282" w:name="__Fieldmark__208_4019975519"/>
      <w:bookmarkStart w:id="283" w:name="__Fieldmark__248_3149341642"/>
      <w:bookmarkStart w:id="284" w:name="__Fieldmark__1860_2994147849"/>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t>, and these are labeled [tri]. Low wavenumber peaks between 3200 and 3250 cm</w:t>
      </w:r>
      <w:r>
        <w:rPr>
          <w:vertAlign w:val="superscript"/>
        </w:rPr>
        <w:t>-1</w:t>
      </w:r>
      <w:r>
        <w:t xml:space="preserve"> have been associated with 2 H</w:t>
      </w:r>
      <w:r>
        <w:rPr>
          <w:vertAlign w:val="superscript"/>
        </w:rPr>
        <w:t>+</w:t>
      </w:r>
      <w:r>
        <w:t xml:space="preserve"> </w:t>
      </w:r>
      <w:proofErr w:type="gramStart"/>
      <w:r>
        <w:t>charge-balancing</w:t>
      </w:r>
      <w:proofErr w:type="gramEnd"/>
      <w:r>
        <w:t xml:space="preserve"> a Mg</w:t>
      </w:r>
      <w:r>
        <w:rPr>
          <w:vertAlign w:val="superscript"/>
        </w:rPr>
        <w:t>2+</w:t>
      </w:r>
      <w:r>
        <w:t xml:space="preserve"> vacancy, and these are labeled [Mg]. The different mechanisms are important because the rate at which H</w:t>
      </w:r>
      <w:r>
        <w:rPr>
          <w:vertAlign w:val="superscript"/>
        </w:rPr>
        <w:t>+</w:t>
      </w:r>
      <w:r>
        <w:t xml:space="preserve"> moves through the lattice may </w:t>
      </w:r>
      <w:ins w:id="285" w:author="Elizabeth F" w:date="2017-11-02T11:59:00Z">
        <w:r>
          <w:t xml:space="preserve">vary for each defect </w:t>
        </w:r>
      </w:ins>
      <w:del w:id="286" w:author="Elizabeth F" w:date="2017-11-02T11:59:00Z">
        <w:r>
          <w:delText>depend at least in part on</w:delText>
        </w:r>
      </w:del>
      <w:del w:id="287" w:author="Elizabeth F" w:date="2017-11-02T11:58:00Z">
        <w:r>
          <w:delText xml:space="preserve"> its incorporation mechanism</w:delText>
        </w:r>
      </w:del>
      <w:r>
        <w:t xml:space="preserve">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88" w:name="__Fieldmark__969_1561598236"/>
      <w:r>
        <w:rPr>
          <w:rFonts w:cs="Times New Roman"/>
          <w:szCs w:val="24"/>
        </w:rPr>
        <w:t>(</w:t>
      </w:r>
      <w:bookmarkStart w:id="289" w:name="__Fieldmark__964_2280461051"/>
      <w:r>
        <w:rPr>
          <w:rFonts w:cs="Times New Roman"/>
          <w:szCs w:val="24"/>
        </w:rPr>
        <w:t>P</w:t>
      </w:r>
      <w:bookmarkStart w:id="290" w:name="__Fieldmark__852_908293503"/>
      <w:r>
        <w:rPr>
          <w:rFonts w:cs="Times New Roman"/>
          <w:szCs w:val="24"/>
        </w:rPr>
        <w:t>a</w:t>
      </w:r>
      <w:bookmarkStart w:id="291" w:name="__Fieldmark__7882_1777031281"/>
      <w:r>
        <w:rPr>
          <w:rFonts w:cs="Times New Roman"/>
          <w:szCs w:val="24"/>
        </w:rPr>
        <w:t>d</w:t>
      </w:r>
      <w:bookmarkStart w:id="292" w:name="__Fieldmark__861_2048093008"/>
      <w:r>
        <w:rPr>
          <w:rFonts w:cs="Times New Roman"/>
          <w:szCs w:val="24"/>
        </w:rPr>
        <w:t>r</w:t>
      </w:r>
      <w:bookmarkStart w:id="293" w:name="__Fieldmark__805_527255555"/>
      <w:r>
        <w:rPr>
          <w:rFonts w:cs="Times New Roman"/>
          <w:szCs w:val="24"/>
        </w:rPr>
        <w:t>ó</w:t>
      </w:r>
      <w:bookmarkStart w:id="294" w:name="__Fieldmark__731_3642959469"/>
      <w:r>
        <w:rPr>
          <w:rFonts w:cs="Times New Roman"/>
          <w:szCs w:val="24"/>
        </w:rPr>
        <w:t>n</w:t>
      </w:r>
      <w:bookmarkStart w:id="295" w:name="__Fieldmark__711_2362112943"/>
      <w:r>
        <w:rPr>
          <w:rFonts w:cs="Times New Roman"/>
          <w:szCs w:val="24"/>
        </w:rPr>
        <w:t>-</w:t>
      </w:r>
      <w:bookmarkStart w:id="296" w:name="__Fieldmark__691_2049629825"/>
      <w:r>
        <w:rPr>
          <w:rFonts w:cs="Times New Roman"/>
          <w:szCs w:val="24"/>
        </w:rPr>
        <w:t>N</w:t>
      </w:r>
      <w:bookmarkStart w:id="297" w:name="__Fieldmark__671_687217606"/>
      <w:r>
        <w:rPr>
          <w:rFonts w:cs="Times New Roman"/>
          <w:szCs w:val="24"/>
        </w:rPr>
        <w:t>a</w:t>
      </w:r>
      <w:bookmarkStart w:id="298" w:name="__Fieldmark__651_2209115713"/>
      <w:r>
        <w:rPr>
          <w:rFonts w:cs="Times New Roman"/>
          <w:szCs w:val="24"/>
        </w:rPr>
        <w:t>v</w:t>
      </w:r>
      <w:bookmarkStart w:id="299" w:name="__Fieldmark__633_1105856583"/>
      <w:r>
        <w:rPr>
          <w:rFonts w:cs="Times New Roman"/>
          <w:szCs w:val="24"/>
        </w:rPr>
        <w:t>a</w:t>
      </w:r>
      <w:bookmarkStart w:id="300" w:name="__Fieldmark__611_1929513578"/>
      <w:r>
        <w:rPr>
          <w:rFonts w:cs="Times New Roman"/>
          <w:szCs w:val="24"/>
        </w:rPr>
        <w:t>r</w:t>
      </w:r>
      <w:bookmarkStart w:id="301" w:name="__Fieldmark__591_739104655"/>
      <w:r>
        <w:rPr>
          <w:rFonts w:cs="Times New Roman"/>
          <w:szCs w:val="24"/>
        </w:rPr>
        <w:t>t</w:t>
      </w:r>
      <w:bookmarkStart w:id="302" w:name="__Fieldmark__570_462321902"/>
      <w:r>
        <w:rPr>
          <w:rFonts w:cs="Times New Roman"/>
          <w:szCs w:val="24"/>
        </w:rPr>
        <w:t>a</w:t>
      </w:r>
      <w:bookmarkStart w:id="303" w:name="__Fieldmark__549_948816634"/>
      <w:r>
        <w:rPr>
          <w:rFonts w:cs="Times New Roman"/>
          <w:szCs w:val="24"/>
        </w:rPr>
        <w:t>,</w:t>
      </w:r>
      <w:bookmarkStart w:id="304" w:name="__Fieldmark__528_2312622389"/>
      <w:r>
        <w:rPr>
          <w:rFonts w:cs="Times New Roman"/>
          <w:szCs w:val="24"/>
        </w:rPr>
        <w:t xml:space="preserve"> </w:t>
      </w:r>
      <w:bookmarkStart w:id="305" w:name="__Fieldmark__507_2161409428"/>
      <w:r>
        <w:rPr>
          <w:rFonts w:cs="Times New Roman"/>
          <w:szCs w:val="24"/>
        </w:rPr>
        <w:t>H</w:t>
      </w:r>
      <w:bookmarkStart w:id="306" w:name="__Fieldmark__485_188299688"/>
      <w:r>
        <w:rPr>
          <w:rFonts w:cs="Times New Roman"/>
          <w:szCs w:val="24"/>
        </w:rPr>
        <w:t>e</w:t>
      </w:r>
      <w:bookmarkStart w:id="307" w:name="__Fieldmark__462_1216455718"/>
      <w:r>
        <w:rPr>
          <w:rFonts w:cs="Times New Roman"/>
          <w:szCs w:val="24"/>
        </w:rPr>
        <w:t>r</w:t>
      </w:r>
      <w:bookmarkStart w:id="308" w:name="__Fieldmark__439_649753871"/>
      <w:r>
        <w:rPr>
          <w:rFonts w:cs="Times New Roman"/>
          <w:szCs w:val="24"/>
        </w:rPr>
        <w:t>m</w:t>
      </w:r>
      <w:bookmarkStart w:id="309" w:name="__Fieldmark__416_2534479100"/>
      <w:r>
        <w:rPr>
          <w:rFonts w:cs="Times New Roman"/>
          <w:szCs w:val="24"/>
        </w:rPr>
        <w:t>a</w:t>
      </w:r>
      <w:bookmarkStart w:id="310" w:name="__Fieldmark__393_1692434574"/>
      <w:r>
        <w:rPr>
          <w:rFonts w:cs="Times New Roman"/>
          <w:szCs w:val="24"/>
        </w:rPr>
        <w:t>n</w:t>
      </w:r>
      <w:bookmarkStart w:id="311" w:name="__Fieldmark__370_148202576"/>
      <w:r>
        <w:rPr>
          <w:rFonts w:cs="Times New Roman"/>
          <w:szCs w:val="24"/>
        </w:rPr>
        <w:t>n</w:t>
      </w:r>
      <w:bookmarkStart w:id="312" w:name="__Fieldmark__1919_2994147849"/>
      <w:r>
        <w:rPr>
          <w:rFonts w:cs="Times New Roman"/>
          <w:szCs w:val="24"/>
        </w:rPr>
        <w:t>,</w:t>
      </w:r>
      <w:bookmarkStart w:id="313" w:name="__Fieldmark__323_3231691474"/>
      <w:r>
        <w:rPr>
          <w:rFonts w:cs="Times New Roman"/>
          <w:szCs w:val="24"/>
        </w:rPr>
        <w:t xml:space="preserve"> </w:t>
      </w:r>
      <w:bookmarkStart w:id="314" w:name="__Fieldmark__299_3149341642"/>
      <w:r>
        <w:rPr>
          <w:rFonts w:cs="Times New Roman"/>
          <w:szCs w:val="24"/>
        </w:rPr>
        <w:t>a</w:t>
      </w:r>
      <w:bookmarkStart w:id="315" w:name="__Fieldmark__275_4213078475"/>
      <w:r>
        <w:rPr>
          <w:rFonts w:cs="Times New Roman"/>
          <w:szCs w:val="24"/>
        </w:rPr>
        <w:t>n</w:t>
      </w:r>
      <w:bookmarkStart w:id="316" w:name="__Fieldmark__251_4019975519"/>
      <w:r>
        <w:rPr>
          <w:rFonts w:cs="Times New Roman"/>
          <w:szCs w:val="24"/>
        </w:rPr>
        <w:t>d</w:t>
      </w:r>
      <w:bookmarkStart w:id="317" w:name="__Fieldmark__227_3852820974"/>
      <w:r>
        <w:rPr>
          <w:rFonts w:cs="Times New Roman"/>
          <w:szCs w:val="24"/>
        </w:rPr>
        <w:t xml:space="preserve"> </w:t>
      </w:r>
      <w:bookmarkStart w:id="318" w:name="__Fieldmark__203_3917936936"/>
      <w:r>
        <w:rPr>
          <w:rFonts w:cs="Times New Roman"/>
          <w:szCs w:val="24"/>
        </w:rPr>
        <w:t>O</w:t>
      </w:r>
      <w:bookmarkStart w:id="319" w:name="__Fieldmark__179_3265051427"/>
      <w:r>
        <w:rPr>
          <w:rFonts w:cs="Times New Roman"/>
          <w:szCs w:val="24"/>
        </w:rPr>
        <w:t>’</w:t>
      </w:r>
      <w:bookmarkStart w:id="320" w:name="__Fieldmark__155_837005789"/>
      <w:r>
        <w:rPr>
          <w:rFonts w:cs="Times New Roman"/>
          <w:szCs w:val="24"/>
        </w:rPr>
        <w:t>N</w:t>
      </w:r>
      <w:bookmarkStart w:id="321" w:name="__Fieldmark__131_3470823330"/>
      <w:r>
        <w:rPr>
          <w:rFonts w:cs="Times New Roman"/>
          <w:szCs w:val="24"/>
        </w:rPr>
        <w:t>e</w:t>
      </w:r>
      <w:bookmarkStart w:id="322" w:name="__Fieldmark__107_2630548144"/>
      <w:r>
        <w:rPr>
          <w:rFonts w:cs="Times New Roman"/>
          <w:szCs w:val="24"/>
        </w:rPr>
        <w:t>i</w:t>
      </w:r>
      <w:bookmarkStart w:id="323" w:name="__Fieldmark__2475_2304565098"/>
      <w:r>
        <w:rPr>
          <w:rFonts w:cs="Times New Roman"/>
          <w:szCs w:val="24"/>
        </w:rPr>
        <w:t>l</w:t>
      </w:r>
      <w:bookmarkStart w:id="324" w:name="__Fieldmark__117_2304565098"/>
      <w:r>
        <w:rPr>
          <w:rFonts w:cs="Times New Roman"/>
          <w:szCs w:val="24"/>
        </w:rPr>
        <w:t>l 2014)</w:t>
      </w:r>
      <w:r>
        <w:fldChar w:fldCharType="end"/>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t xml:space="preserve">. </w:t>
      </w:r>
      <w:del w:id="325" w:author="Elizabeth F" w:date="2017-11-02T12:00:00Z">
        <w:r>
          <w:delText>All of these mechanisms for hydrogen incorporation are thermodynamically closely related to water and involve bonds between the H</w:delText>
        </w:r>
        <w:r>
          <w:rPr>
            <w:vertAlign w:val="superscript"/>
          </w:rPr>
          <w:delText>+</w:delText>
        </w:r>
        <w:r>
          <w:delText xml:space="preserve"> and oxgygen, and therefore this incorporated hydrogen is sometimes referred to as “water” or “hydroxyl”.</w:delText>
        </w:r>
      </w:del>
    </w:p>
    <w:p w14:paraId="63FBFFA7" w14:textId="7BB9537E" w:rsidR="00401795" w:rsidRDefault="008A2967">
      <w:r>
        <w:t>Previous work on the diffusivity of H</w:t>
      </w:r>
      <w:r>
        <w:rPr>
          <w:vertAlign w:val="superscript"/>
        </w:rPr>
        <w:t>+</w:t>
      </w:r>
      <w:r>
        <w:t xml:space="preserve"> in olivine has produced a 6-order-of-magnitude range of measurements, from 10</w:t>
      </w:r>
      <w:r>
        <w:rPr>
          <w:vertAlign w:val="superscript"/>
        </w:rPr>
        <w:t>-9.7</w:t>
      </w:r>
      <w:r>
        <w:t xml:space="preserve"> m</w:t>
      </w:r>
      <w:r>
        <w:rPr>
          <w:vertAlign w:val="superscript"/>
        </w:rPr>
        <w:t>2</w:t>
      </w:r>
      <w: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26" w:name="__Fieldmark__1127_1561598236"/>
      <w:r>
        <w:t>(</w:t>
      </w:r>
      <w:bookmarkStart w:id="327" w:name="__Fieldmark__1118_2280461051"/>
      <w:r>
        <w:t>M</w:t>
      </w:r>
      <w:bookmarkStart w:id="328" w:name="__Fieldmark__1001_908293503"/>
      <w:r>
        <w:t>a</w:t>
      </w:r>
      <w:bookmarkStart w:id="329" w:name="__Fieldmark__8027_1777031281"/>
      <w:r>
        <w:t>c</w:t>
      </w:r>
      <w:bookmarkStart w:id="330" w:name="__Fieldmark__1006_2048093008"/>
      <w:r>
        <w:t>k</w:t>
      </w:r>
      <w:bookmarkStart w:id="331" w:name="__Fieldmark__940_527255555"/>
      <w:r>
        <w:t>w</w:t>
      </w:r>
      <w:bookmarkStart w:id="332" w:name="__Fieldmark__862_3642959469"/>
      <w:r>
        <w:t>e</w:t>
      </w:r>
      <w:bookmarkStart w:id="333" w:name="__Fieldmark__838_2362112943"/>
      <w:r>
        <w:t>l</w:t>
      </w:r>
      <w:bookmarkStart w:id="334" w:name="__Fieldmark__814_2049629825"/>
      <w:r>
        <w:t>l</w:t>
      </w:r>
      <w:bookmarkStart w:id="335" w:name="__Fieldmark__790_687217606"/>
      <w:r>
        <w:t xml:space="preserve"> </w:t>
      </w:r>
      <w:bookmarkStart w:id="336" w:name="__Fieldmark__766_2209115713"/>
      <w:r>
        <w:t>a</w:t>
      </w:r>
      <w:bookmarkStart w:id="337" w:name="__Fieldmark__744_1105856583"/>
      <w:r>
        <w:t>n</w:t>
      </w:r>
      <w:bookmarkStart w:id="338" w:name="__Fieldmark__718_1929513578"/>
      <w:r>
        <w:t>d</w:t>
      </w:r>
      <w:bookmarkStart w:id="339" w:name="__Fieldmark__694_739104655"/>
      <w:r>
        <w:t xml:space="preserve"> </w:t>
      </w:r>
      <w:bookmarkStart w:id="340" w:name="__Fieldmark__669_462321902"/>
      <w:r>
        <w:t>K</w:t>
      </w:r>
      <w:bookmarkStart w:id="341" w:name="__Fieldmark__644_948816634"/>
      <w:r>
        <w:t>o</w:t>
      </w:r>
      <w:bookmarkStart w:id="342" w:name="__Fieldmark__619_2312622389"/>
      <w:r>
        <w:t>h</w:t>
      </w:r>
      <w:bookmarkStart w:id="343" w:name="__Fieldmark__594_2161409428"/>
      <w:r>
        <w:t>l</w:t>
      </w:r>
      <w:bookmarkStart w:id="344" w:name="__Fieldmark__568_188299688"/>
      <w:r>
        <w:t>s</w:t>
      </w:r>
      <w:bookmarkStart w:id="345" w:name="__Fieldmark__541_1216455718"/>
      <w:r>
        <w:t>t</w:t>
      </w:r>
      <w:bookmarkStart w:id="346" w:name="__Fieldmark__514_649753871"/>
      <w:r>
        <w:t>e</w:t>
      </w:r>
      <w:bookmarkStart w:id="347" w:name="__Fieldmark__487_2534479100"/>
      <w:r>
        <w:t>d</w:t>
      </w:r>
      <w:bookmarkStart w:id="348" w:name="__Fieldmark__460_1692434574"/>
      <w:r>
        <w:t>t</w:t>
      </w:r>
      <w:bookmarkStart w:id="349" w:name="__Fieldmark__433_148202576"/>
      <w:r>
        <w:t xml:space="preserve"> </w:t>
      </w:r>
      <w:bookmarkStart w:id="350" w:name="__Fieldmark__1978_2994147849"/>
      <w:r>
        <w:t>1</w:t>
      </w:r>
      <w:bookmarkStart w:id="351" w:name="__Fieldmark__378_3231691474"/>
      <w:r>
        <w:t>9</w:t>
      </w:r>
      <w:bookmarkStart w:id="352" w:name="__Fieldmark__350_3149341642"/>
      <w:r>
        <w:t>9</w:t>
      </w:r>
      <w:bookmarkStart w:id="353" w:name="__Fieldmark__322_4213078475"/>
      <w:r>
        <w:t>0</w:t>
      </w:r>
      <w:bookmarkStart w:id="354" w:name="__Fieldmark__294_4019975519"/>
      <w:r>
        <w:t>)</w:t>
      </w:r>
      <w:bookmarkStart w:id="355" w:name="__Fieldmark__266_3852820974"/>
      <w:r>
        <w:fldChar w:fldCharType="end"/>
      </w:r>
      <w:bookmarkStart w:id="356" w:name="__Fieldmark__210_3265051427"/>
      <w:bookmarkStart w:id="357" w:name="__Fieldmark__154_3470823330"/>
      <w:bookmarkStart w:id="358" w:name="__Fieldmark__2490_2304565098"/>
      <w:bookmarkStart w:id="359" w:name="__Fieldmark__133_2304565098"/>
      <w:bookmarkStart w:id="360" w:name="__Fieldmark__126_2630548144"/>
      <w:bookmarkStart w:id="361" w:name="__Fieldmark__182_837005789"/>
      <w:bookmarkStart w:id="362" w:name="__Fieldmark__238_391793693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t xml:space="preserve"> to 10</w:t>
      </w:r>
      <w:r>
        <w:rPr>
          <w:vertAlign w:val="superscript"/>
        </w:rPr>
        <w:t>-15.7</w:t>
      </w:r>
      <w:r>
        <w:t xml:space="preserve"> m</w:t>
      </w:r>
      <w:r>
        <w:rPr>
          <w:vertAlign w:val="superscript"/>
        </w:rPr>
        <w:t>2</w:t>
      </w:r>
      <w:r>
        <w:t xml:space="preserve">/s for </w:t>
      </w:r>
      <w:ins w:id="363" w:author="Megan Newcombe" w:date="2017-11-05T20:54:00Z">
        <w:r w:rsidR="000252EF">
          <w:t xml:space="preserve">the mobility of hydrated Si vacancies in </w:t>
        </w:r>
      </w:ins>
      <w:del w:id="364" w:author="Megan Newcombe" w:date="2017-11-05T20:54:00Z">
        <w:r w:rsidDel="000252EF">
          <w:delText xml:space="preserve">[Si] loss from </w:delText>
        </w:r>
      </w:del>
      <w:r>
        <w:t xml:space="preserve">synthetic </w:t>
      </w:r>
      <w:proofErr w:type="spellStart"/>
      <w:r>
        <w:t>forsterite</w:t>
      </w:r>
      <w:proofErr w:type="spellEnd"/>
      <w:r>
        <w:t xml:space="preserve">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65" w:name="__Fieldmark__1271_1561598236"/>
      <w:r>
        <w:rPr>
          <w:rFonts w:cs="Times New Roman"/>
          <w:szCs w:val="24"/>
        </w:rPr>
        <w:t>(</w:t>
      </w:r>
      <w:bookmarkStart w:id="366" w:name="__Fieldmark__1259_2280461051"/>
      <w:r>
        <w:rPr>
          <w:rFonts w:cs="Times New Roman"/>
          <w:szCs w:val="24"/>
        </w:rPr>
        <w:t>P</w:t>
      </w:r>
      <w:bookmarkStart w:id="367" w:name="__Fieldmark__1139_908293503"/>
      <w:r>
        <w:rPr>
          <w:rFonts w:cs="Times New Roman"/>
          <w:szCs w:val="24"/>
        </w:rPr>
        <w:t>a</w:t>
      </w:r>
      <w:bookmarkStart w:id="368" w:name="__Fieldmark__8162_1777031281"/>
      <w:r>
        <w:rPr>
          <w:rFonts w:cs="Times New Roman"/>
          <w:szCs w:val="24"/>
        </w:rPr>
        <w:t>d</w:t>
      </w:r>
      <w:bookmarkStart w:id="369" w:name="__Fieldmark__1138_2048093008"/>
      <w:r>
        <w:rPr>
          <w:rFonts w:cs="Times New Roman"/>
          <w:szCs w:val="24"/>
        </w:rPr>
        <w:t>r</w:t>
      </w:r>
      <w:bookmarkStart w:id="370" w:name="__Fieldmark__1069_527255555"/>
      <w:r>
        <w:rPr>
          <w:rFonts w:cs="Times New Roman"/>
          <w:szCs w:val="24"/>
        </w:rPr>
        <w:t>ó</w:t>
      </w:r>
      <w:bookmarkStart w:id="371" w:name="__Fieldmark__988_3642959469"/>
      <w:r>
        <w:rPr>
          <w:rFonts w:cs="Times New Roman"/>
          <w:szCs w:val="24"/>
        </w:rPr>
        <w:t>n</w:t>
      </w:r>
      <w:bookmarkStart w:id="372" w:name="__Fieldmark__961_2362112943"/>
      <w:r>
        <w:rPr>
          <w:rFonts w:cs="Times New Roman"/>
          <w:szCs w:val="24"/>
        </w:rPr>
        <w:t>-</w:t>
      </w:r>
      <w:bookmarkStart w:id="373" w:name="__Fieldmark__933_2049629825"/>
      <w:r>
        <w:rPr>
          <w:rFonts w:cs="Times New Roman"/>
          <w:szCs w:val="24"/>
        </w:rPr>
        <w:t>N</w:t>
      </w:r>
      <w:bookmarkStart w:id="374" w:name="__Fieldmark__905_687217606"/>
      <w:r>
        <w:rPr>
          <w:rFonts w:cs="Times New Roman"/>
          <w:szCs w:val="24"/>
        </w:rPr>
        <w:t>a</w:t>
      </w:r>
      <w:bookmarkStart w:id="375" w:name="__Fieldmark__877_2209115713"/>
      <w:r>
        <w:rPr>
          <w:rFonts w:cs="Times New Roman"/>
          <w:szCs w:val="24"/>
        </w:rPr>
        <w:t>v</w:t>
      </w:r>
      <w:bookmarkStart w:id="376" w:name="__Fieldmark__851_1105856583"/>
      <w:r>
        <w:rPr>
          <w:rFonts w:cs="Times New Roman"/>
          <w:szCs w:val="24"/>
        </w:rPr>
        <w:t>a</w:t>
      </w:r>
      <w:bookmarkStart w:id="377" w:name="__Fieldmark__821_1929513578"/>
      <w:r>
        <w:rPr>
          <w:rFonts w:cs="Times New Roman"/>
          <w:szCs w:val="24"/>
        </w:rPr>
        <w:t>r</w:t>
      </w:r>
      <w:bookmarkStart w:id="378" w:name="__Fieldmark__793_739104655"/>
      <w:r>
        <w:rPr>
          <w:rFonts w:cs="Times New Roman"/>
          <w:szCs w:val="24"/>
        </w:rPr>
        <w:t>t</w:t>
      </w:r>
      <w:bookmarkStart w:id="379" w:name="__Fieldmark__764_462321902"/>
      <w:r>
        <w:rPr>
          <w:rFonts w:cs="Times New Roman"/>
          <w:szCs w:val="24"/>
        </w:rPr>
        <w:t>a</w:t>
      </w:r>
      <w:bookmarkStart w:id="380" w:name="__Fieldmark__735_948816634"/>
      <w:r>
        <w:rPr>
          <w:rFonts w:cs="Times New Roman"/>
          <w:szCs w:val="24"/>
        </w:rPr>
        <w:t>,</w:t>
      </w:r>
      <w:bookmarkStart w:id="381" w:name="__Fieldmark__706_2312622389"/>
      <w:r>
        <w:rPr>
          <w:rFonts w:cs="Times New Roman"/>
          <w:szCs w:val="24"/>
        </w:rPr>
        <w:t xml:space="preserve"> </w:t>
      </w:r>
      <w:bookmarkStart w:id="382" w:name="__Fieldmark__677_2161409428"/>
      <w:r>
        <w:rPr>
          <w:rFonts w:cs="Times New Roman"/>
          <w:szCs w:val="24"/>
        </w:rPr>
        <w:t>H</w:t>
      </w:r>
      <w:bookmarkStart w:id="383" w:name="__Fieldmark__647_188299688"/>
      <w:r>
        <w:rPr>
          <w:rFonts w:cs="Times New Roman"/>
          <w:szCs w:val="24"/>
        </w:rPr>
        <w:t>e</w:t>
      </w:r>
      <w:bookmarkStart w:id="384" w:name="__Fieldmark__616_1216455718"/>
      <w:r>
        <w:rPr>
          <w:rFonts w:cs="Times New Roman"/>
          <w:szCs w:val="24"/>
        </w:rPr>
        <w:t>r</w:t>
      </w:r>
      <w:bookmarkStart w:id="385" w:name="__Fieldmark__585_649753871"/>
      <w:r>
        <w:rPr>
          <w:rFonts w:cs="Times New Roman"/>
          <w:szCs w:val="24"/>
        </w:rPr>
        <w:t>m</w:t>
      </w:r>
      <w:bookmarkStart w:id="386" w:name="__Fieldmark__554_2534479100"/>
      <w:r>
        <w:rPr>
          <w:rFonts w:cs="Times New Roman"/>
          <w:szCs w:val="24"/>
        </w:rPr>
        <w:t>a</w:t>
      </w:r>
      <w:bookmarkStart w:id="387" w:name="__Fieldmark__523_1692434574"/>
      <w:r>
        <w:rPr>
          <w:rFonts w:cs="Times New Roman"/>
          <w:szCs w:val="24"/>
        </w:rPr>
        <w:t>n</w:t>
      </w:r>
      <w:bookmarkStart w:id="388" w:name="__Fieldmark__492_148202576"/>
      <w:r>
        <w:rPr>
          <w:rFonts w:cs="Times New Roman"/>
          <w:szCs w:val="24"/>
        </w:rPr>
        <w:t>n</w:t>
      </w:r>
      <w:bookmarkStart w:id="389" w:name="__Fieldmark__2033_2994147849"/>
      <w:r>
        <w:rPr>
          <w:rFonts w:cs="Times New Roman"/>
          <w:szCs w:val="24"/>
        </w:rPr>
        <w:t>,</w:t>
      </w:r>
      <w:bookmarkStart w:id="390" w:name="__Fieldmark__429_3231691474"/>
      <w:r>
        <w:rPr>
          <w:rFonts w:cs="Times New Roman"/>
          <w:szCs w:val="24"/>
        </w:rPr>
        <w:t xml:space="preserve"> </w:t>
      </w:r>
      <w:bookmarkStart w:id="391" w:name="__Fieldmark__397_3149341642"/>
      <w:r>
        <w:rPr>
          <w:rFonts w:cs="Times New Roman"/>
          <w:szCs w:val="24"/>
        </w:rPr>
        <w:t>a</w:t>
      </w:r>
      <w:bookmarkStart w:id="392" w:name="__Fieldmark__365_4213078475"/>
      <w:r>
        <w:rPr>
          <w:rFonts w:cs="Times New Roman"/>
          <w:szCs w:val="24"/>
        </w:rPr>
        <w:t>n</w:t>
      </w:r>
      <w:bookmarkStart w:id="393" w:name="__Fieldmark__333_4019975519"/>
      <w:r>
        <w:rPr>
          <w:rFonts w:cs="Times New Roman"/>
          <w:szCs w:val="24"/>
        </w:rPr>
        <w:t>d</w:t>
      </w:r>
      <w:bookmarkStart w:id="394" w:name="__Fieldmark__301_3852820974"/>
      <w:r>
        <w:rPr>
          <w:rFonts w:cs="Times New Roman"/>
          <w:szCs w:val="24"/>
        </w:rPr>
        <w:t xml:space="preserve"> </w:t>
      </w:r>
      <w:bookmarkStart w:id="395" w:name="__Fieldmark__269_3917936936"/>
      <w:r>
        <w:rPr>
          <w:rFonts w:cs="Times New Roman"/>
          <w:szCs w:val="24"/>
        </w:rPr>
        <w:t>O</w:t>
      </w:r>
      <w:bookmarkStart w:id="396" w:name="__Fieldmark__237_3265051427"/>
      <w:r>
        <w:rPr>
          <w:rFonts w:cs="Times New Roman"/>
          <w:szCs w:val="24"/>
        </w:rPr>
        <w:t>’</w:t>
      </w:r>
      <w:bookmarkStart w:id="397" w:name="__Fieldmark__205_837005789"/>
      <w:r>
        <w:rPr>
          <w:rFonts w:cs="Times New Roman"/>
          <w:szCs w:val="24"/>
        </w:rPr>
        <w:t>N</w:t>
      </w:r>
      <w:bookmarkStart w:id="398" w:name="__Fieldmark__173_3470823330"/>
      <w:r>
        <w:rPr>
          <w:rFonts w:cs="Times New Roman"/>
          <w:szCs w:val="24"/>
        </w:rPr>
        <w:t>e</w:t>
      </w:r>
      <w:bookmarkStart w:id="399" w:name="__Fieldmark__141_2630548144"/>
      <w:r>
        <w:rPr>
          <w:rFonts w:cs="Times New Roman"/>
          <w:szCs w:val="24"/>
        </w:rPr>
        <w:t>i</w:t>
      </w:r>
      <w:bookmarkStart w:id="400" w:name="__Fieldmark__2501_2304565098"/>
      <w:r>
        <w:rPr>
          <w:rFonts w:cs="Times New Roman"/>
          <w:szCs w:val="24"/>
        </w:rPr>
        <w:t>l</w:t>
      </w:r>
      <w:bookmarkStart w:id="401" w:name="__Fieldmark__142_2304565098"/>
      <w:r>
        <w:rPr>
          <w:rFonts w:cs="Times New Roman"/>
          <w:szCs w:val="24"/>
        </w:rPr>
        <w:t>l 2014)</w:t>
      </w:r>
      <w:r>
        <w:fldChar w:fldCharType="end"/>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02" w:name="__Fieldmark__1420_1561598236"/>
      <w:r>
        <w:t>(</w:t>
      </w:r>
      <w:bookmarkStart w:id="403" w:name="__Fieldmark__1404_2280461051"/>
      <w:r>
        <w:t>e</w:t>
      </w:r>
      <w:bookmarkStart w:id="404" w:name="__Fieldmark__1280_908293503"/>
      <w:r>
        <w:t>.</w:t>
      </w:r>
      <w:bookmarkStart w:id="405" w:name="__Fieldmark__8299_1777031281"/>
      <w:r>
        <w:t>g</w:t>
      </w:r>
      <w:bookmarkStart w:id="406" w:name="__Fieldmark__1273_2048093008"/>
      <w:r>
        <w:t>.</w:t>
      </w:r>
      <w:bookmarkStart w:id="407" w:name="__Fieldmark__1198_527255555"/>
      <w:r>
        <w:t>, Tolla</w:t>
      </w:r>
      <w:bookmarkStart w:id="408" w:name="__Fieldmark__1113_3642959469"/>
      <w:r>
        <w:t>n</w:t>
      </w:r>
      <w:bookmarkStart w:id="409" w:name="__Fieldmark__1082_2362112943"/>
      <w:r>
        <w:t xml:space="preserve"> </w:t>
      </w:r>
      <w:bookmarkStart w:id="410" w:name="__Fieldmark__1050_2049629825"/>
      <w:r>
        <w:t>e</w:t>
      </w:r>
      <w:bookmarkStart w:id="411" w:name="__Fieldmark__1018_687217606"/>
      <w:r>
        <w:t>t</w:t>
      </w:r>
      <w:bookmarkStart w:id="412" w:name="__Fieldmark__986_2209115713"/>
      <w:r>
        <w:t xml:space="preserve"> </w:t>
      </w:r>
      <w:bookmarkStart w:id="413" w:name="__Fieldmark__956_1105856583"/>
      <w:r>
        <w:t>a</w:t>
      </w:r>
      <w:bookmarkStart w:id="414" w:name="__Fieldmark__922_1929513578"/>
      <w:r>
        <w:t>l</w:t>
      </w:r>
      <w:bookmarkStart w:id="415" w:name="__Fieldmark__890_739104655"/>
      <w:r>
        <w:t>.</w:t>
      </w:r>
      <w:bookmarkStart w:id="416" w:name="__Fieldmark__857_462321902"/>
      <w:r>
        <w:t xml:space="preserve"> </w:t>
      </w:r>
      <w:bookmarkStart w:id="417" w:name="__Fieldmark__824_948816634"/>
      <w:r>
        <w:t>2</w:t>
      </w:r>
      <w:bookmarkStart w:id="418" w:name="__Fieldmark__791_2312622389"/>
      <w:r>
        <w:t>0</w:t>
      </w:r>
      <w:bookmarkStart w:id="419" w:name="__Fieldmark__758_2161409428"/>
      <w:r>
        <w:t>1</w:t>
      </w:r>
      <w:bookmarkStart w:id="420" w:name="__Fieldmark__724_188299688"/>
      <w:r>
        <w:t>5</w:t>
      </w:r>
      <w:bookmarkStart w:id="421" w:name="__Fieldmark__689_1216455718"/>
      <w:r>
        <w:t>)</w:t>
      </w:r>
      <w:bookmarkStart w:id="422" w:name="__Fieldmark__654_649753871"/>
      <w:r>
        <w:fldChar w:fldCharType="end"/>
      </w:r>
      <w:bookmarkStart w:id="423" w:name="__Fieldmark__584_1692434574"/>
      <w:bookmarkStart w:id="424" w:name="__Fieldmark__2086_2994147849"/>
      <w:bookmarkStart w:id="425" w:name="__Fieldmark__442_3149341642"/>
      <w:bookmarkStart w:id="426" w:name="__Fieldmark__370_4019975519"/>
      <w:bookmarkStart w:id="427" w:name="__Fieldmark__298_3917936936"/>
      <w:bookmarkStart w:id="428" w:name="__Fieldmark__226_837005789"/>
      <w:bookmarkStart w:id="429" w:name="__Fieldmark__154_2630548144"/>
      <w:bookmarkStart w:id="430" w:name="__Fieldmark__155_2304565098"/>
      <w:bookmarkStart w:id="431" w:name="__Fieldmark__2510_2304565098"/>
      <w:bookmarkStart w:id="432" w:name="__Fieldmark__190_3470823330"/>
      <w:bookmarkStart w:id="433" w:name="__Fieldmark__262_3265051427"/>
      <w:bookmarkStart w:id="434" w:name="__Fieldmark__334_3852820974"/>
      <w:bookmarkStart w:id="435" w:name="__Fieldmark__406_4213078475"/>
      <w:bookmarkStart w:id="436" w:name="__Fieldmark__478_3231691474"/>
      <w:bookmarkStart w:id="437" w:name="__Fieldmark__549_148202576"/>
      <w:bookmarkStart w:id="438" w:name="__Fieldmark__619_2534479100"/>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r>
        <w:t xml:space="preserve"> is particularly important because if FTIR peaks must be resolved and analyzed individually, then H</w:t>
      </w:r>
      <w:r>
        <w:rPr>
          <w:vertAlign w:val="superscript"/>
        </w:rPr>
        <w:t>+</w:t>
      </w:r>
      <w:r>
        <w:t xml:space="preserve"> data from secondary ion mass spectrometry (SIMS), a common and powerful technique, becomes significantly more difficult to interpret because SIMS measures only the total, or bulk, </w:t>
      </w:r>
      <w:del w:id="439" w:author="Elizabeth F" w:date="2017-11-02T16:04:00Z">
        <w:r>
          <w:delText>hydrogen</w:delText>
        </w:r>
      </w:del>
      <w:ins w:id="440" w:author="Elizabeth F" w:date="2017-11-02T16:04:00Z">
        <w:r>
          <w:t>H</w:t>
        </w:r>
        <w:r>
          <w:rPr>
            <w:vertAlign w:val="superscript"/>
          </w:rPr>
          <w:t>+</w:t>
        </w:r>
      </w:ins>
      <w:r>
        <w:t xml:space="preserve">. </w:t>
      </w:r>
    </w:p>
    <w:p w14:paraId="558B8F58" w14:textId="72A52AC0" w:rsidR="00401795" w:rsidRDefault="008A2967">
      <w:r>
        <w:t xml:space="preserve">Bulk </w:t>
      </w:r>
      <w:del w:id="441" w:author="Elizabeth F" w:date="2017-11-02T16:04:00Z">
        <w:r>
          <w:delText>hydrogen</w:delText>
        </w:r>
      </w:del>
      <w:ins w:id="442" w:author="Elizabeth F" w:date="2017-11-02T16:04:00Z">
        <w:r>
          <w:t>H</w:t>
        </w:r>
        <w:r>
          <w:rPr>
            <w:vertAlign w:val="superscript"/>
          </w:rPr>
          <w:t>+</w:t>
        </w:r>
      </w:ins>
      <w:r>
        <w:t xml:space="preserve"> diffusion in natural olivine is often thought to occur by one of two mechanisms: a rapid “proton-</w:t>
      </w:r>
      <w:proofErr w:type="spellStart"/>
      <w:r>
        <w:t>polaron</w:t>
      </w:r>
      <w:proofErr w:type="spellEnd"/>
      <w:r>
        <w:t>” mechanism (PP)</w:t>
      </w:r>
      <w:ins w:id="443" w:author="Megan Newcombe" w:date="2017-11-05T20:56:00Z">
        <w:r w:rsidR="000252EF">
          <w:t>, in which the flux of H</w:t>
        </w:r>
        <w:r w:rsidR="000252EF" w:rsidRPr="000252EF">
          <w:rPr>
            <w:vertAlign w:val="superscript"/>
            <w:rPrChange w:id="444" w:author="Megan Newcombe" w:date="2017-11-05T20:56:00Z">
              <w:rPr/>
            </w:rPrChange>
          </w:rPr>
          <w:t>+</w:t>
        </w:r>
        <w:r w:rsidR="000252EF">
          <w:t xml:space="preserve"> is charge balanced by a counter-flux of </w:t>
        </w:r>
        <w:proofErr w:type="spellStart"/>
        <w:r w:rsidR="000252EF">
          <w:t>polarons</w:t>
        </w:r>
        <w:proofErr w:type="spellEnd"/>
        <w:r w:rsidR="000252EF">
          <w:t>,</w:t>
        </w:r>
      </w:ins>
      <w:r>
        <w:t xml:space="preserve"> </w:t>
      </w:r>
      <w:del w:id="445" w:author="Megan Newcombe" w:date="2017-11-05T20:57:00Z">
        <w:r w:rsidDel="000252EF">
          <w:delText>that involves electron movement parallel to [100]</w:delText>
        </w:r>
      </w:del>
      <w:ins w:id="446" w:author="Elizabeth F" w:date="2017-11-02T16:04:00Z">
        <w:del w:id="447" w:author="Megan Newcombe" w:date="2017-11-05T20:57:00Z">
          <w:r w:rsidDel="000252EF">
            <w:delText xml:space="preserve"> the crystallographic direction</w:delText>
          </w:r>
        </w:del>
      </w:ins>
      <w:ins w:id="448" w:author="Elizabeth F" w:date="2017-11-02T16:05:00Z">
        <w:del w:id="449" w:author="Megan Newcombe" w:date="2017-11-05T20:57:00Z">
          <w:r w:rsidDel="000252EF">
            <w:delText xml:space="preserve"> </w:delText>
          </w:r>
          <w:r w:rsidDel="000252EF">
            <w:rPr>
              <w:i/>
              <w:iCs/>
            </w:rPr>
            <w:delText>a</w:delText>
          </w:r>
        </w:del>
      </w:ins>
      <w:del w:id="450" w:author="Megan Newcombe" w:date="2017-11-05T20:57:00Z">
        <w:r w:rsidDel="000252EF">
          <w:delText xml:space="preserve">, </w:delText>
        </w:r>
      </w:del>
      <w:r>
        <w:t>and a relatively slow “proton-vacancy”</w:t>
      </w:r>
      <w:del w:id="451" w:author="Elizabeth F" w:date="2017-11-02T16:05:00Z">
        <w:r>
          <w:delText xml:space="preserve"> or </w:delText>
        </w:r>
      </w:del>
      <w:ins w:id="452" w:author="Elizabeth F" w:date="2017-11-02T16:05:00Z">
        <w:r>
          <w:t xml:space="preserve"> </w:t>
        </w:r>
      </w:ins>
      <w:del w:id="453" w:author="Elizabeth F" w:date="2017-11-02T16:05:00Z">
        <w:r>
          <w:delText xml:space="preserve">(PV) </w:delText>
        </w:r>
      </w:del>
      <w:r>
        <w:t xml:space="preserve">mechanism </w:t>
      </w:r>
      <w:ins w:id="454" w:author="Elizabeth F" w:date="2017-11-02T16:05:00Z">
        <w:r>
          <w:t>(PV)</w:t>
        </w:r>
      </w:ins>
      <w:ins w:id="455" w:author="Megan Newcombe" w:date="2017-11-05T20:58:00Z">
        <w:r w:rsidR="000252EF">
          <w:t>, in which charge balance during H</w:t>
        </w:r>
        <w:r w:rsidR="000252EF" w:rsidRPr="000252EF">
          <w:rPr>
            <w:vertAlign w:val="superscript"/>
            <w:rPrChange w:id="456" w:author="Megan Newcombe" w:date="2017-11-05T20:58:00Z">
              <w:rPr/>
            </w:rPrChange>
          </w:rPr>
          <w:t>+</w:t>
        </w:r>
        <w:r w:rsidR="000252EF">
          <w:t xml:space="preserve"> migration is achieved via</w:t>
        </w:r>
      </w:ins>
      <w:ins w:id="457" w:author="Megan Newcombe" w:date="2017-11-05T21:09:00Z">
        <w:r w:rsidR="00D17552">
          <w:t xml:space="preserve"> a parallel flux of </w:t>
        </w:r>
        <w:commentRangeStart w:id="458"/>
        <w:r w:rsidR="00D17552">
          <w:t>meta</w:t>
        </w:r>
      </w:ins>
      <w:commentRangeEnd w:id="458"/>
      <w:ins w:id="459" w:author="Megan Newcombe" w:date="2017-11-05T21:14:00Z">
        <w:r w:rsidR="005C12E2">
          <w:rPr>
            <w:rStyle w:val="CommentReference"/>
          </w:rPr>
          <w:commentReference w:id="458"/>
        </w:r>
      </w:ins>
      <w:ins w:id="461" w:author="Megan Newcombe" w:date="2017-11-05T21:09:00Z">
        <w:r w:rsidR="00D17552">
          <w:t>l vacancies</w:t>
        </w:r>
      </w:ins>
      <w:ins w:id="462" w:author="Megan Newcombe" w:date="2017-11-05T20:58:00Z">
        <w:r w:rsidR="000252EF">
          <w:t xml:space="preserve"> </w:t>
        </w:r>
      </w:ins>
      <w:ins w:id="463" w:author="Elizabeth F" w:date="2017-11-02T16:05:00Z">
        <w:del w:id="464" w:author="Megan Newcombe" w:date="2017-11-05T20:58:00Z">
          <w:r w:rsidDel="000252EF">
            <w:delText xml:space="preserve"> </w:delText>
          </w:r>
        </w:del>
      </w:ins>
      <w:del w:id="465" w:author="Megan Newcombe" w:date="2017-11-05T20:58:00Z">
        <w:r w:rsidDel="000252EF">
          <w:delText>that relies on metal vacancy diffusion parallel to [001]</w:delText>
        </w:r>
      </w:del>
      <w:ins w:id="466" w:author="Elizabeth F" w:date="2017-11-02T16:05:00Z">
        <w:del w:id="467" w:author="Megan Newcombe" w:date="2017-11-05T20:58:00Z">
          <w:r w:rsidDel="000252EF">
            <w:delText xml:space="preserve">the crystallographic direction </w:delText>
          </w:r>
          <w:r w:rsidDel="000252EF">
            <w:rPr>
              <w:i/>
              <w:iCs/>
            </w:rPr>
            <w:delText>c</w:delText>
          </w:r>
        </w:del>
      </w:ins>
      <w:del w:id="468" w:author="Megan Newcombe" w:date="2017-11-05T20:58:00Z">
        <w:r w:rsidDel="000252EF">
          <w:delText xml:space="preserve"> </w:delText>
        </w:r>
      </w:del>
      <w:r>
        <w:fldChar w:fldCharType="begin"/>
      </w:r>
      <w:r>
        <w:instrText>ADDIN ZOTERO_ITEM CSL_CITATION {"citationID":"NvhXxM49","properties":{"formattedCitation":"(Kohlstedt and Mackwell 1998; Demouchy and Bolfan-Casanova 2016; Thoraval and Demouchy 2014; Demouchy and Mackwell 2006)","plainCitation":"(Kohlstedt and Mackwell 1998; Demouchy and Bolfan-Casanova 2016; Thoraval and Demouchy 2014;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J."}],"issued":{"date-parts":[["1998"]]}},"label":"page"},{"id":578,"uris":["http://zotero.org/users/3117169/items/8FVTEVA5"],"uri":["http://zotero.org/users/3117169/items/8FVTEVA5"],"itemData":{"id":578,"type":"article-journal","title":"Distribution and transport of hydrogen in the lithospheric mantle: A review","container-title":"Lithos","page":"402-425","volume":"240","ISSN":"0024-4937","shortTitle":"Distribution and transport of hydrogen in the lithospheric mantle: A review","author":[{"family":"Demouchy","given":"Sylvie"},{"family":"Bolfan-Casanova","given":"Nathalie"}],"issued":{"date-parts":[["2016"]]}},"label":"page"},{"id":1207,"uris":["http://zotero.org/users/3117169/items/KS9U4M9F"],"uri":["http://zotero.org/users/3117169/items/KS9U4M9F"],"itemData":{"id":1207,"type":"article-journal","title":"Numerical models of ionic diffusion in one and three dimensions: application to dehydration of mantle olivine","container-title":"Physics and Chemistry of Minerals","page":"709-723","volume":"41","issue":"9","archive_location":"WOS:000341924800005","DOI":"10.1007/s00269-014-0685-x","ISSN":"0342-1791","shortTitle":"Numerical models of ionic diffusion in one and three dimensions: application to dehydration of mantle olivine","author":[{"family":"Thoraval","given":"Catherine"},{"family":"Demouchy","given":"Sylvie"}],"issued":{"date-parts":[["2014",10]]}},"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469" w:name="__Fieldmark__1555_1561598236"/>
      <w:r>
        <w:t>(</w:t>
      </w:r>
      <w:bookmarkStart w:id="470" w:name="__Fieldmark__1536_2280461051"/>
      <w:proofErr w:type="spellStart"/>
      <w:r>
        <w:t>K</w:t>
      </w:r>
      <w:bookmarkStart w:id="471" w:name="__Fieldmark__1409_908293503"/>
      <w:r>
        <w:t>o</w:t>
      </w:r>
      <w:bookmarkStart w:id="472" w:name="__Fieldmark__8425_1777031281"/>
      <w:r>
        <w:t>h</w:t>
      </w:r>
      <w:bookmarkStart w:id="473" w:name="__Fieldmark__1404_2048093008"/>
      <w:r>
        <w:t>l</w:t>
      </w:r>
      <w:bookmarkStart w:id="474" w:name="__Fieldmark__1318_527255555"/>
      <w:r>
        <w:t>s</w:t>
      </w:r>
      <w:bookmarkStart w:id="475" w:name="__Fieldmark__1230_3642959469"/>
      <w:r>
        <w:t>t</w:t>
      </w:r>
      <w:bookmarkStart w:id="476" w:name="__Fieldmark__1196_2362112943"/>
      <w:r>
        <w:t>e</w:t>
      </w:r>
      <w:bookmarkStart w:id="477" w:name="__Fieldmark__1161_2049629825"/>
      <w:r>
        <w:t>d</w:t>
      </w:r>
      <w:bookmarkStart w:id="478" w:name="__Fieldmark__1126_687217606"/>
      <w:r>
        <w:t>t</w:t>
      </w:r>
      <w:bookmarkStart w:id="479" w:name="__Fieldmark__1091_2209115713"/>
      <w:proofErr w:type="spellEnd"/>
      <w:r>
        <w:t xml:space="preserve"> </w:t>
      </w:r>
      <w:bookmarkStart w:id="480" w:name="__Fieldmark__1058_1105856583"/>
      <w:r>
        <w:t>a</w:t>
      </w:r>
      <w:bookmarkStart w:id="481" w:name="__Fieldmark__1021_1929513578"/>
      <w:r>
        <w:t>n</w:t>
      </w:r>
      <w:bookmarkStart w:id="482" w:name="__Fieldmark__986_739104655"/>
      <w:r>
        <w:t>d</w:t>
      </w:r>
      <w:bookmarkStart w:id="483" w:name="__Fieldmark__950_462321902"/>
      <w:r>
        <w:t xml:space="preserve"> </w:t>
      </w:r>
      <w:bookmarkStart w:id="484" w:name="__Fieldmark__914_948816634"/>
      <w:r>
        <w:t>M</w:t>
      </w:r>
      <w:bookmarkStart w:id="485" w:name="__Fieldmark__878_2312622389"/>
      <w:r>
        <w:t>a</w:t>
      </w:r>
      <w:bookmarkStart w:id="486" w:name="__Fieldmark__841_2161409428"/>
      <w:r>
        <w:t>c</w:t>
      </w:r>
      <w:bookmarkStart w:id="487" w:name="__Fieldmark__803_188299688"/>
      <w:r>
        <w:t>k</w:t>
      </w:r>
      <w:bookmarkStart w:id="488" w:name="__Fieldmark__764_1216455718"/>
      <w:r>
        <w:t>w</w:t>
      </w:r>
      <w:bookmarkStart w:id="489" w:name="__Fieldmark__725_649753871"/>
      <w:r>
        <w:t>e</w:t>
      </w:r>
      <w:bookmarkStart w:id="490" w:name="__Fieldmark__686_2534479100"/>
      <w:r>
        <w:t>l</w:t>
      </w:r>
      <w:bookmarkStart w:id="491" w:name="__Fieldmark__647_1692434574"/>
      <w:r>
        <w:t>l</w:t>
      </w:r>
      <w:bookmarkStart w:id="492" w:name="__Fieldmark__608_148202576"/>
      <w:r>
        <w:t xml:space="preserve"> </w:t>
      </w:r>
      <w:bookmarkStart w:id="493" w:name="__Fieldmark__2141_2994147849"/>
      <w:r>
        <w:t>1</w:t>
      </w:r>
      <w:bookmarkStart w:id="494" w:name="__Fieldmark__529_3231691474"/>
      <w:r>
        <w:t>9</w:t>
      </w:r>
      <w:bookmarkStart w:id="495" w:name="__Fieldmark__489_3149341642"/>
      <w:r>
        <w:t>9</w:t>
      </w:r>
      <w:bookmarkStart w:id="496" w:name="__Fieldmark__449_4213078475"/>
      <w:r>
        <w:t>8</w:t>
      </w:r>
      <w:bookmarkStart w:id="497" w:name="__Fieldmark__409_4019975519"/>
      <w:r>
        <w:t>;</w:t>
      </w:r>
      <w:bookmarkStart w:id="498" w:name="__Fieldmark__369_3852820974"/>
      <w:r>
        <w:t xml:space="preserve"> </w:t>
      </w:r>
      <w:bookmarkStart w:id="499" w:name="__Fieldmark__329_3917936936"/>
      <w:r>
        <w:t>D</w:t>
      </w:r>
      <w:bookmarkStart w:id="500" w:name="__Fieldmark__289_3265051427"/>
      <w:r>
        <w:t>e</w:t>
      </w:r>
      <w:bookmarkStart w:id="501" w:name="__Fieldmark__249_837005789"/>
      <w:r>
        <w:t>m</w:t>
      </w:r>
      <w:bookmarkStart w:id="502" w:name="__Fieldmark__209_3470823330"/>
      <w:r>
        <w:t>o</w:t>
      </w:r>
      <w:bookmarkStart w:id="503" w:name="__Fieldmark__169_2630548144"/>
      <w:r>
        <w:t>u</w:t>
      </w:r>
      <w:bookmarkStart w:id="504" w:name="__Fieldmark__2521_2304565098"/>
      <w:r>
        <w:t>c</w:t>
      </w:r>
      <w:bookmarkStart w:id="505" w:name="__Fieldmark__170_2304565098"/>
      <w:r>
        <w:t>hy and Bolfan-Casanova 2016; Thoraval and Demouchy 2014; Demouchy and Mackwell 2006)</w:t>
      </w:r>
      <w:r>
        <w:fldChar w:fldCharType="end"/>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r>
        <w:t>.</w:t>
      </w:r>
      <w:ins w:id="506" w:author="Megan Newcombe" w:date="2017-11-05T21:10:00Z">
        <w:r w:rsidR="00D17552">
          <w:t xml:space="preserve"> </w:t>
        </w:r>
      </w:ins>
      <w:ins w:id="507" w:author="Megan Newcombe" w:date="2017-11-05T21:12:00Z">
        <w:r w:rsidR="00D17552">
          <w:t>H+ diffusion via the PP mechanism is observed to be fastest parallel to the crystallographic ‘a’ direction, while H+ diffusion by the PV mechanism is fastest along the crystallographic ‘c’ direction (refs</w:t>
        </w:r>
      </w:ins>
      <w:ins w:id="508" w:author="Megan Newcombe" w:date="2017-11-05T21:25:00Z">
        <w:r w:rsidR="00C15CE9">
          <w:t>).</w:t>
        </w:r>
      </w:ins>
      <w:del w:id="509" w:author="Megan Newcombe" w:date="2017-11-05T21:25:00Z">
        <w:r w:rsidDel="00C15CE9">
          <w:delText xml:space="preserve"> </w:delText>
        </w:r>
      </w:del>
      <w:ins w:id="510" w:author="Megan Newcombe" w:date="2017-11-05T21:20:00Z">
        <w:r w:rsidR="00317A6D">
          <w:t xml:space="preserve"> </w:t>
        </w:r>
      </w:ins>
      <w:del w:id="511" w:author="Megan Newcombe" w:date="2017-11-05T21:39:00Z">
        <w:r w:rsidDel="00961114">
          <w:delText>Yet even within</w:delText>
        </w:r>
      </w:del>
      <w:ins w:id="512" w:author="Megan Newcombe" w:date="2017-11-05T21:39:00Z">
        <w:r w:rsidR="00961114">
          <w:t>Within</w:t>
        </w:r>
      </w:ins>
      <w:r>
        <w:t xml:space="preserve"> this PP versus PV framework, significant disagreement exists. For example, in studies of olivine </w:t>
      </w:r>
      <w:proofErr w:type="spellStart"/>
      <w:r>
        <w:t>phenocrysts</w:t>
      </w:r>
      <w:proofErr w:type="spellEnd"/>
      <w:r>
        <w:t xml:space="preserve">,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513" w:name="__Fieldmark__1702_1561598236"/>
      <w:r>
        <w:t>L</w:t>
      </w:r>
      <w:bookmarkStart w:id="514" w:name="__Fieldmark__1679_2280461051"/>
      <w:r>
        <w:t>e</w:t>
      </w:r>
      <w:bookmarkStart w:id="515" w:name="__Fieldmark__1548_908293503"/>
      <w:r>
        <w:t xml:space="preserve"> </w:t>
      </w:r>
      <w:bookmarkStart w:id="516" w:name="__Fieldmark__8560_1777031281"/>
      <w:r>
        <w:t>V</w:t>
      </w:r>
      <w:bookmarkStart w:id="517" w:name="__Fieldmark__1535_2048093008"/>
      <w:r>
        <w:t>o</w:t>
      </w:r>
      <w:bookmarkStart w:id="518" w:name="__Fieldmark__1445_527255555"/>
      <w:r>
        <w:t>y</w:t>
      </w:r>
      <w:bookmarkStart w:id="519" w:name="__Fieldmark__1353_3642959469"/>
      <w:r>
        <w:t>e</w:t>
      </w:r>
      <w:bookmarkStart w:id="520" w:name="__Fieldmark__1315_2362112943"/>
      <w:r>
        <w:t>r</w:t>
      </w:r>
      <w:bookmarkStart w:id="521" w:name="__Fieldmark__1276_2049629825"/>
      <w:r>
        <w:t xml:space="preserve"> </w:t>
      </w:r>
      <w:bookmarkStart w:id="522" w:name="__Fieldmark__1237_687217606"/>
      <w:r>
        <w:t>e</w:t>
      </w:r>
      <w:bookmarkStart w:id="523" w:name="__Fieldmark__1198_2209115713"/>
      <w:r>
        <w:t>t</w:t>
      </w:r>
      <w:bookmarkStart w:id="524" w:name="__Fieldmark__1161_1105856583"/>
      <w:r>
        <w:t xml:space="preserve"> </w:t>
      </w:r>
      <w:bookmarkStart w:id="525" w:name="__Fieldmark__1120_1929513578"/>
      <w:r>
        <w:t>a</w:t>
      </w:r>
      <w:bookmarkStart w:id="526" w:name="__Fieldmark__1081_739104655"/>
      <w:r>
        <w:t>l</w:t>
      </w:r>
      <w:bookmarkStart w:id="527" w:name="__Fieldmark__1041_462321902"/>
      <w:r>
        <w:t>.</w:t>
      </w:r>
      <w:bookmarkStart w:id="528" w:name="__Fieldmark__1001_948816634"/>
      <w:r>
        <w:t xml:space="preserve"> </w:t>
      </w:r>
      <w:bookmarkStart w:id="529" w:name="__Fieldmark__961_2312622389"/>
      <w:r>
        <w:t>(</w:t>
      </w:r>
      <w:bookmarkStart w:id="530" w:name="__Fieldmark__920_2161409428"/>
      <w:r>
        <w:t>2</w:t>
      </w:r>
      <w:bookmarkStart w:id="531" w:name="__Fieldmark__878_188299688"/>
      <w:r>
        <w:t>0</w:t>
      </w:r>
      <w:bookmarkStart w:id="532" w:name="__Fieldmark__835_1216455718"/>
      <w:r>
        <w:t>1</w:t>
      </w:r>
      <w:bookmarkStart w:id="533" w:name="__Fieldmark__792_649753871"/>
      <w:r>
        <w:t>4</w:t>
      </w:r>
      <w:bookmarkStart w:id="534" w:name="__Fieldmark__749_2534479100"/>
      <w:r>
        <w:t>)</w:t>
      </w:r>
      <w:bookmarkStart w:id="535" w:name="__Fieldmark__706_1692434574"/>
      <w:r>
        <w:t>;</w:t>
      </w:r>
      <w:bookmarkStart w:id="536" w:name="__Fieldmark__663_148202576"/>
      <w:r>
        <w:t xml:space="preserve"> </w:t>
      </w:r>
      <w:bookmarkStart w:id="537" w:name="__Fieldmark__2192_2994147849"/>
      <w:r>
        <w:t>L</w:t>
      </w:r>
      <w:bookmarkStart w:id="538" w:name="__Fieldmark__576_3231691474"/>
      <w:r>
        <w:t>l</w:t>
      </w:r>
      <w:bookmarkStart w:id="539" w:name="__Fieldmark__532_3149341642"/>
      <w:r>
        <w:t>o</w:t>
      </w:r>
      <w:bookmarkStart w:id="540" w:name="__Fieldmark__488_4213078475"/>
      <w:r>
        <w:t>y</w:t>
      </w:r>
      <w:bookmarkStart w:id="541" w:name="__Fieldmark__444_4019975519"/>
      <w:r>
        <w:t>d</w:t>
      </w:r>
      <w:bookmarkStart w:id="542" w:name="__Fieldmark__400_3852820974"/>
      <w:r>
        <w:t xml:space="preserve"> </w:t>
      </w:r>
      <w:bookmarkStart w:id="543" w:name="__Fieldmark__356_3917936936"/>
      <w:r>
        <w:t>e</w:t>
      </w:r>
      <w:bookmarkStart w:id="544" w:name="__Fieldmark__312_3265051427"/>
      <w:r>
        <w:t>t</w:t>
      </w:r>
      <w:bookmarkStart w:id="545" w:name="__Fieldmark__268_837005789"/>
      <w:r>
        <w:t xml:space="preserve"> </w:t>
      </w:r>
      <w:bookmarkStart w:id="546" w:name="__Fieldmark__224_3470823330"/>
      <w:r>
        <w:t>a</w:t>
      </w:r>
      <w:bookmarkStart w:id="547" w:name="__Fieldmark__180_2630548144"/>
      <w:r>
        <w:t>l</w:t>
      </w:r>
      <w:bookmarkStart w:id="548" w:name="__Fieldmark__2528_2304565098"/>
      <w:r>
        <w:t>.</w:t>
      </w:r>
      <w:bookmarkStart w:id="549" w:name="__Fieldmark__179_2304565098"/>
      <w:r>
        <w:t xml:space="preserve"> (2013); and Hauri (2002)</w:t>
      </w:r>
      <w:r>
        <w:fldChar w:fldCharType="end"/>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t xml:space="preserve"> conclude that the most rapid H</w:t>
      </w:r>
      <w:r>
        <w:rPr>
          <w:vertAlign w:val="superscript"/>
        </w:rPr>
        <w:t>+</w:t>
      </w:r>
      <w:r>
        <w:t xml:space="preserve"> diffusion mechanism, PP</w:t>
      </w:r>
      <w:bookmarkStart w:id="550" w:name="__Fieldmark__2537_2304565098"/>
      <w:bookmarkStart w:id="551" w:name="__Fieldmark__186_2304565098"/>
      <w:bookmarkStart w:id="552" w:name="__Fieldmark__1574_527255555"/>
      <w:bookmarkEnd w:id="550"/>
      <w:bookmarkEnd w:id="551"/>
      <w:bookmarkEnd w:id="552"/>
      <w:r>
        <w:t xml:space="preserve">, is likely operational,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53" w:name="__Fieldmark__1861_1561598236"/>
      <w:r>
        <w:t>M</w:t>
      </w:r>
      <w:bookmarkStart w:id="554" w:name="__Fieldmark__1834_2280461051"/>
      <w:r>
        <w:t>i</w:t>
      </w:r>
      <w:bookmarkStart w:id="555" w:name="__Fieldmark__1699_908293503"/>
      <w:r>
        <w:t>r</w:t>
      </w:r>
      <w:bookmarkStart w:id="556" w:name="__Fieldmark__8707_1777031281"/>
      <w:r>
        <w:t>o</w:t>
      </w:r>
      <w:bookmarkStart w:id="557" w:name="__Fieldmark__1679_2048093008"/>
      <w:r>
        <w:t>n</w:t>
      </w:r>
      <w:bookmarkStart w:id="558" w:name="__Fieldmark__1699_527255555"/>
      <w:r>
        <w:t>o</w:t>
      </w:r>
      <w:bookmarkStart w:id="559" w:name="__Fieldmark__1600_3642959469"/>
      <w:r>
        <w:t>v</w:t>
      </w:r>
      <w:bookmarkStart w:id="560" w:name="__Fieldmark__1555_2362112943"/>
      <w:r>
        <w:t xml:space="preserve"> </w:t>
      </w:r>
      <w:bookmarkStart w:id="561" w:name="__Fieldmark__1508_2049629825"/>
      <w:r>
        <w:t>e</w:t>
      </w:r>
      <w:bookmarkStart w:id="562" w:name="__Fieldmark__1461_687217606"/>
      <w:r>
        <w:t>t</w:t>
      </w:r>
      <w:bookmarkStart w:id="563" w:name="__Fieldmark__1414_2209115713"/>
      <w:r>
        <w:t xml:space="preserve"> </w:t>
      </w:r>
      <w:bookmarkStart w:id="564" w:name="__Fieldmark__1369_1105856583"/>
      <w:r>
        <w:t>a</w:t>
      </w:r>
      <w:bookmarkStart w:id="565" w:name="__Fieldmark__1320_1929513578"/>
      <w:r>
        <w:t>l</w:t>
      </w:r>
      <w:bookmarkStart w:id="566" w:name="__Fieldmark__1273_739104655"/>
      <w:r>
        <w:t>.</w:t>
      </w:r>
      <w:bookmarkStart w:id="567" w:name="__Fieldmark__1225_462321902"/>
      <w:r>
        <w:t xml:space="preserve"> </w:t>
      </w:r>
      <w:bookmarkStart w:id="568" w:name="__Fieldmark__1177_948816634"/>
      <w:r>
        <w:t>(</w:t>
      </w:r>
      <w:bookmarkStart w:id="569" w:name="__Fieldmark__1129_2312622389"/>
      <w:r>
        <w:t>2</w:t>
      </w:r>
      <w:bookmarkStart w:id="570" w:name="__Fieldmark__1080_2161409428"/>
      <w:r>
        <w:t>0</w:t>
      </w:r>
      <w:bookmarkStart w:id="571" w:name="__Fieldmark__1030_188299688"/>
      <w:r>
        <w:t>1</w:t>
      </w:r>
      <w:bookmarkStart w:id="572" w:name="__Fieldmark__979_1216455718"/>
      <w:r>
        <w:t>5</w:t>
      </w:r>
      <w:bookmarkStart w:id="573" w:name="__Fieldmark__928_649753871"/>
      <w:r>
        <w:t>)</w:t>
      </w:r>
      <w:bookmarkStart w:id="574" w:name="__Fieldmark__877_2534479100"/>
      <w:r>
        <w:t>;</w:t>
      </w:r>
      <w:bookmarkStart w:id="575" w:name="__Fieldmark__826_1692434574"/>
      <w:r>
        <w:t xml:space="preserve"> </w:t>
      </w:r>
      <w:bookmarkStart w:id="576" w:name="__Fieldmark__775_148202576"/>
      <w:r>
        <w:t>P</w:t>
      </w:r>
      <w:bookmarkStart w:id="577" w:name="__Fieldmark__2296_2994147849"/>
      <w:r>
        <w:t>o</w:t>
      </w:r>
      <w:bookmarkStart w:id="578" w:name="__Fieldmark__672_3231691474"/>
      <w:r>
        <w:t>r</w:t>
      </w:r>
      <w:bookmarkStart w:id="579" w:name="__Fieldmark__620_3149341642"/>
      <w:r>
        <w:t>t</w:t>
      </w:r>
      <w:bookmarkStart w:id="580" w:name="__Fieldmark__568_4213078475"/>
      <w:r>
        <w:t>n</w:t>
      </w:r>
      <w:bookmarkStart w:id="581" w:name="__Fieldmark__516_4019975519"/>
      <w:r>
        <w:t>y</w:t>
      </w:r>
      <w:bookmarkStart w:id="582" w:name="__Fieldmark__464_3852820974"/>
      <w:r>
        <w:t>a</w:t>
      </w:r>
      <w:bookmarkStart w:id="583" w:name="__Fieldmark__412_3917936936"/>
      <w:r>
        <w:t>g</w:t>
      </w:r>
      <w:bookmarkStart w:id="584" w:name="__Fieldmark__360_3265051427"/>
      <w:r>
        <w:t>i</w:t>
      </w:r>
      <w:bookmarkStart w:id="585" w:name="__Fieldmark__308_837005789"/>
      <w:r>
        <w:t>n</w:t>
      </w:r>
      <w:bookmarkStart w:id="586" w:name="__Fieldmark__256_3470823330"/>
      <w:r>
        <w:t xml:space="preserve"> </w:t>
      </w:r>
      <w:bookmarkStart w:id="587" w:name="__Fieldmark__204_2630548144"/>
      <w:r>
        <w:t>e</w:t>
      </w:r>
      <w:bookmarkStart w:id="588" w:name="__Fieldmark__2544_2304565098"/>
      <w:r>
        <w:t>t</w:t>
      </w:r>
      <w:bookmarkStart w:id="589" w:name="__Fieldmark__191_2304565098"/>
      <w:r>
        <w:t xml:space="preserve"> al. (2008); Chen et al. (2011); and Gaetani et al. (2012)</w:t>
      </w:r>
      <w:r>
        <w:fldChar w:fldCharType="end"/>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r>
        <w:t xml:space="preserve"> suggest that relatively slow PV diffusion is dominant. The major goal of this work is to better understand which diffusivity to use for </w:t>
      </w:r>
      <w:del w:id="590" w:author="Elizabeth F" w:date="2017-11-02T16:06:00Z">
        <w:r>
          <w:delText xml:space="preserve">a </w:delText>
        </w:r>
      </w:del>
      <w:r>
        <w:t>applications that involve H</w:t>
      </w:r>
      <w:r>
        <w:rPr>
          <w:vertAlign w:val="superscript"/>
        </w:rPr>
        <w:t>+</w:t>
      </w:r>
      <w:r>
        <w:t xml:space="preserve"> diffusion in natural </w:t>
      </w:r>
      <w:commentRangeStart w:id="591"/>
      <w:r>
        <w:t>olivine.</w:t>
      </w:r>
      <w:commentRangeEnd w:id="591"/>
      <w:r w:rsidR="00C15CE9">
        <w:rPr>
          <w:rStyle w:val="CommentReference"/>
        </w:rPr>
        <w:commentReference w:id="591"/>
      </w:r>
    </w:p>
    <w:p w14:paraId="66070F77" w14:textId="77777777" w:rsidR="00401795" w:rsidRDefault="008A2967">
      <w:pPr>
        <w:pStyle w:val="Heading1"/>
      </w:pPr>
      <w:r>
        <w:t>Methods</w:t>
      </w:r>
    </w:p>
    <w:p w14:paraId="37E922AB" w14:textId="77777777" w:rsidR="00401795" w:rsidRDefault="008A2967">
      <w:r>
        <w:t>We provide, for the first time, time-series data showing H</w:t>
      </w:r>
      <w:r>
        <w:rPr>
          <w:vertAlign w:val="superscript"/>
        </w:rPr>
        <w:t>+</w:t>
      </w:r>
      <w:r>
        <w:t xml:space="preserve"> loss from the same single crystal of Fe-bearing olivine. We do this for two </w:t>
      </w:r>
      <w:proofErr w:type="spellStart"/>
      <w:r>
        <w:t>olivines</w:t>
      </w:r>
      <w:proofErr w:type="spellEnd"/>
      <w:r>
        <w:t xml:space="preserve">: a partially hydrated </w:t>
      </w:r>
      <w:proofErr w:type="spellStart"/>
      <w:r>
        <w:t>xenolithic</w:t>
      </w:r>
      <w:proofErr w:type="spellEnd"/>
      <w:r>
        <w:t xml:space="preserve"> olivine from San Carlos and a </w:t>
      </w:r>
      <w:proofErr w:type="spellStart"/>
      <w:r>
        <w:t>phenocryst</w:t>
      </w:r>
      <w:proofErr w:type="spellEnd"/>
      <w:r>
        <w:t xml:space="preserve"> from Kilauea </w:t>
      </w:r>
      <w:proofErr w:type="spellStart"/>
      <w:r>
        <w:t>Iki</w:t>
      </w:r>
      <w:proofErr w:type="spellEnd"/>
      <w:r>
        <w:t>. These data are coupled with independent estimates of</w:t>
      </w:r>
      <w:del w:id="592" w:author="Elizabeth F" w:date="2017-11-02T16:08:00Z">
        <w:r>
          <w:delText xml:space="preserve"> the </w:delText>
        </w:r>
      </w:del>
      <w:ins w:id="593" w:author="Elizabeth F" w:date="2017-11-02T16:08:00Z">
        <w:r>
          <w:t xml:space="preserve"> </w:t>
        </w:r>
      </w:ins>
      <w:r>
        <w:t>the H</w:t>
      </w:r>
      <w:r>
        <w:rPr>
          <w:vertAlign w:val="superscript"/>
        </w:rPr>
        <w:t>+</w:t>
      </w:r>
      <w:r>
        <w:t xml:space="preserve"> diffusivity </w:t>
      </w:r>
      <w:r>
        <w:lastRenderedPageBreak/>
        <w:t>based on H</w:t>
      </w:r>
      <w:r>
        <w:rPr>
          <w:vertAlign w:val="superscript"/>
        </w:rPr>
        <w:t>+</w:t>
      </w:r>
      <w:r>
        <w:t xml:space="preserve"> zonation patterns in a second Kilauea </w:t>
      </w:r>
      <w:proofErr w:type="spellStart"/>
      <w:r>
        <w:t>Iki</w:t>
      </w:r>
      <w:proofErr w:type="spellEnd"/>
      <w:r>
        <w:t xml:space="preserve"> </w:t>
      </w:r>
      <w:proofErr w:type="spellStart"/>
      <w:r>
        <w:t>phenocryst</w:t>
      </w:r>
      <w:proofErr w:type="spellEnd"/>
      <w:r>
        <w:t xml:space="preserve"> to produce a set of generic Arrhenius laws for H</w:t>
      </w:r>
      <w:r>
        <w:rPr>
          <w:vertAlign w:val="superscript"/>
        </w:rPr>
        <w:t>+</w:t>
      </w:r>
      <w:r>
        <w:t xml:space="preserve"> diffusion in natural olivine</w:t>
      </w:r>
      <w:ins w:id="594" w:author="Elizabeth F" w:date="2017-11-02T16:08:00Z">
        <w:r>
          <w:t xml:space="preserve"> with </w:t>
        </w:r>
        <w:proofErr w:type="spellStart"/>
        <w:r>
          <w:t>forsterite</w:t>
        </w:r>
        <w:proofErr w:type="spellEnd"/>
        <w:r>
          <w:t xml:space="preserve"> numbers </w:t>
        </w:r>
      </w:ins>
      <w:ins w:id="595" w:author="Elizabeth F" w:date="2017-11-02T16:09:00Z">
        <w:r>
          <w:t>between 86 and 90</w:t>
        </w:r>
      </w:ins>
      <w:r>
        <w:t>.</w:t>
      </w:r>
    </w:p>
    <w:p w14:paraId="05E3DD2E" w14:textId="77777777" w:rsidR="00401795" w:rsidRDefault="008A2967">
      <w:pPr>
        <w:pStyle w:val="Heading2"/>
      </w:pPr>
      <w:r>
        <w:t>Sample selection</w:t>
      </w:r>
    </w:p>
    <w:p w14:paraId="11A8E623" w14:textId="77777777" w:rsidR="00401795" w:rsidRDefault="008A2967">
      <w:proofErr w:type="spellStart"/>
      <w:r>
        <w:t>Olivines</w:t>
      </w:r>
      <w:proofErr w:type="spellEnd"/>
      <w:r>
        <w:t xml:space="preserve"> from San Carlos, AZ and Kilauea </w:t>
      </w:r>
      <w:proofErr w:type="spellStart"/>
      <w:r>
        <w:t>Iki</w:t>
      </w:r>
      <w:proofErr w:type="spellEnd"/>
      <w:r>
        <w:t xml:space="preserve"> were chemically characterized and used for H</w:t>
      </w:r>
      <w:r>
        <w:rPr>
          <w:vertAlign w:val="superscript"/>
        </w:rPr>
        <w:t>+</w:t>
      </w:r>
      <w:r>
        <w:t xml:space="preserve"> diffusion experiments. The San Carlos olivine was provided by David </w:t>
      </w:r>
      <w:proofErr w:type="spellStart"/>
      <w:r>
        <w:t>Kohlstedt</w:t>
      </w:r>
      <w:proofErr w:type="spellEnd"/>
      <w:r>
        <w:t xml:space="preserve">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96" w:name="__Fieldmark__2025_1561598236"/>
      <w:r>
        <w:t>(</w:t>
      </w:r>
      <w:bookmarkStart w:id="597" w:name="__Fieldmark__1994_2280461051"/>
      <w:r>
        <w:t>M</w:t>
      </w:r>
      <w:bookmarkStart w:id="598" w:name="__Fieldmark__1855_908293503"/>
      <w:r>
        <w:t>a</w:t>
      </w:r>
      <w:bookmarkStart w:id="599" w:name="__Fieldmark__8859_1777031281"/>
      <w:r>
        <w:t>c</w:t>
      </w:r>
      <w:bookmarkStart w:id="600" w:name="__Fieldmark__1841_2048093008"/>
      <w:r>
        <w:t>k</w:t>
      </w:r>
      <w:bookmarkStart w:id="601" w:name="__Fieldmark__1833_527255555"/>
      <w:r>
        <w:t>w</w:t>
      </w:r>
      <w:bookmarkStart w:id="602" w:name="__Fieldmark__1728_3642959469"/>
      <w:r>
        <w:t>e</w:t>
      </w:r>
      <w:bookmarkStart w:id="603" w:name="__Fieldmark__1679_2362112943"/>
      <w:r>
        <w:t>l</w:t>
      </w:r>
      <w:bookmarkStart w:id="604" w:name="__Fieldmark__1628_2049629825"/>
      <w:r>
        <w:t>l</w:t>
      </w:r>
      <w:bookmarkStart w:id="605" w:name="__Fieldmark__1577_687217606"/>
      <w:r>
        <w:t xml:space="preserve"> </w:t>
      </w:r>
      <w:bookmarkStart w:id="606" w:name="__Fieldmark__1526_2209115713"/>
      <w:r>
        <w:t>a</w:t>
      </w:r>
      <w:bookmarkStart w:id="607" w:name="__Fieldmark__1477_1105856583"/>
      <w:r>
        <w:t>n</w:t>
      </w:r>
      <w:bookmarkStart w:id="608" w:name="__Fieldmark__1424_1929513578"/>
      <w:r>
        <w:t>d</w:t>
      </w:r>
      <w:bookmarkStart w:id="609" w:name="__Fieldmark__1373_739104655"/>
      <w:r>
        <w:t xml:space="preserve"> </w:t>
      </w:r>
      <w:bookmarkStart w:id="610" w:name="__Fieldmark__1321_462321902"/>
      <w:r>
        <w:t>K</w:t>
      </w:r>
      <w:bookmarkStart w:id="611" w:name="__Fieldmark__1269_948816634"/>
      <w:r>
        <w:t>o</w:t>
      </w:r>
      <w:bookmarkStart w:id="612" w:name="__Fieldmark__1217_2312622389"/>
      <w:r>
        <w:t>h</w:t>
      </w:r>
      <w:bookmarkStart w:id="613" w:name="__Fieldmark__1164_2161409428"/>
      <w:r>
        <w:t>l</w:t>
      </w:r>
      <w:bookmarkStart w:id="614" w:name="__Fieldmark__1110_188299688"/>
      <w:r>
        <w:t>s</w:t>
      </w:r>
      <w:bookmarkStart w:id="615" w:name="__Fieldmark__1055_1216455718"/>
      <w:r>
        <w:t>t</w:t>
      </w:r>
      <w:bookmarkStart w:id="616" w:name="__Fieldmark__1000_649753871"/>
      <w:r>
        <w:t>e</w:t>
      </w:r>
      <w:bookmarkStart w:id="617" w:name="__Fieldmark__945_2534479100"/>
      <w:r>
        <w:t>d</w:t>
      </w:r>
      <w:bookmarkStart w:id="618" w:name="__Fieldmark__890_1692434574"/>
      <w:r>
        <w:t>t</w:t>
      </w:r>
      <w:bookmarkStart w:id="619" w:name="__Fieldmark__835_148202576"/>
      <w:r>
        <w:t xml:space="preserve"> </w:t>
      </w:r>
      <w:bookmarkStart w:id="620" w:name="__Fieldmark__2352_2994147849"/>
      <w:r>
        <w:t>1</w:t>
      </w:r>
      <w:bookmarkStart w:id="621" w:name="__Fieldmark__724_3231691474"/>
      <w:r>
        <w:t>9</w:t>
      </w:r>
      <w:bookmarkStart w:id="622" w:name="__Fieldmark__668_3149341642"/>
      <w:r>
        <w:t>9</w:t>
      </w:r>
      <w:bookmarkStart w:id="623" w:name="__Fieldmark__612_4213078475"/>
      <w:r>
        <w:t>0</w:t>
      </w:r>
      <w:bookmarkStart w:id="624" w:name="__Fieldmark__556_4019975519"/>
      <w:r>
        <w:t>;</w:t>
      </w:r>
      <w:bookmarkStart w:id="625" w:name="__Fieldmark__500_3852820974"/>
      <w:r>
        <w:t xml:space="preserve"> </w:t>
      </w:r>
      <w:bookmarkStart w:id="626" w:name="__Fieldmark__444_3917936936"/>
      <w:r>
        <w:t>K</w:t>
      </w:r>
      <w:bookmarkStart w:id="627" w:name="__Fieldmark__388_3265051427"/>
      <w:r>
        <w:t>o</w:t>
      </w:r>
      <w:bookmarkStart w:id="628" w:name="__Fieldmark__332_837005789"/>
      <w:r>
        <w:t>h</w:t>
      </w:r>
      <w:bookmarkStart w:id="629" w:name="__Fieldmark__276_3470823330"/>
      <w:r>
        <w:t>l</w:t>
      </w:r>
      <w:bookmarkStart w:id="630" w:name="__Fieldmark__220_2630548144"/>
      <w:r>
        <w:t>s</w:t>
      </w:r>
      <w:bookmarkStart w:id="631" w:name="__Fieldmark__2556_2304565098"/>
      <w:r>
        <w:t>t</w:t>
      </w:r>
      <w:bookmarkStart w:id="632" w:name="__Fieldmark__220_2304565098"/>
      <w:r>
        <w:t>edt and Mackwell 1998)</w:t>
      </w:r>
      <w:r>
        <w:fldChar w:fldCharType="end"/>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t xml:space="preserve">. Here we extend that work by examining site-specific dehydration behavior. The Kilauea </w:t>
      </w:r>
      <w:proofErr w:type="spellStart"/>
      <w:r>
        <w:t>Iki</w:t>
      </w:r>
      <w:proofErr w:type="spellEnd"/>
      <w:r>
        <w:t xml:space="preserve"> </w:t>
      </w:r>
      <w:proofErr w:type="spellStart"/>
      <w:r>
        <w:t>olivines</w:t>
      </w:r>
      <w:proofErr w:type="spellEnd"/>
      <w:r>
        <w:t xml:space="preserve"> were collected from scoria from the 1959 Episode 1 eruption of K</w:t>
      </w:r>
      <w:r>
        <w:rPr>
          <w:rFonts w:cstheme="minorHAnsi"/>
        </w:rPr>
        <w:t>i</w:t>
      </w:r>
      <w:r>
        <w:t xml:space="preserve">lauea </w:t>
      </w:r>
      <w:proofErr w:type="spellStart"/>
      <w:r>
        <w:t>Ik</w:t>
      </w:r>
      <w:r>
        <w:rPr>
          <w:rFonts w:cstheme="minorHAnsi"/>
        </w:rPr>
        <w:t>i</w:t>
      </w:r>
      <w:proofErr w:type="spellEnd"/>
      <w:r>
        <w:t xml:space="preserve"> and have been described in detail by David </w:t>
      </w:r>
      <w:commentRangeStart w:id="633"/>
      <w:r>
        <w:t>Ferguso</w:t>
      </w:r>
      <w:commentRangeEnd w:id="633"/>
      <w:r w:rsidR="00961114">
        <w:rPr>
          <w:rStyle w:val="CommentReference"/>
        </w:rPr>
        <w:commentReference w:id="633"/>
      </w:r>
      <w:r>
        <w:t xml:space="preserve">n </w:t>
      </w:r>
      <w:r>
        <w:fldChar w:fldCharType="begin"/>
      </w:r>
      <w:r>
        <w:instrText>ADDIN ZOTERO_TEMP</w:instrText>
      </w:r>
      <w:r>
        <w:fldChar w:fldCharType="separate"/>
      </w:r>
      <w:bookmarkStart w:id="634" w:name="__Fieldmark__2176_1561598236"/>
      <w:r>
        <w:rPr>
          <w:rFonts w:cs="Calibri"/>
        </w:rPr>
        <w:t>(</w:t>
      </w:r>
      <w:bookmarkStart w:id="635" w:name="__Fieldmark__2141_2280461051"/>
      <w:r>
        <w:rPr>
          <w:rFonts w:cs="Calibri"/>
        </w:rPr>
        <w:t>F</w:t>
      </w:r>
      <w:bookmarkStart w:id="636" w:name="__Fieldmark__1998_908293503"/>
      <w:r>
        <w:rPr>
          <w:rFonts w:cs="Calibri"/>
        </w:rPr>
        <w:t>e</w:t>
      </w:r>
      <w:bookmarkStart w:id="637" w:name="__Fieldmark__8998_1777031281"/>
      <w:r>
        <w:rPr>
          <w:rFonts w:cs="Calibri"/>
        </w:rPr>
        <w:t>r</w:t>
      </w:r>
      <w:bookmarkStart w:id="638" w:name="__Fieldmark__1976_2048093008"/>
      <w:r>
        <w:rPr>
          <w:rFonts w:cs="Calibri"/>
        </w:rPr>
        <w:t>g</w:t>
      </w:r>
      <w:bookmarkStart w:id="639" w:name="__Fieldmark__1964_527255555"/>
      <w:r>
        <w:rPr>
          <w:rFonts w:cs="Calibri"/>
        </w:rPr>
        <w:t>u</w:t>
      </w:r>
      <w:bookmarkStart w:id="640" w:name="__Fieldmark__1855_3642959469"/>
      <w:r>
        <w:rPr>
          <w:rFonts w:cs="Calibri"/>
        </w:rPr>
        <w:t>s</w:t>
      </w:r>
      <w:bookmarkStart w:id="641" w:name="__Fieldmark__1802_2362112943"/>
      <w:r>
        <w:rPr>
          <w:rFonts w:cs="Calibri"/>
        </w:rPr>
        <w:t>o</w:t>
      </w:r>
      <w:bookmarkStart w:id="642" w:name="__Fieldmark__1747_2049629825"/>
      <w:r>
        <w:rPr>
          <w:rFonts w:cs="Calibri"/>
        </w:rPr>
        <w:t>n</w:t>
      </w:r>
      <w:bookmarkStart w:id="643" w:name="__Fieldmark__1692_687217606"/>
      <w:r>
        <w:rPr>
          <w:rFonts w:cs="Calibri"/>
        </w:rPr>
        <w:t xml:space="preserve"> </w:t>
      </w:r>
      <w:bookmarkStart w:id="644" w:name="__Fieldmark__1637_2209115713"/>
      <w:r>
        <w:rPr>
          <w:rFonts w:cs="Calibri"/>
        </w:rPr>
        <w:t>e</w:t>
      </w:r>
      <w:bookmarkStart w:id="645" w:name="__Fieldmark__1584_1105856583"/>
      <w:r>
        <w:rPr>
          <w:rFonts w:cs="Calibri"/>
        </w:rPr>
        <w:t>t</w:t>
      </w:r>
      <w:bookmarkStart w:id="646" w:name="__Fieldmark__1527_1929513578"/>
      <w:r>
        <w:rPr>
          <w:rFonts w:cs="Calibri"/>
        </w:rPr>
        <w:t xml:space="preserve"> </w:t>
      </w:r>
      <w:bookmarkStart w:id="647" w:name="__Fieldmark__1472_739104655"/>
      <w:r>
        <w:rPr>
          <w:rFonts w:cs="Calibri"/>
        </w:rPr>
        <w:t>a</w:t>
      </w:r>
      <w:bookmarkStart w:id="648" w:name="__Fieldmark__1416_462321902"/>
      <w:r>
        <w:rPr>
          <w:rFonts w:cs="Calibri"/>
        </w:rPr>
        <w:t>l</w:t>
      </w:r>
      <w:bookmarkStart w:id="649" w:name="__Fieldmark__1360_948816634"/>
      <w:r>
        <w:rPr>
          <w:rFonts w:cs="Calibri"/>
        </w:rPr>
        <w:t>.</w:t>
      </w:r>
      <w:bookmarkStart w:id="650" w:name="__Fieldmark__1304_2312622389"/>
      <w:r>
        <w:rPr>
          <w:rFonts w:cs="Calibri"/>
        </w:rPr>
        <w:t xml:space="preserve"> </w:t>
      </w:r>
      <w:bookmarkStart w:id="651" w:name="__Fieldmark__1247_2161409428"/>
      <w:r>
        <w:rPr>
          <w:rFonts w:cs="Calibri"/>
        </w:rPr>
        <w:t>2</w:t>
      </w:r>
      <w:bookmarkStart w:id="652" w:name="__Fieldmark__1189_188299688"/>
      <w:r>
        <w:rPr>
          <w:rFonts w:cs="Calibri"/>
        </w:rPr>
        <w:t>0</w:t>
      </w:r>
      <w:bookmarkStart w:id="653" w:name="__Fieldmark__1130_1216455718"/>
      <w:r>
        <w:rPr>
          <w:rFonts w:cs="Calibri"/>
        </w:rPr>
        <w:t>1</w:t>
      </w:r>
      <w:bookmarkStart w:id="654" w:name="__Fieldmark__1071_649753871"/>
      <w:r>
        <w:rPr>
          <w:rFonts w:cs="Calibri"/>
        </w:rPr>
        <w:t>6</w:t>
      </w:r>
      <w:bookmarkStart w:id="655" w:name="__Fieldmark__1012_2534479100"/>
      <w:r>
        <w:rPr>
          <w:rFonts w:cs="Calibri"/>
        </w:rPr>
        <w:t>)</w:t>
      </w:r>
      <w:bookmarkStart w:id="656" w:name="__Fieldmark__953_1692434574"/>
      <w:r>
        <w:fldChar w:fldCharType="end"/>
      </w:r>
      <w:bookmarkStart w:id="657" w:name="__Fieldmark__2407_2994147849"/>
      <w:bookmarkStart w:id="658" w:name="__Fieldmark__715_3149341642"/>
      <w:bookmarkStart w:id="659" w:name="__Fieldmark__595_4019975519"/>
      <w:bookmarkStart w:id="660" w:name="__Fieldmark__475_3917936936"/>
      <w:bookmarkStart w:id="661" w:name="__Fieldmark__355_837005789"/>
      <w:bookmarkStart w:id="662" w:name="__Fieldmark__235_2630548144"/>
      <w:bookmarkStart w:id="663" w:name="__Fieldmark__239_2304565098"/>
      <w:bookmarkStart w:id="664" w:name="__Fieldmark__2567_2304565098"/>
      <w:bookmarkStart w:id="665" w:name="__Fieldmark__295_3470823330"/>
      <w:bookmarkStart w:id="666" w:name="__Fieldmark__415_3265051427"/>
      <w:bookmarkStart w:id="667" w:name="__Fieldmark__535_3852820974"/>
      <w:bookmarkStart w:id="668" w:name="__Fieldmark__655_4213078475"/>
      <w:bookmarkStart w:id="669" w:name="__Fieldmark__775_3231691474"/>
      <w:bookmarkStart w:id="670" w:name="__Fieldmark__894_148202576"/>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r>
        <w:t xml:space="preserve">, </w:t>
      </w:r>
      <w:proofErr w:type="gramStart"/>
      <w:r>
        <w:t>who</w:t>
      </w:r>
      <w:proofErr w:type="gramEnd"/>
      <w:r>
        <w:t xml:space="preserve"> provided the samples. The Kilauea </w:t>
      </w:r>
      <w:proofErr w:type="spellStart"/>
      <w:r>
        <w:t>Iki</w:t>
      </w:r>
      <w:proofErr w:type="spellEnd"/>
      <w:r>
        <w:t xml:space="preserve"> samples are of great interest because they provide the first direct experimental measurements of H</w:t>
      </w:r>
      <w:ins w:id="671" w:author="Elizabeth F" w:date="2017-11-02T16:10:00Z">
        <w:r>
          <w:rPr>
            <w:vertAlign w:val="superscript"/>
          </w:rPr>
          <w:t>+</w:t>
        </w:r>
      </w:ins>
      <w:r>
        <w:t xml:space="preserve"> diffusion in all 3 crystallographic directions of inclusion-free olivine </w:t>
      </w:r>
      <w:proofErr w:type="spellStart"/>
      <w:r>
        <w:t>phenocrysts</w:t>
      </w:r>
      <w:proofErr w:type="spellEnd"/>
      <w:r>
        <w:t>, and, because independent estimates of the decompression rate already exist (Ferguson et al. 2016)</w:t>
      </w:r>
      <w:del w:id="672" w:author="Elizabeth F" w:date="2017-11-02T16:10:00Z">
        <w:r>
          <w:delText>, w</w:delText>
        </w:r>
      </w:del>
      <w:ins w:id="673" w:author="Elizabeth F" w:date="2017-11-02T16:10:00Z">
        <w:r>
          <w:t>. W</w:t>
        </w:r>
      </w:ins>
      <w:r>
        <w:t xml:space="preserve">e </w:t>
      </w:r>
      <w:del w:id="674" w:author="Elizabeth F" w:date="2017-11-02T16:11:00Z">
        <w:r>
          <w:delText xml:space="preserve">can </w:delText>
        </w:r>
      </w:del>
      <w:ins w:id="675" w:author="Elizabeth F" w:date="2017-11-02T16:11:00Z">
        <w:r>
          <w:t xml:space="preserve">can </w:t>
        </w:r>
      </w:ins>
      <w:r>
        <w:t>also estimate the hydrogen diffusivity in the olivine during its actual ascent.</w:t>
      </w:r>
    </w:p>
    <w:p w14:paraId="17917794" w14:textId="77777777" w:rsidR="00401795" w:rsidRDefault="008A2967">
      <w:pPr>
        <w:pStyle w:val="Heading2"/>
      </w:pPr>
      <w:r>
        <w:t>Sample preparation</w:t>
      </w:r>
    </w:p>
    <w:p w14:paraId="42A51858" w14:textId="77777777" w:rsidR="00401795" w:rsidRDefault="008A2967">
      <w: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proofErr w:type="spellStart"/>
      <w:r>
        <w:rPr>
          <w:rFonts w:cstheme="minorHAnsi"/>
        </w:rPr>
        <w:t>μ</w:t>
      </w:r>
      <w:r>
        <w:t>m</w:t>
      </w:r>
      <w:proofErr w:type="spellEnd"/>
      <w:r>
        <w:t xml:space="preserve"> diamond paste and used to estimate the initial </w:t>
      </w:r>
      <w:del w:id="676" w:author="Elizabeth F" w:date="2017-11-02T16:11:00Z">
        <w:r>
          <w:delText>water</w:delText>
        </w:r>
      </w:del>
      <w:ins w:id="677" w:author="Elizabeth F" w:date="2017-11-02T16:11:00Z">
        <w:r>
          <w:t>H</w:t>
        </w:r>
        <w:r>
          <w:rPr>
            <w:vertAlign w:val="superscript"/>
          </w:rPr>
          <w:t>+</w:t>
        </w:r>
      </w:ins>
      <w:r>
        <w:t xml:space="preserve"> concentration by FTIR. Additional pieces of SC1 were used to test the hydration procedure, and pieces SC1-7 (IGSN: IEFERJAI9) and SC1-2 (IGSN: IEFERJAI4) were partially hydrated and then polished with 0</w:t>
      </w:r>
      <w:proofErr w:type="gramStart"/>
      <w:r>
        <w:t>.25 </w:t>
      </w:r>
      <w:proofErr w:type="spellStart"/>
      <w:r>
        <w:rPr>
          <w:rFonts w:cstheme="minorHAnsi"/>
        </w:rPr>
        <w:t>μ</w:t>
      </w:r>
      <w:r>
        <w:t>m</w:t>
      </w:r>
      <w:proofErr w:type="spellEnd"/>
      <w:proofErr w:type="gramEnd"/>
      <w:r>
        <w:t xml:space="preserve"> diamond paste for FTIR. SC1-2 was then sequentially dehydrated with FTIR profiles measured after each dehydration step and afterwards analyzed by electron microprobe analysis (EMPA) and </w:t>
      </w:r>
      <w:del w:id="678" w:author="Elizabeth F" w:date="2017-11-02T16:12:00Z">
        <w:r>
          <w:delText>secondary ion mass spectrometry (</w:delText>
        </w:r>
      </w:del>
      <w:r>
        <w:t>SIMS</w:t>
      </w:r>
      <w:del w:id="679" w:author="Elizabeth F" w:date="2017-11-02T16:12:00Z">
        <w:r>
          <w:delText>)</w:delText>
        </w:r>
      </w:del>
      <w:r>
        <w:t xml:space="preserve">.  </w:t>
      </w:r>
    </w:p>
    <w:p w14:paraId="52A3CEEB" w14:textId="77777777" w:rsidR="00401795" w:rsidRDefault="008A2967">
      <w:r>
        <w:t>Two large, relatively clear pieces of the K</w:t>
      </w:r>
      <w:r>
        <w:rPr>
          <w:rFonts w:cstheme="minorHAnsi"/>
        </w:rPr>
        <w:t>i</w:t>
      </w:r>
      <w:r>
        <w:t xml:space="preserve">lauea </w:t>
      </w:r>
      <w:proofErr w:type="spellStart"/>
      <w:r>
        <w:t>Iki</w:t>
      </w:r>
      <w:proofErr w:type="spellEnd"/>
      <w:r>
        <w:t xml:space="preserve"> olivine were chosen and oriented based on crystal morphology. One of these samples, Kiki (IGSN: IEFERJAIC), was polished into a block shape of dimensions 2 </w:t>
      </w:r>
      <w:r>
        <w:rPr>
          <w:rFonts w:cstheme="minorHAnsi"/>
        </w:rPr>
        <w:t>×</w:t>
      </w:r>
      <w:r>
        <w:t xml:space="preserve"> 1 </w:t>
      </w:r>
      <w:r>
        <w:rPr>
          <w:rFonts w:cstheme="minorHAnsi"/>
        </w:rPr>
        <w:t>×</w:t>
      </w:r>
      <w:r>
        <w:t xml:space="preserve"> 1.3 mm and characterized by EMPA, SIMS, and polarized FTIR. The orientation of this sample was confirmed by electron backscatter diffraction (EBSD) at the American Museum on Natural History. The sample was initially zoned in </w:t>
      </w:r>
      <w:del w:id="680" w:author="Elizabeth F" w:date="2017-11-02T16:13:00Z">
        <w:r>
          <w:delText>hydrogen</w:delText>
        </w:r>
      </w:del>
      <w:ins w:id="681" w:author="Elizabeth F" w:date="2017-11-02T16:13:00Z">
        <w:r>
          <w:t>H</w:t>
        </w:r>
        <w:r>
          <w:rPr>
            <w:vertAlign w:val="superscript"/>
          </w:rPr>
          <w:t>+</w:t>
        </w:r>
      </w:ins>
      <w:r>
        <w:t xml:space="preserve">, and the low </w:t>
      </w:r>
      <w:del w:id="682" w:author="Elizabeth F" w:date="2017-11-02T16:13:00Z">
        <w:r>
          <w:delText>hydrogen</w:delText>
        </w:r>
      </w:del>
      <w:ins w:id="683" w:author="Elizabeth F" w:date="2017-11-02T16:13:00Z">
        <w:r>
          <w:t>H</w:t>
        </w:r>
        <w:r>
          <w:rPr>
            <w:vertAlign w:val="superscript"/>
          </w:rPr>
          <w:t>+</w:t>
        </w:r>
      </w:ins>
      <w:r>
        <w:t xml:space="preserve"> rims were polished off to create a homogeneous initial block for use in dehydration experiments. </w:t>
      </w:r>
    </w:p>
    <w:p w14:paraId="7145FD3D" w14:textId="77777777" w:rsidR="00401795" w:rsidRDefault="008A2967">
      <w:r>
        <w:t xml:space="preserve">This zonation was not polished off the second Kilauea </w:t>
      </w:r>
      <w:proofErr w:type="spellStart"/>
      <w:r>
        <w:t>Iki</w:t>
      </w:r>
      <w:proofErr w:type="spellEnd"/>
      <w:r>
        <w:t xml:space="preserve"> </w:t>
      </w:r>
      <w:proofErr w:type="spellStart"/>
      <w:r>
        <w:t>phenocryst</w:t>
      </w:r>
      <w:proofErr w:type="spellEnd"/>
      <w:del w:id="684" w:author="Elizabeth F" w:date="2017-11-02T16:13:00Z">
        <w:r>
          <w:delText>s</w:delText>
        </w:r>
      </w:del>
      <w:r>
        <w:t>, which was used to obtain an independent estimate of the bulk</w:t>
      </w:r>
      <w:del w:id="685" w:author="Elizabeth F" w:date="2017-11-02T16:13:00Z">
        <w:r>
          <w:delText xml:space="preserve"> hydrogen </w:delText>
        </w:r>
      </w:del>
      <w:ins w:id="686" w:author="Elizabeth F" w:date="2017-11-02T16:13:00Z">
        <w:r>
          <w:t xml:space="preserve"> H</w:t>
        </w:r>
        <w:r>
          <w:rPr>
            <w:vertAlign w:val="superscript"/>
          </w:rPr>
          <w:t>+</w:t>
        </w:r>
        <w:r>
          <w:t xml:space="preserve"> </w:t>
        </w:r>
      </w:ins>
      <w:r>
        <w:t xml:space="preserve">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end"/>
      </w:r>
      <w:bookmarkStart w:id="687" w:name="__Fieldmark__2324_1561598236"/>
      <w:r>
        <w:fldChar w:fldCharType="begin"/>
      </w:r>
      <w:r>
        <w:instrText>ADDIN EN.CITE</w:instrText>
      </w:r>
      <w:r>
        <w:fldChar w:fldCharType="end"/>
      </w:r>
      <w:bookmarkStart w:id="688" w:name="__Fieldmark__2327_1561598236"/>
      <w:bookmarkStart w:id="689" w:name="__Fieldmark__2286_2280461051"/>
      <w:bookmarkEnd w:id="687"/>
      <w:r>
        <w:fldChar w:fldCharType="begin"/>
      </w:r>
      <w:r>
        <w:instrText>ADDIN EN.CITE</w:instrText>
      </w:r>
      <w:r>
        <w:fldChar w:fldCharType="end"/>
      </w:r>
      <w:bookmarkStart w:id="690" w:name="__Fieldmark__2332_1561598236"/>
      <w:bookmarkStart w:id="691" w:name="__Fieldmark__2140_908293503"/>
      <w:bookmarkStart w:id="692" w:name="__Fieldmark__2289_2280461051"/>
      <w:bookmarkEnd w:id="688"/>
      <w:bookmarkEnd w:id="689"/>
      <w:r>
        <w:fldChar w:fldCharType="begin"/>
      </w:r>
      <w:r>
        <w:instrText>ADDIN EN.CITE</w:instrText>
      </w:r>
      <w:r>
        <w:fldChar w:fldCharType="end"/>
      </w:r>
      <w:bookmarkStart w:id="693" w:name="__Fieldmark__2339_1561598236"/>
      <w:bookmarkStart w:id="694" w:name="__Fieldmark__2143_908293503"/>
      <w:bookmarkStart w:id="695" w:name="__Fieldmark__9138_1777031281"/>
      <w:bookmarkStart w:id="696" w:name="__Fieldmark__2294_2280461051"/>
      <w:bookmarkEnd w:id="690"/>
      <w:bookmarkEnd w:id="691"/>
      <w:bookmarkEnd w:id="692"/>
      <w:r>
        <w:fldChar w:fldCharType="begin"/>
      </w:r>
      <w:r>
        <w:instrText>ADDIN EN.CITE</w:instrText>
      </w:r>
      <w:r>
        <w:fldChar w:fldCharType="end"/>
      </w:r>
      <w:bookmarkStart w:id="697" w:name="__Fieldmark__2348_1561598236"/>
      <w:bookmarkStart w:id="698" w:name="__Fieldmark__2148_908293503"/>
      <w:bookmarkStart w:id="699" w:name="__Fieldmark__2139_2048093008"/>
      <w:bookmarkStart w:id="700" w:name="__Fieldmark__9141_1777031281"/>
      <w:bookmarkStart w:id="701" w:name="__Fieldmark__2301_2280461051"/>
      <w:bookmarkEnd w:id="693"/>
      <w:bookmarkEnd w:id="694"/>
      <w:bookmarkEnd w:id="695"/>
      <w:bookmarkEnd w:id="696"/>
      <w:r>
        <w:fldChar w:fldCharType="begin"/>
      </w:r>
      <w:r>
        <w:instrText>ADDIN EN.CITE</w:instrText>
      </w:r>
      <w:r>
        <w:fldChar w:fldCharType="end"/>
      </w:r>
      <w:bookmarkStart w:id="702" w:name="__Fieldmark__2359_1561598236"/>
      <w:bookmarkStart w:id="703" w:name="__Fieldmark__2155_908293503"/>
      <w:bookmarkStart w:id="704" w:name="__Fieldmark__2142_2048093008"/>
      <w:bookmarkStart w:id="705" w:name="__Fieldmark__9146_1777031281"/>
      <w:bookmarkStart w:id="706" w:name="__Fieldmark__2310_2280461051"/>
      <w:bookmarkStart w:id="707" w:name="__Fieldmark__3840_527255555"/>
      <w:bookmarkEnd w:id="697"/>
      <w:bookmarkEnd w:id="698"/>
      <w:bookmarkEnd w:id="699"/>
      <w:bookmarkEnd w:id="700"/>
      <w:bookmarkEnd w:id="701"/>
      <w:r>
        <w:fldChar w:fldCharType="begin"/>
      </w:r>
      <w:r>
        <w:instrText>ADDIN EN.CITE</w:instrText>
      </w:r>
      <w:r>
        <w:fldChar w:fldCharType="end"/>
      </w:r>
      <w:bookmarkStart w:id="708" w:name="__Fieldmark__2369_1561598236"/>
      <w:bookmarkStart w:id="709" w:name="__Fieldmark__2161_908293503"/>
      <w:bookmarkStart w:id="710" w:name="__Fieldmark__2144_2048093008"/>
      <w:bookmarkStart w:id="711" w:name="__Fieldmark__9150_1777031281"/>
      <w:bookmarkStart w:id="712" w:name="__Fieldmark__2318_2280461051"/>
      <w:bookmarkEnd w:id="702"/>
      <w:bookmarkEnd w:id="703"/>
      <w:bookmarkEnd w:id="704"/>
      <w:bookmarkEnd w:id="705"/>
      <w:bookmarkEnd w:id="706"/>
      <w:r>
        <w:fldChar w:fldCharType="begin"/>
      </w:r>
      <w:r>
        <w:instrText>ADDIN EN.CITE</w:instrText>
      </w:r>
      <w:r>
        <w:fldChar w:fldCharType="end"/>
      </w:r>
      <w:bookmarkStart w:id="713" w:name="__Fieldmark__2380_1561598236"/>
      <w:bookmarkStart w:id="714" w:name="__Fieldmark__2168_908293503"/>
      <w:bookmarkStart w:id="715" w:name="__Fieldmark__2147_2048093008"/>
      <w:bookmarkStart w:id="716" w:name="__Fieldmark__9155_1777031281"/>
      <w:bookmarkStart w:id="717" w:name="__Fieldmark__2327_2280461051"/>
      <w:bookmarkStart w:id="718" w:name="__Fieldmark__3843_527255555"/>
      <w:bookmarkEnd w:id="708"/>
      <w:bookmarkEnd w:id="709"/>
      <w:bookmarkEnd w:id="710"/>
      <w:bookmarkEnd w:id="711"/>
      <w:bookmarkEnd w:id="712"/>
      <w:r>
        <w:fldChar w:fldCharType="begin"/>
      </w:r>
      <w:r>
        <w:instrText>ADDIN EN.CITE</w:instrText>
      </w:r>
      <w:r>
        <w:fldChar w:fldCharType="end"/>
      </w:r>
      <w:bookmarkStart w:id="719" w:name="__Fieldmark__2391_1561598236"/>
      <w:bookmarkStart w:id="720" w:name="__Fieldmark__2175_908293503"/>
      <w:bookmarkStart w:id="721" w:name="__Fieldmark__2150_2048093008"/>
      <w:bookmarkStart w:id="722" w:name="__Fieldmark__9160_1777031281"/>
      <w:bookmarkStart w:id="723" w:name="__Fieldmark__2336_2280461051"/>
      <w:bookmarkStart w:id="724" w:name="__Fieldmark__3690_3642959469"/>
      <w:bookmarkEnd w:id="713"/>
      <w:bookmarkEnd w:id="714"/>
      <w:bookmarkEnd w:id="715"/>
      <w:bookmarkEnd w:id="716"/>
      <w:bookmarkEnd w:id="717"/>
      <w:r>
        <w:fldChar w:fldCharType="begin"/>
      </w:r>
      <w:r>
        <w:instrText>ADDIN EN.CITE</w:instrText>
      </w:r>
      <w:r>
        <w:fldChar w:fldCharType="end"/>
      </w:r>
      <w:bookmarkStart w:id="725" w:name="__Fieldmark__2402_1561598236"/>
      <w:bookmarkStart w:id="726" w:name="__Fieldmark__2182_908293503"/>
      <w:bookmarkStart w:id="727" w:name="__Fieldmark__2153_2048093008"/>
      <w:bookmarkStart w:id="728" w:name="__Fieldmark__9165_1777031281"/>
      <w:bookmarkStart w:id="729" w:name="__Fieldmark__2345_2280461051"/>
      <w:bookmarkStart w:id="730" w:name="__Fieldmark__3848_527255555"/>
      <w:bookmarkEnd w:id="719"/>
      <w:bookmarkEnd w:id="720"/>
      <w:bookmarkEnd w:id="721"/>
      <w:bookmarkEnd w:id="722"/>
      <w:bookmarkEnd w:id="723"/>
      <w:r>
        <w:fldChar w:fldCharType="begin"/>
      </w:r>
      <w:r>
        <w:instrText>ADDIN EN.CITE</w:instrText>
      </w:r>
      <w:r>
        <w:fldChar w:fldCharType="end"/>
      </w:r>
      <w:bookmarkStart w:id="731" w:name="__Fieldmark__2414_1561598236"/>
      <w:bookmarkStart w:id="732" w:name="__Fieldmark__2190_908293503"/>
      <w:bookmarkStart w:id="733" w:name="__Fieldmark__2157_2048093008"/>
      <w:bookmarkStart w:id="734" w:name="__Fieldmark__9171_1777031281"/>
      <w:bookmarkStart w:id="735" w:name="__Fieldmark__2355_2280461051"/>
      <w:bookmarkStart w:id="736" w:name="__Fieldmark__3693_3642959469"/>
      <w:bookmarkStart w:id="737" w:name="__Fieldmark__9716_2362112943"/>
      <w:bookmarkEnd w:id="725"/>
      <w:bookmarkEnd w:id="726"/>
      <w:bookmarkEnd w:id="727"/>
      <w:bookmarkEnd w:id="728"/>
      <w:bookmarkEnd w:id="729"/>
      <w:r>
        <w:fldChar w:fldCharType="begin"/>
      </w:r>
      <w:r>
        <w:instrText>ADDIN EN.CITE</w:instrText>
      </w:r>
      <w:r>
        <w:fldChar w:fldCharType="end"/>
      </w:r>
      <w:bookmarkStart w:id="738" w:name="__Fieldmark__2425_1561598236"/>
      <w:bookmarkStart w:id="739" w:name="__Fieldmark__2197_908293503"/>
      <w:bookmarkStart w:id="740" w:name="__Fieldmark__2160_2048093008"/>
      <w:bookmarkStart w:id="741" w:name="__Fieldmark__9176_1777031281"/>
      <w:bookmarkStart w:id="742" w:name="__Fieldmark__2364_2280461051"/>
      <w:bookmarkStart w:id="743" w:name="__Fieldmark__3852_527255555"/>
      <w:bookmarkEnd w:id="731"/>
      <w:bookmarkEnd w:id="732"/>
      <w:bookmarkEnd w:id="733"/>
      <w:bookmarkEnd w:id="734"/>
      <w:bookmarkEnd w:id="735"/>
      <w:r>
        <w:fldChar w:fldCharType="begin"/>
      </w:r>
      <w:r>
        <w:instrText>ADDIN EN.CITE</w:instrText>
      </w:r>
      <w:r>
        <w:fldChar w:fldCharType="end"/>
      </w:r>
      <w:bookmarkStart w:id="744" w:name="__Fieldmark__2436_1561598236"/>
      <w:bookmarkStart w:id="745" w:name="__Fieldmark__2204_908293503"/>
      <w:bookmarkStart w:id="746" w:name="__Fieldmark__2163_2048093008"/>
      <w:bookmarkStart w:id="747" w:name="__Fieldmark__9181_1777031281"/>
      <w:bookmarkStart w:id="748" w:name="__Fieldmark__2373_2280461051"/>
      <w:bookmarkStart w:id="749" w:name="__Fieldmark__3695_3642959469"/>
      <w:bookmarkEnd w:id="738"/>
      <w:bookmarkEnd w:id="739"/>
      <w:bookmarkEnd w:id="740"/>
      <w:bookmarkEnd w:id="741"/>
      <w:bookmarkEnd w:id="742"/>
      <w:r>
        <w:fldChar w:fldCharType="begin"/>
      </w:r>
      <w:r>
        <w:instrText>ADDIN EN.CITE</w:instrText>
      </w:r>
      <w:r>
        <w:fldChar w:fldCharType="end"/>
      </w:r>
      <w:bookmarkStart w:id="750" w:name="__Fieldmark__2447_1561598236"/>
      <w:bookmarkStart w:id="751" w:name="__Fieldmark__2211_908293503"/>
      <w:bookmarkStart w:id="752" w:name="__Fieldmark__2166_2048093008"/>
      <w:bookmarkStart w:id="753" w:name="__Fieldmark__9186_1777031281"/>
      <w:bookmarkStart w:id="754" w:name="__Fieldmark__2382_2280461051"/>
      <w:bookmarkStart w:id="755" w:name="__Fieldmark__3857_527255555"/>
      <w:bookmarkEnd w:id="744"/>
      <w:bookmarkEnd w:id="745"/>
      <w:bookmarkEnd w:id="746"/>
      <w:bookmarkEnd w:id="747"/>
      <w:bookmarkEnd w:id="748"/>
      <w:r>
        <w:fldChar w:fldCharType="begin"/>
      </w:r>
      <w:r>
        <w:instrText>ADDIN EN.CITE</w:instrText>
      </w:r>
      <w:r>
        <w:fldChar w:fldCharType="end"/>
      </w:r>
      <w:bookmarkStart w:id="756" w:name="__Fieldmark__2459_1561598236"/>
      <w:bookmarkStart w:id="757" w:name="__Fieldmark__2219_908293503"/>
      <w:bookmarkStart w:id="758" w:name="__Fieldmark__2170_2048093008"/>
      <w:bookmarkStart w:id="759" w:name="__Fieldmark__9192_1777031281"/>
      <w:bookmarkStart w:id="760" w:name="__Fieldmark__2392_2280461051"/>
      <w:bookmarkStart w:id="761" w:name="__Fieldmark__3698_3642959469"/>
      <w:bookmarkStart w:id="762" w:name="__Fieldmark__9715_2362112943"/>
      <w:bookmarkEnd w:id="750"/>
      <w:bookmarkEnd w:id="751"/>
      <w:bookmarkEnd w:id="752"/>
      <w:bookmarkEnd w:id="753"/>
      <w:bookmarkEnd w:id="754"/>
      <w:r>
        <w:fldChar w:fldCharType="begin"/>
      </w:r>
      <w:r>
        <w:instrText>ADDIN EN.CITE</w:instrText>
      </w:r>
      <w:r>
        <w:fldChar w:fldCharType="end"/>
      </w:r>
      <w:bookmarkStart w:id="763" w:name="__Fieldmark__2470_1561598236"/>
      <w:bookmarkStart w:id="764" w:name="__Fieldmark__2226_908293503"/>
      <w:bookmarkStart w:id="765" w:name="__Fieldmark__2173_2048093008"/>
      <w:bookmarkStart w:id="766" w:name="__Fieldmark__9197_1777031281"/>
      <w:bookmarkStart w:id="767" w:name="__Fieldmark__2401_2280461051"/>
      <w:bookmarkStart w:id="768" w:name="__Fieldmark__3861_527255555"/>
      <w:bookmarkEnd w:id="756"/>
      <w:bookmarkEnd w:id="757"/>
      <w:bookmarkEnd w:id="758"/>
      <w:bookmarkEnd w:id="759"/>
      <w:bookmarkEnd w:id="760"/>
      <w:r>
        <w:fldChar w:fldCharType="begin"/>
      </w:r>
      <w:r>
        <w:instrText>ADDIN EN.CITE</w:instrText>
      </w:r>
      <w:r>
        <w:fldChar w:fldCharType="end"/>
      </w:r>
      <w:bookmarkStart w:id="769" w:name="__Fieldmark__2481_1561598236"/>
      <w:bookmarkStart w:id="770" w:name="__Fieldmark__2233_908293503"/>
      <w:bookmarkStart w:id="771" w:name="__Fieldmark__2176_2048093008"/>
      <w:bookmarkStart w:id="772" w:name="__Fieldmark__9202_1777031281"/>
      <w:bookmarkStart w:id="773" w:name="__Fieldmark__2410_2280461051"/>
      <w:bookmarkStart w:id="774" w:name="__Fieldmark__3700_3642959469"/>
      <w:bookmarkEnd w:id="763"/>
      <w:bookmarkEnd w:id="764"/>
      <w:bookmarkEnd w:id="765"/>
      <w:bookmarkEnd w:id="766"/>
      <w:bookmarkEnd w:id="767"/>
      <w:r>
        <w:fldChar w:fldCharType="begin"/>
      </w:r>
      <w:r>
        <w:instrText>ADDIN EN.CITE</w:instrText>
      </w:r>
      <w:r>
        <w:fldChar w:fldCharType="end"/>
      </w:r>
      <w:bookmarkStart w:id="775" w:name="__Fieldmark__2492_1561598236"/>
      <w:bookmarkStart w:id="776" w:name="__Fieldmark__2240_908293503"/>
      <w:bookmarkStart w:id="777" w:name="__Fieldmark__2179_2048093008"/>
      <w:bookmarkStart w:id="778" w:name="__Fieldmark__9207_1777031281"/>
      <w:bookmarkStart w:id="779" w:name="__Fieldmark__2419_2280461051"/>
      <w:bookmarkStart w:id="780" w:name="__Fieldmark__3702_3642959469"/>
      <w:bookmarkEnd w:id="769"/>
      <w:bookmarkEnd w:id="770"/>
      <w:bookmarkEnd w:id="771"/>
      <w:bookmarkEnd w:id="772"/>
      <w:bookmarkEnd w:id="773"/>
      <w:r>
        <w:fldChar w:fldCharType="begin"/>
      </w:r>
      <w:r>
        <w:instrText>ADDIN EN.CITE</w:instrText>
      </w:r>
      <w:r>
        <w:fldChar w:fldCharType="end"/>
      </w:r>
      <w:bookmarkStart w:id="781" w:name="__Fieldmark__2502_1561598236"/>
      <w:bookmarkStart w:id="782" w:name="__Fieldmark__2246_908293503"/>
      <w:bookmarkStart w:id="783" w:name="__Fieldmark__2181_2048093008"/>
      <w:bookmarkStart w:id="784" w:name="__Fieldmark__9211_1777031281"/>
      <w:bookmarkStart w:id="785" w:name="__Fieldmark__2427_2280461051"/>
      <w:bookmarkEnd w:id="775"/>
      <w:bookmarkEnd w:id="776"/>
      <w:bookmarkEnd w:id="777"/>
      <w:bookmarkEnd w:id="778"/>
      <w:bookmarkEnd w:id="779"/>
      <w:r>
        <w:fldChar w:fldCharType="begin"/>
      </w:r>
      <w:r>
        <w:instrText>ADDIN EN.CITE</w:instrText>
      </w:r>
      <w:r>
        <w:fldChar w:fldCharType="end"/>
      </w:r>
      <w:bookmarkStart w:id="786" w:name="__Fieldmark__2512_1561598236"/>
      <w:bookmarkStart w:id="787" w:name="__Fieldmark__2252_908293503"/>
      <w:bookmarkStart w:id="788" w:name="__Fieldmark__2183_2048093008"/>
      <w:bookmarkStart w:id="789" w:name="__Fieldmark__9215_1777031281"/>
      <w:bookmarkStart w:id="790" w:name="__Fieldmark__2435_2280461051"/>
      <w:bookmarkEnd w:id="781"/>
      <w:bookmarkEnd w:id="782"/>
      <w:bookmarkEnd w:id="783"/>
      <w:bookmarkEnd w:id="784"/>
      <w:bookmarkEnd w:id="785"/>
      <w:r>
        <w:fldChar w:fldCharType="begin"/>
      </w:r>
      <w:r>
        <w:instrText>ADDIN EN.CITE</w:instrText>
      </w:r>
      <w:r>
        <w:fldChar w:fldCharType="end"/>
      </w:r>
      <w:bookmarkStart w:id="791" w:name="__Fieldmark__2523_1561598236"/>
      <w:bookmarkStart w:id="792" w:name="__Fieldmark__2259_908293503"/>
      <w:bookmarkStart w:id="793" w:name="__Fieldmark__2186_2048093008"/>
      <w:bookmarkStart w:id="794" w:name="__Fieldmark__9220_1777031281"/>
      <w:bookmarkStart w:id="795" w:name="__Fieldmark__2444_2280461051"/>
      <w:bookmarkEnd w:id="786"/>
      <w:bookmarkEnd w:id="787"/>
      <w:bookmarkEnd w:id="788"/>
      <w:bookmarkEnd w:id="789"/>
      <w:bookmarkEnd w:id="790"/>
      <w:bookmarkEnd w:id="761"/>
      <w:r>
        <w:fldChar w:fldCharType="begin"/>
      </w:r>
      <w:r>
        <w:instrText>ADDIN EN.CITE</w:instrText>
      </w:r>
      <w:r>
        <w:fldChar w:fldCharType="end"/>
      </w:r>
      <w:bookmarkStart w:id="796" w:name="__Fieldmark__2536_1561598236"/>
      <w:bookmarkStart w:id="797" w:name="__Fieldmark__2268_908293503"/>
      <w:bookmarkStart w:id="798" w:name="__Fieldmark__2191_2048093008"/>
      <w:bookmarkStart w:id="799" w:name="__Fieldmark__9227_1777031281"/>
      <w:bookmarkStart w:id="800" w:name="__Fieldmark__2455_2280461051"/>
      <w:bookmarkEnd w:id="791"/>
      <w:bookmarkEnd w:id="792"/>
      <w:bookmarkEnd w:id="793"/>
      <w:bookmarkEnd w:id="794"/>
      <w:bookmarkEnd w:id="795"/>
      <w:bookmarkEnd w:id="749"/>
      <w:bookmarkEnd w:id="736"/>
      <w:bookmarkEnd w:id="724"/>
      <w:r>
        <w:fldChar w:fldCharType="begin"/>
      </w:r>
      <w:r>
        <w:instrText>ADDIN EN.CITE.DATA</w:instrText>
      </w:r>
      <w:r>
        <w:fldChar w:fldCharType="end"/>
      </w:r>
      <w:bookmarkStart w:id="801" w:name="__Fieldmark__2546_1561598236"/>
      <w:bookmarkStart w:id="802" w:name="__Fieldmark__2274_908293503"/>
      <w:bookmarkStart w:id="803" w:name="__Fieldmark__2193_2048093008"/>
      <w:bookmarkStart w:id="804" w:name="__Fieldmark__9231_1777031281"/>
      <w:bookmarkStart w:id="805" w:name="__Fieldmark__2463_2280461051"/>
      <w:bookmarkEnd w:id="796"/>
      <w:bookmarkEnd w:id="797"/>
      <w:bookmarkEnd w:id="798"/>
      <w:bookmarkEnd w:id="799"/>
      <w:bookmarkEnd w:id="800"/>
      <w:r>
        <w:fldChar w:fldCharType="begin"/>
      </w:r>
      <w:r>
        <w:instrText>ADDIN EN.CITE.DATA</w:instrText>
      </w:r>
      <w:r>
        <w:fldChar w:fldCharType="end"/>
      </w:r>
      <w:bookmarkStart w:id="806" w:name="__Fieldmark__2556_1561598236"/>
      <w:bookmarkStart w:id="807" w:name="__Fieldmark__2280_908293503"/>
      <w:bookmarkStart w:id="808" w:name="__Fieldmark__2195_2048093008"/>
      <w:bookmarkStart w:id="809" w:name="__Fieldmark__9235_1777031281"/>
      <w:bookmarkStart w:id="810" w:name="__Fieldmark__2471_2280461051"/>
      <w:bookmarkEnd w:id="801"/>
      <w:bookmarkEnd w:id="802"/>
      <w:bookmarkEnd w:id="803"/>
      <w:bookmarkEnd w:id="804"/>
      <w:bookmarkEnd w:id="805"/>
      <w:r>
        <w:fldChar w:fldCharType="begin"/>
      </w:r>
      <w:r>
        <w:instrText>ADDIN EN.CITE.DATA</w:instrText>
      </w:r>
      <w:r>
        <w:fldChar w:fldCharType="end"/>
      </w:r>
      <w:bookmarkStart w:id="811" w:name="__Fieldmark__2566_1561598236"/>
      <w:bookmarkStart w:id="812" w:name="__Fieldmark__2286_908293503"/>
      <w:bookmarkStart w:id="813" w:name="__Fieldmark__2197_2048093008"/>
      <w:bookmarkStart w:id="814" w:name="__Fieldmark__9239_1777031281"/>
      <w:bookmarkStart w:id="815" w:name="__Fieldmark__2479_2280461051"/>
      <w:bookmarkEnd w:id="806"/>
      <w:bookmarkEnd w:id="807"/>
      <w:bookmarkEnd w:id="808"/>
      <w:bookmarkEnd w:id="809"/>
      <w:bookmarkEnd w:id="810"/>
      <w:r>
        <w:fldChar w:fldCharType="begin"/>
      </w:r>
      <w:r>
        <w:instrText>ADDIN EN.CITE.DATA</w:instrText>
      </w:r>
      <w:r>
        <w:fldChar w:fldCharType="end"/>
      </w:r>
      <w:bookmarkStart w:id="816" w:name="__Fieldmark__2577_1561598236"/>
      <w:bookmarkStart w:id="817" w:name="__Fieldmark__2293_908293503"/>
      <w:bookmarkStart w:id="818" w:name="__Fieldmark__2200_2048093008"/>
      <w:bookmarkStart w:id="819" w:name="__Fieldmark__9244_1777031281"/>
      <w:bookmarkStart w:id="820" w:name="__Fieldmark__2488_2280461051"/>
      <w:bookmarkEnd w:id="811"/>
      <w:bookmarkEnd w:id="812"/>
      <w:bookmarkEnd w:id="813"/>
      <w:bookmarkEnd w:id="814"/>
      <w:bookmarkEnd w:id="815"/>
      <w:bookmarkEnd w:id="755"/>
      <w:r>
        <w:fldChar w:fldCharType="begin"/>
      </w:r>
      <w:r>
        <w:instrText>ADDIN EN.CITE.DATA</w:instrText>
      </w:r>
      <w:r>
        <w:fldChar w:fldCharType="end"/>
      </w:r>
      <w:bookmarkStart w:id="821" w:name="__Fieldmark__2591_1561598236"/>
      <w:bookmarkStart w:id="822" w:name="__Fieldmark__2303_908293503"/>
      <w:bookmarkStart w:id="823" w:name="__Fieldmark__2206_2048093008"/>
      <w:bookmarkStart w:id="824" w:name="__Fieldmark__9252_1777031281"/>
      <w:bookmarkStart w:id="825" w:name="__Fieldmark__2500_2280461051"/>
      <w:bookmarkEnd w:id="816"/>
      <w:bookmarkEnd w:id="817"/>
      <w:bookmarkEnd w:id="818"/>
      <w:bookmarkEnd w:id="819"/>
      <w:bookmarkEnd w:id="820"/>
      <w:bookmarkEnd w:id="743"/>
      <w:bookmarkEnd w:id="730"/>
      <w:bookmarkEnd w:id="718"/>
      <w:bookmarkEnd w:id="707"/>
      <w:r>
        <w:fldChar w:fldCharType="begin"/>
      </w:r>
      <w:r>
        <w:instrText>ADDIN EN.CITE.DATA</w:instrText>
      </w:r>
      <w:r>
        <w:fldChar w:fldCharType="end"/>
      </w:r>
      <w:bookmarkStart w:id="826" w:name="__Fieldmark__2601_1561598236"/>
      <w:bookmarkStart w:id="827" w:name="__Fieldmark__2309_908293503"/>
      <w:bookmarkStart w:id="828" w:name="__Fieldmark__2208_2048093008"/>
      <w:bookmarkStart w:id="829" w:name="__Fieldmark__9256_1777031281"/>
      <w:bookmarkStart w:id="830" w:name="__Fieldmark__2508_2280461051"/>
      <w:bookmarkEnd w:id="821"/>
      <w:bookmarkEnd w:id="822"/>
      <w:bookmarkEnd w:id="823"/>
      <w:bookmarkEnd w:id="824"/>
      <w:bookmarkEnd w:id="825"/>
      <w:r>
        <w:fldChar w:fldCharType="begin"/>
      </w:r>
      <w:r>
        <w:instrText>ADDIN EN.CITE.DATA</w:instrText>
      </w:r>
      <w:r>
        <w:fldChar w:fldCharType="end"/>
      </w:r>
      <w:bookmarkStart w:id="831" w:name="__Fieldmark__2611_1561598236"/>
      <w:bookmarkStart w:id="832" w:name="__Fieldmark__2315_908293503"/>
      <w:bookmarkStart w:id="833" w:name="__Fieldmark__2210_2048093008"/>
      <w:bookmarkStart w:id="834" w:name="__Fieldmark__9260_1777031281"/>
      <w:bookmarkStart w:id="835" w:name="__Fieldmark__2516_2280461051"/>
      <w:bookmarkEnd w:id="826"/>
      <w:bookmarkEnd w:id="827"/>
      <w:bookmarkEnd w:id="828"/>
      <w:bookmarkEnd w:id="829"/>
      <w:bookmarkEnd w:id="830"/>
      <w:r>
        <w:fldChar w:fldCharType="begin"/>
      </w:r>
      <w:r>
        <w:instrText>ADDIN EN.CITE.DATA</w:instrText>
      </w:r>
      <w:r>
        <w:fldChar w:fldCharType="separate"/>
      </w:r>
      <w:bookmarkStart w:id="836" w:name="__Fieldmark__2524_2280461051"/>
      <w:bookmarkStart w:id="837" w:name="__Fieldmark__9264_1777031281"/>
      <w:bookmarkStart w:id="838" w:name="__Fieldmark__2212_2048093008"/>
      <w:bookmarkStart w:id="839" w:name="__Fieldmark__2321_908293503"/>
      <w:bookmarkStart w:id="840" w:name="__Fieldmark__2621_1561598236"/>
      <w:bookmarkEnd w:id="831"/>
      <w:bookmarkEnd w:id="832"/>
      <w:bookmarkEnd w:id="833"/>
      <w:bookmarkEnd w:id="834"/>
      <w:bookmarkEnd w:id="835"/>
      <w:r>
        <w:t>(</w:t>
      </w:r>
      <w:bookmarkStart w:id="841" w:name="__Fieldmark__2532_2280461051"/>
      <w:bookmarkStart w:id="842" w:name="__Fieldmark__9268_1777031281"/>
      <w:bookmarkStart w:id="843" w:name="__Fieldmark__2214_2048093008"/>
      <w:bookmarkStart w:id="844" w:name="__Fieldmark__2327_908293503"/>
      <w:r>
        <w:t>M</w:t>
      </w:r>
      <w:bookmarkStart w:id="845" w:name="__Fieldmark__9272_1777031281"/>
      <w:bookmarkStart w:id="846" w:name="__Fieldmark__2216_2048093008"/>
      <w:bookmarkStart w:id="847" w:name="__Fieldmark__2333_908293503"/>
      <w:r>
        <w:t>o</w:t>
      </w:r>
      <w:bookmarkStart w:id="848" w:name="__Fieldmark__9276_1777031281"/>
      <w:bookmarkStart w:id="849" w:name="__Fieldmark__2218_2048093008"/>
      <w:r>
        <w:t>s</w:t>
      </w:r>
      <w:bookmarkStart w:id="850" w:name="__Fieldmark__2220_2048093008"/>
      <w:r>
        <w:t xml:space="preserve">enfelder et al. 2011; Le </w:t>
      </w:r>
      <w:proofErr w:type="spellStart"/>
      <w:r>
        <w:t>Vo</w:t>
      </w:r>
      <w:r>
        <w:fldChar w:fldCharType="end"/>
      </w:r>
      <w:bookmarkEnd w:id="768"/>
      <w:bookmarkEnd w:id="774"/>
      <w:bookmarkEnd w:id="78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r>
        <w:t>ye</w:t>
      </w:r>
      <w:bookmarkEnd w:id="762"/>
      <w:r>
        <w:t>r</w:t>
      </w:r>
      <w:proofErr w:type="spellEnd"/>
      <w:r>
        <w:t xml:space="preserve"> et al. 2014; </w:t>
      </w:r>
      <w:bookmarkEnd w:id="737"/>
      <w:r>
        <w:t xml:space="preserve">Newcombe et al. 2017). The </w:t>
      </w:r>
      <w:proofErr w:type="spellStart"/>
      <w:r>
        <w:t>phenocryst</w:t>
      </w:r>
      <w:proofErr w:type="spellEnd"/>
      <w:r>
        <w:t xml:space="preserve"> was cleaned in ultrasonic baths of toluene, acetone, and isopropanol; baked under vacuum at 110</w:t>
      </w:r>
      <w:r>
        <w:rPr>
          <w:rFonts w:ascii="Symbol" w:eastAsia="Symbol" w:hAnsi="Symbol" w:cs="Symbol"/>
        </w:rPr>
        <w:t></w:t>
      </w:r>
      <w:r>
        <w:t>C for ~72 hours; pressed into a 1-inch round aluminum mount containing indium metal; coated in Au; and allowed to degas in the sample exchange airlock for three days prior to analysis.</w:t>
      </w:r>
    </w:p>
    <w:p w14:paraId="2510EE45" w14:textId="77777777" w:rsidR="00401795" w:rsidRDefault="008A2967">
      <w:r>
        <w:t xml:space="preserve">Sample thicknesses were measured with a digital micrometer accurate to within </w:t>
      </w:r>
      <w:r>
        <w:rPr>
          <w:rFonts w:cstheme="minorHAnsi"/>
        </w:rPr>
        <w:t>±</w:t>
      </w:r>
      <w:r>
        <w:t xml:space="preserve"> 5 </w:t>
      </w:r>
      <w:proofErr w:type="spellStart"/>
      <w:r>
        <w:rPr>
          <w:rFonts w:cstheme="minorHAnsi"/>
        </w:rPr>
        <w:t>μ</w:t>
      </w:r>
      <w:r>
        <w:t>m</w:t>
      </w:r>
      <w:proofErr w:type="spellEnd"/>
      <w:r>
        <w:t>. Additional details for samples, including images and sample dimensions, are available online at geosamples.org.</w:t>
      </w:r>
    </w:p>
    <w:p w14:paraId="15919021" w14:textId="77777777" w:rsidR="00401795" w:rsidRDefault="008A2967">
      <w:pPr>
        <w:pStyle w:val="Heading2"/>
      </w:pPr>
      <w:r>
        <w:t>Electron microprobe analysis</w:t>
      </w:r>
    </w:p>
    <w:p w14:paraId="0C530B46" w14:textId="77777777" w:rsidR="00401795" w:rsidRDefault="008A2967">
      <w:r>
        <w:t>Major elements of SC1-2 and Kiki were analyzed by electron microprobe at AMNH along traverses parallel to those on which H</w:t>
      </w:r>
      <w:r>
        <w:rPr>
          <w:vertAlign w:val="superscript"/>
        </w:rPr>
        <w:t>+</w:t>
      </w:r>
      <w:r>
        <w:t xml:space="preserve"> measurements were made to confirm homogeneity of the samples. The beam current was 20 </w:t>
      </w:r>
      <w:proofErr w:type="spellStart"/>
      <w:proofErr w:type="gramStart"/>
      <w:r>
        <w:t>nA</w:t>
      </w:r>
      <w:proofErr w:type="spellEnd"/>
      <w:proofErr w:type="gramEnd"/>
      <w:r>
        <w:t xml:space="preserve">, and the accelerating voltage was 15 kV. </w:t>
      </w:r>
    </w:p>
    <w:p w14:paraId="68E42244" w14:textId="77777777" w:rsidR="00401795" w:rsidRDefault="008A2967">
      <w:pPr>
        <w:pStyle w:val="Heading2"/>
      </w:pPr>
      <w:r>
        <w:lastRenderedPageBreak/>
        <w:t>Initial H</w:t>
      </w:r>
      <w:r>
        <w:rPr>
          <w:vertAlign w:val="superscript"/>
        </w:rPr>
        <w:t>+</w:t>
      </w:r>
      <w:r>
        <w:t xml:space="preserve"> concentrations by FTIR and SIMS</w:t>
      </w:r>
    </w:p>
    <w:p w14:paraId="1303807E" w14:textId="77777777" w:rsidR="00401795" w:rsidRDefault="008A2967">
      <w:r>
        <w:t xml:space="preserve">The initial </w:t>
      </w:r>
      <w:del w:id="851" w:author="Elizabeth F" w:date="2017-11-02T16:17:00Z">
        <w:r>
          <w:delText xml:space="preserve">water </w:delText>
        </w:r>
      </w:del>
      <w:ins w:id="852" w:author="Elizabeth F" w:date="2017-11-02T16:17:00Z">
        <w:r>
          <w:t>H</w:t>
        </w:r>
        <w:r>
          <w:rPr>
            <w:vertAlign w:val="superscript"/>
          </w:rPr>
          <w:t>+</w:t>
        </w:r>
        <w:r>
          <w:t xml:space="preserve"> </w:t>
        </w:r>
      </w:ins>
      <w:r>
        <w:t>concentration in each olivine used in dehydration experiments was estimated using both polarized FTIR and SIMS. Polarized FTIR measurements were performed at AMNH using the Thermo Nicolet Nexus 670 infrared spectrometer and Thermo Nicolet Continuum 15</w:t>
      </w:r>
      <w:r>
        <w:rPr>
          <w:rFonts w:cstheme="minorHAnsi"/>
        </w:rPr>
        <w:t>×</w:t>
      </w:r>
      <w:r>
        <w:t xml:space="preserve"> infrared microscope with a resolution of 4 cm</w:t>
      </w:r>
      <w:r>
        <w:rPr>
          <w:vertAlign w:val="superscript"/>
        </w:rPr>
        <w:t>-1</w:t>
      </w:r>
      <w:r>
        <w:t xml:space="preserve">, spot sizes of 100 </w:t>
      </w:r>
      <w:r>
        <w:rPr>
          <w:rFonts w:cstheme="minorHAnsi"/>
        </w:rPr>
        <w:t>×</w:t>
      </w:r>
      <w:r>
        <w:t xml:space="preserve"> 100 </w:t>
      </w:r>
      <w:proofErr w:type="spellStart"/>
      <w:r>
        <w:rPr>
          <w:rFonts w:cstheme="minorHAnsi"/>
        </w:rPr>
        <w:t>μ</w:t>
      </w:r>
      <w:r>
        <w:t>m</w:t>
      </w:r>
      <w:proofErr w:type="spellEnd"/>
      <w:r>
        <w:t xml:space="preserve">, an average of 200 scans, and a </w:t>
      </w:r>
      <w:proofErr w:type="spellStart"/>
      <w:r>
        <w:t>ZnSe</w:t>
      </w:r>
      <w:proofErr w:type="spellEnd"/>
      <w:r>
        <w:t xml:space="preserve"> polarizer. Initial </w:t>
      </w:r>
      <w:del w:id="853" w:author="Elizabeth F" w:date="2017-11-02T16:17:00Z">
        <w:r>
          <w:delText>water</w:delText>
        </w:r>
      </w:del>
      <w:ins w:id="854" w:author="Elizabeth F" w:date="2017-11-02T16:17:00Z">
        <w:r>
          <w:t>H</w:t>
        </w:r>
        <w:r>
          <w:rPr>
            <w:vertAlign w:val="superscript"/>
          </w:rPr>
          <w:t>+</w:t>
        </w:r>
      </w:ins>
      <w: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855" w:name="__Fieldmark__2687_1561598236"/>
      <w:r>
        <w:t>(</w:t>
      </w:r>
      <w:bookmarkStart w:id="856" w:name="__Fieldmark__2587_2280461051"/>
      <w:r>
        <w:t>L</w:t>
      </w:r>
      <w:bookmarkStart w:id="857" w:name="__Fieldmark__2379_908293503"/>
      <w:r>
        <w:t>i</w:t>
      </w:r>
      <w:bookmarkStart w:id="858" w:name="__Fieldmark__9315_1777031281"/>
      <w:r>
        <w:t>b</w:t>
      </w:r>
      <w:bookmarkStart w:id="859" w:name="__Fieldmark__2273_2048093008"/>
      <w:r>
        <w:t>o</w:t>
      </w:r>
      <w:bookmarkStart w:id="860" w:name="__Fieldmark__2112_527255555"/>
      <w:r>
        <w:t>w</w:t>
      </w:r>
      <w:bookmarkStart w:id="861" w:name="__Fieldmark__2008_3642959469"/>
      <w:r>
        <w:t>i</w:t>
      </w:r>
      <w:bookmarkStart w:id="862" w:name="__Fieldmark__1944_2362112943"/>
      <w:r>
        <w:t>t</w:t>
      </w:r>
      <w:bookmarkStart w:id="863" w:name="__Fieldmark__1886_2049629825"/>
      <w:r>
        <w:t>z</w:t>
      </w:r>
      <w:bookmarkStart w:id="864" w:name="__Fieldmark__1828_687217606"/>
      <w:r>
        <w:t>k</w:t>
      </w:r>
      <w:bookmarkStart w:id="865" w:name="__Fieldmark__1770_2209115713"/>
      <w:r>
        <w:t>y</w:t>
      </w:r>
      <w:bookmarkStart w:id="866" w:name="__Fieldmark__1714_1105856583"/>
      <w:r>
        <w:t xml:space="preserve"> </w:t>
      </w:r>
      <w:bookmarkStart w:id="867" w:name="__Fieldmark__1654_1929513578"/>
      <w:r>
        <w:t>a</w:t>
      </w:r>
      <w:bookmarkStart w:id="868" w:name="__Fieldmark__1596_739104655"/>
      <w:r>
        <w:t>n</w:t>
      </w:r>
      <w:bookmarkStart w:id="869" w:name="__Fieldmark__1537_462321902"/>
      <w:r>
        <w:t>d</w:t>
      </w:r>
      <w:bookmarkStart w:id="870" w:name="__Fieldmark__1477_948816634"/>
      <w:r>
        <w:t xml:space="preserve"> </w:t>
      </w:r>
      <w:bookmarkStart w:id="871" w:name="__Fieldmark__1417_2312622389"/>
      <w:r>
        <w:t>R</w:t>
      </w:r>
      <w:bookmarkStart w:id="872" w:name="__Fieldmark__1356_2161409428"/>
      <w:r>
        <w:t>o</w:t>
      </w:r>
      <w:bookmarkStart w:id="873" w:name="__Fieldmark__1294_188299688"/>
      <w:r>
        <w:t>s</w:t>
      </w:r>
      <w:bookmarkStart w:id="874" w:name="__Fieldmark__1231_1216455718"/>
      <w:r>
        <w:t>s</w:t>
      </w:r>
      <w:bookmarkStart w:id="875" w:name="__Fieldmark__1168_649753871"/>
      <w:r>
        <w:t>m</w:t>
      </w:r>
      <w:bookmarkStart w:id="876" w:name="__Fieldmark__1105_2534479100"/>
      <w:r>
        <w:t>a</w:t>
      </w:r>
      <w:bookmarkStart w:id="877" w:name="__Fieldmark__1042_1692434574"/>
      <w:r>
        <w:t>n</w:t>
      </w:r>
      <w:bookmarkStart w:id="878" w:name="__Fieldmark__979_148202576"/>
      <w:r>
        <w:t xml:space="preserve"> </w:t>
      </w:r>
      <w:bookmarkStart w:id="879" w:name="__Fieldmark__2488_2994147849"/>
      <w:r>
        <w:t>1</w:t>
      </w:r>
      <w:bookmarkStart w:id="880" w:name="__Fieldmark__852_3231691474"/>
      <w:r>
        <w:t>9</w:t>
      </w:r>
      <w:bookmarkStart w:id="881" w:name="__Fieldmark__788_3149341642"/>
      <w:r>
        <w:t>9</w:t>
      </w:r>
      <w:bookmarkStart w:id="882" w:name="__Fieldmark__724_4213078475"/>
      <w:r>
        <w:t>6</w:t>
      </w:r>
      <w:bookmarkStart w:id="883" w:name="__Fieldmark__660_4019975519"/>
      <w:r>
        <w:t>;</w:t>
      </w:r>
      <w:bookmarkStart w:id="884" w:name="__Fieldmark__596_3852820974"/>
      <w:r>
        <w:t xml:space="preserve"> </w:t>
      </w:r>
      <w:bookmarkStart w:id="885" w:name="__Fieldmark__532_3917936936"/>
      <w:r>
        <w:t>S</w:t>
      </w:r>
      <w:bookmarkStart w:id="886" w:name="__Fieldmark__468_3265051427"/>
      <w:r>
        <w:t>h</w:t>
      </w:r>
      <w:bookmarkStart w:id="887" w:name="__Fieldmark__404_837005789"/>
      <w:r>
        <w:t>u</w:t>
      </w:r>
      <w:bookmarkStart w:id="888" w:name="__Fieldmark__340_3470823330"/>
      <w:r>
        <w:t>a</w:t>
      </w:r>
      <w:bookmarkStart w:id="889" w:name="__Fieldmark__276_2630548144"/>
      <w:r>
        <w:t>i</w:t>
      </w:r>
      <w:bookmarkStart w:id="890" w:name="__Fieldmark__2604_2304565098"/>
      <w:r>
        <w:t xml:space="preserve"> </w:t>
      </w:r>
      <w:bookmarkStart w:id="891" w:name="__Fieldmark__362_2304565098"/>
      <w:r>
        <w:t>and Yang 2017)</w:t>
      </w:r>
      <w:r>
        <w:fldChar w:fldCharType="end"/>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892" w:name="__Fieldmark__2834_1561598236"/>
      <w:r>
        <w:t>(</w:t>
      </w:r>
      <w:bookmarkStart w:id="893" w:name="__Fieldmark__2730_2280461051"/>
      <w:r>
        <w:t>B</w:t>
      </w:r>
      <w:bookmarkStart w:id="894" w:name="__Fieldmark__2518_908293503"/>
      <w:r>
        <w:t>e</w:t>
      </w:r>
      <w:bookmarkStart w:id="895" w:name="__Fieldmark__9450_1777031281"/>
      <w:r>
        <w:t>l</w:t>
      </w:r>
      <w:bookmarkStart w:id="896" w:name="__Fieldmark__2404_2048093008"/>
      <w:r>
        <w:t>l</w:t>
      </w:r>
      <w:bookmarkStart w:id="897" w:name="__Fieldmark__2239_527255555"/>
      <w:r>
        <w:t xml:space="preserve"> </w:t>
      </w:r>
      <w:bookmarkStart w:id="898" w:name="__Fieldmark__2131_3642959469"/>
      <w:r>
        <w:t>e</w:t>
      </w:r>
      <w:bookmarkStart w:id="899" w:name="__Fieldmark__2063_2362112943"/>
      <w:r>
        <w:t>t</w:t>
      </w:r>
      <w:bookmarkStart w:id="900" w:name="__Fieldmark__2001_2049629825"/>
      <w:r>
        <w:t xml:space="preserve"> </w:t>
      </w:r>
      <w:bookmarkStart w:id="901" w:name="__Fieldmark__1939_687217606"/>
      <w:r>
        <w:t>a</w:t>
      </w:r>
      <w:bookmarkStart w:id="902" w:name="__Fieldmark__1877_2209115713"/>
      <w:r>
        <w:t>l</w:t>
      </w:r>
      <w:bookmarkStart w:id="903" w:name="__Fieldmark__1817_1105856583"/>
      <w:r>
        <w:t>.</w:t>
      </w:r>
      <w:bookmarkStart w:id="904" w:name="__Fieldmark__1753_1929513578"/>
      <w:r>
        <w:t xml:space="preserve"> </w:t>
      </w:r>
      <w:bookmarkStart w:id="905" w:name="__Fieldmark__1691_739104655"/>
      <w:r>
        <w:t>2</w:t>
      </w:r>
      <w:bookmarkStart w:id="906" w:name="__Fieldmark__1628_462321902"/>
      <w:r>
        <w:t>0</w:t>
      </w:r>
      <w:bookmarkStart w:id="907" w:name="__Fieldmark__1564_948816634"/>
      <w:r>
        <w:t>0</w:t>
      </w:r>
      <w:bookmarkStart w:id="908" w:name="__Fieldmark__1500_2312622389"/>
      <w:r>
        <w:t>3</w:t>
      </w:r>
      <w:bookmarkStart w:id="909" w:name="__Fieldmark__1435_2161409428"/>
      <w:r>
        <w:t>;</w:t>
      </w:r>
      <w:bookmarkStart w:id="910" w:name="__Fieldmark__1369_188299688"/>
      <w:r>
        <w:t xml:space="preserve"> </w:t>
      </w:r>
      <w:bookmarkStart w:id="911" w:name="__Fieldmark__1302_1216455718"/>
      <w:r>
        <w:t>W</w:t>
      </w:r>
      <w:bookmarkStart w:id="912" w:name="__Fieldmark__1235_649753871"/>
      <w:r>
        <w:t>i</w:t>
      </w:r>
      <w:bookmarkStart w:id="913" w:name="__Fieldmark__1168_2534479100"/>
      <w:r>
        <w:t>t</w:t>
      </w:r>
      <w:bookmarkStart w:id="914" w:name="__Fieldmark__1101_1692434574"/>
      <w:r>
        <w:t>h</w:t>
      </w:r>
      <w:bookmarkStart w:id="915" w:name="__Fieldmark__1034_148202576"/>
      <w:r>
        <w:t>e</w:t>
      </w:r>
      <w:bookmarkStart w:id="916" w:name="__Fieldmark__2539_2994147849"/>
      <w:r>
        <w:t>r</w:t>
      </w:r>
      <w:bookmarkStart w:id="917" w:name="__Fieldmark__899_3231691474"/>
      <w:r>
        <w:t>s</w:t>
      </w:r>
      <w:bookmarkStart w:id="918" w:name="__Fieldmark__831_3149341642"/>
      <w:r>
        <w:t xml:space="preserve"> </w:t>
      </w:r>
      <w:bookmarkStart w:id="919" w:name="__Fieldmark__763_4213078475"/>
      <w:r>
        <w:t>e</w:t>
      </w:r>
      <w:bookmarkStart w:id="920" w:name="__Fieldmark__695_4019975519"/>
      <w:r>
        <w:t>t</w:t>
      </w:r>
      <w:bookmarkStart w:id="921" w:name="__Fieldmark__627_3852820974"/>
      <w:r>
        <w:t xml:space="preserve"> </w:t>
      </w:r>
      <w:bookmarkStart w:id="922" w:name="__Fieldmark__559_3917936936"/>
      <w:r>
        <w:t>a</w:t>
      </w:r>
      <w:bookmarkStart w:id="923" w:name="__Fieldmark__491_3265051427"/>
      <w:r>
        <w:t>l</w:t>
      </w:r>
      <w:bookmarkStart w:id="924" w:name="__Fieldmark__423_837005789"/>
      <w:r>
        <w:t>.</w:t>
      </w:r>
      <w:bookmarkStart w:id="925" w:name="__Fieldmark__355_3470823330"/>
      <w:r>
        <w:t xml:space="preserve"> </w:t>
      </w:r>
      <w:bookmarkStart w:id="926" w:name="__Fieldmark__287_2630548144"/>
      <w:r>
        <w:t>2</w:t>
      </w:r>
      <w:bookmarkStart w:id="927" w:name="__Fieldmark__2611_2304565098"/>
      <w:r>
        <w:t>0</w:t>
      </w:r>
      <w:bookmarkStart w:id="928" w:name="__Fieldmark__370_2304565098"/>
      <w:r>
        <w:t>12)</w:t>
      </w:r>
      <w:r>
        <w:fldChar w:fldCharType="end"/>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r>
        <w:t>. To account for the large error associated with baseline choice, 3 different baselines were drawn, and the resulting areas were averaged. Traverses along all three directions did not show significant zonation in bulk or peak-specific</w:t>
      </w:r>
      <w:del w:id="929" w:author="Elizabeth F" w:date="2017-11-02T16:18:00Z">
        <w:r>
          <w:delText xml:space="preserve"> water</w:delText>
        </w:r>
      </w:del>
      <w:ins w:id="930" w:author="Elizabeth F" w:date="2017-11-02T16:18:00Z">
        <w:r>
          <w:t xml:space="preserve"> H</w:t>
        </w:r>
        <w:r>
          <w:rPr>
            <w:vertAlign w:val="superscript"/>
          </w:rPr>
          <w:t>+</w:t>
        </w:r>
      </w:ins>
      <w:r>
        <w:t xml:space="preserve"> in the untreated samples. </w:t>
      </w:r>
    </w:p>
    <w:p w14:paraId="086529EF" w14:textId="77777777" w:rsidR="00401795" w:rsidRDefault="008A2967">
      <w:r>
        <w:t xml:space="preserve">Erik </w:t>
      </w:r>
      <w:proofErr w:type="spellStart"/>
      <w:r>
        <w:t>Hauri</w:t>
      </w:r>
      <w:proofErr w:type="spellEnd"/>
      <w:r>
        <w:t xml:space="preserve"> measured the C, H, F, P, and </w:t>
      </w:r>
      <w:proofErr w:type="spellStart"/>
      <w:r>
        <w:t>Cl</w:t>
      </w:r>
      <w:proofErr w:type="spellEnd"/>
      <w:r>
        <w:t xml:space="preserve"> concentrations by </w:t>
      </w:r>
      <w:proofErr w:type="spellStart"/>
      <w:r>
        <w:t>nanoSIMS</w:t>
      </w:r>
      <w:proofErr w:type="spellEnd"/>
      <w:r>
        <w:t xml:space="preserve"> along traverses parallel to </w:t>
      </w:r>
      <w:del w:id="931" w:author="Elizabeth F" w:date="2017-11-02T16:18:00Z">
        <w:r>
          <w:delText>[001]</w:delText>
        </w:r>
      </w:del>
      <w:ins w:id="932" w:author="Elizabeth F" w:date="2017-11-02T16:18:00Z">
        <w:r>
          <w:rPr>
            <w:i/>
            <w:iCs/>
          </w:rPr>
          <w:t>c</w:t>
        </w:r>
      </w:ins>
      <w:r>
        <w:t xml:space="preserve"> in SC1-2 and parallel to </w:t>
      </w:r>
      <w:del w:id="933" w:author="Elizabeth F" w:date="2017-11-02T16:18:00Z">
        <w:r>
          <w:delText>[010]</w:delText>
        </w:r>
      </w:del>
      <w:ins w:id="934" w:author="Elizabeth F" w:date="2017-11-02T16:18:00Z">
        <w:r>
          <w:rPr>
            <w:i/>
            <w:iCs/>
          </w:rPr>
          <w:t>b</w:t>
        </w:r>
      </w:ins>
      <w:r>
        <w:t xml:space="preserve"> in Kiki</w:t>
      </w:r>
      <w:del w:id="935" w:author="Elizabeth F" w:date="2017-11-02T16:19:00Z">
        <w:r>
          <w:delText xml:space="preserve"> as part of the CIDER workshop on electrical conductivity in hydrous olivine</w:delText>
        </w:r>
      </w:del>
      <w:r>
        <w:t xml:space="preserve">. </w:t>
      </w:r>
      <w:r>
        <w:commentReference w:id="936"/>
      </w:r>
      <w:r>
        <w:t xml:space="preserve">SIMS measurements were made before Kiki was dehydrated but after the final dehydration heating step for SC1-2. The area under the O-H stretching peaks with the electric vector E || </w:t>
      </w:r>
      <w:del w:id="937" w:author="Elizabeth F" w:date="2017-11-02T16:19:00Z">
        <w:r>
          <w:delText>[100]</w:delText>
        </w:r>
      </w:del>
      <w:ins w:id="938" w:author="Elizabeth F" w:date="2017-11-02T16:19:00Z">
        <w:r>
          <w:rPr>
            <w:i/>
            <w:iCs/>
          </w:rPr>
          <w:t>a</w:t>
        </w:r>
      </w:ins>
      <w:r>
        <w:t xml:space="preserve"> is equal to that of both the untreated SC1-1 (7</w:t>
      </w:r>
      <w:r>
        <w:rPr>
          <w:rFonts w:cstheme="minorHAnsi"/>
        </w:rPr>
        <w:t>±</w:t>
      </w:r>
      <w:r>
        <w:t>5 cm</w:t>
      </w:r>
      <w:r>
        <w:rPr>
          <w:vertAlign w:val="superscript"/>
        </w:rPr>
        <w:t>-2</w:t>
      </w:r>
      <w:r>
        <w:t>) and of the partially hydrated and then dehydrated SC1-2 (7</w:t>
      </w:r>
      <w:r>
        <w:rPr>
          <w:rFonts w:cstheme="minorHAnsi"/>
        </w:rPr>
        <w:t>±</w:t>
      </w:r>
      <w:r>
        <w:t>6 cm</w:t>
      </w:r>
      <w:r>
        <w:rPr>
          <w:vertAlign w:val="superscript"/>
        </w:rPr>
        <w:t>-2</w:t>
      </w:r>
      <w:r>
        <w:t>). Therefore, the SIMS measurements of the hydrated and then dehydrated SC1-2 were taken as a reasonable estimate of the initial water concentration in SC1.</w:t>
      </w:r>
    </w:p>
    <w:p w14:paraId="2C06663B" w14:textId="77777777" w:rsidR="00401795" w:rsidRDefault="008A2967">
      <w:pPr>
        <w:pStyle w:val="Heading2"/>
      </w:pPr>
      <w:r>
        <w:t>Hydration of San Carlos olivine</w:t>
      </w:r>
    </w:p>
    <w:p w14:paraId="0C8CA5F3" w14:textId="77777777" w:rsidR="00401795" w:rsidRDefault="008A2967">
      <w:r>
        <w:t>Two pieces of previously oriented San Carlos olivine SC1, SC1-2 and SC1-7, were partially hydrated in a ¾” Boyd-type piston cylinder apparatus with a BaCO</w:t>
      </w:r>
      <w:r>
        <w:rPr>
          <w:vertAlign w:val="subscript"/>
        </w:rPr>
        <w:t>3</w:t>
      </w:r>
      <w: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939" w:name="__Fieldmark__2997_1561598236"/>
      <w:r>
        <w:t>J</w:t>
      </w:r>
      <w:bookmarkStart w:id="940" w:name="__Fieldmark__2889_2280461051"/>
      <w:r>
        <w:t>o</w:t>
      </w:r>
      <w:bookmarkStart w:id="941" w:name="__Fieldmark__2673_908293503"/>
      <w:r>
        <w:t>l</w:t>
      </w:r>
      <w:bookmarkStart w:id="942" w:name="__Fieldmark__9604_1777031281"/>
      <w:r>
        <w:t>l</w:t>
      </w:r>
      <w:bookmarkStart w:id="943" w:name="__Fieldmark__2549_2048093008"/>
      <w:r>
        <w:t>a</w:t>
      </w:r>
      <w:bookmarkStart w:id="944" w:name="__Fieldmark__2380_527255555"/>
      <w:r>
        <w:t>n</w:t>
      </w:r>
      <w:bookmarkStart w:id="945" w:name="__Fieldmark__2268_3642959469"/>
      <w:r>
        <w:t>d</w:t>
      </w:r>
      <w:bookmarkStart w:id="946" w:name="__Fieldmark__2196_2362112943"/>
      <w:r>
        <w:t>s</w:t>
      </w:r>
      <w:bookmarkStart w:id="947" w:name="__Fieldmark__2130_2049629825"/>
      <w:r>
        <w:t xml:space="preserve"> </w:t>
      </w:r>
      <w:bookmarkStart w:id="948" w:name="__Fieldmark__2064_687217606"/>
      <w:r>
        <w:t>e</w:t>
      </w:r>
      <w:bookmarkStart w:id="949" w:name="__Fieldmark__1998_2209115713"/>
      <w:r>
        <w:t>t</w:t>
      </w:r>
      <w:bookmarkStart w:id="950" w:name="__Fieldmark__1934_1105856583"/>
      <w:r>
        <w:t xml:space="preserve"> </w:t>
      </w:r>
      <w:bookmarkStart w:id="951" w:name="__Fieldmark__1866_1929513578"/>
      <w:r>
        <w:t>a</w:t>
      </w:r>
      <w:bookmarkStart w:id="952" w:name="__Fieldmark__1800_739104655"/>
      <w:r>
        <w:t>l</w:t>
      </w:r>
      <w:bookmarkStart w:id="953" w:name="__Fieldmark__1733_462321902"/>
      <w:r>
        <w:t>.</w:t>
      </w:r>
      <w:bookmarkStart w:id="954" w:name="__Fieldmark__1665_948816634"/>
      <w:r>
        <w:t xml:space="preserve"> </w:t>
      </w:r>
      <w:bookmarkStart w:id="955" w:name="__Fieldmark__1597_2312622389"/>
      <w:r>
        <w:t>(</w:t>
      </w:r>
      <w:bookmarkStart w:id="956" w:name="__Fieldmark__1528_2161409428"/>
      <w:r>
        <w:t>2</w:t>
      </w:r>
      <w:bookmarkStart w:id="957" w:name="__Fieldmark__1458_188299688"/>
      <w:r>
        <w:t>0</w:t>
      </w:r>
      <w:bookmarkStart w:id="958" w:name="__Fieldmark__1387_1216455718"/>
      <w:r>
        <w:t>1</w:t>
      </w:r>
      <w:bookmarkStart w:id="959" w:name="__Fieldmark__1316_649753871"/>
      <w:r>
        <w:t>6</w:t>
      </w:r>
      <w:bookmarkStart w:id="960" w:name="__Fieldmark__1245_2534479100"/>
      <w:r>
        <w:t>)</w:t>
      </w:r>
      <w:bookmarkStart w:id="961" w:name="__Fieldmark__1174_1692434574"/>
      <w:r>
        <w:fldChar w:fldCharType="end"/>
      </w:r>
      <w:bookmarkStart w:id="962" w:name="__Fieldmark__2604_2994147849"/>
      <w:bookmarkStart w:id="963" w:name="__Fieldmark__888_3149341642"/>
      <w:bookmarkStart w:id="964" w:name="__Fieldmark__744_4019975519"/>
      <w:bookmarkStart w:id="965" w:name="__Fieldmark__600_3917936936"/>
      <w:bookmarkStart w:id="966" w:name="__Fieldmark__456_837005789"/>
      <w:bookmarkStart w:id="967" w:name="__Fieldmark__312_2630548144"/>
      <w:bookmarkStart w:id="968" w:name="__Fieldmark__420_2304565098"/>
      <w:bookmarkStart w:id="969" w:name="__Fieldmark__2636_2304565098"/>
      <w:bookmarkStart w:id="970" w:name="__Fieldmark__384_3470823330"/>
      <w:bookmarkStart w:id="971" w:name="__Fieldmark__528_3265051427"/>
      <w:bookmarkStart w:id="972" w:name="__Fieldmark__672_3852820974"/>
      <w:bookmarkStart w:id="973" w:name="__Fieldmark__816_4213078475"/>
      <w:bookmarkStart w:id="974" w:name="__Fieldmark__960_3231691474"/>
      <w:bookmarkStart w:id="975" w:name="__Fieldmark__1103_148202576"/>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r>
        <w:t>. Here the samples were placed in copper capsules and surrounded by liquid distilled H</w:t>
      </w:r>
      <w:r>
        <w:rPr>
          <w:vertAlign w:val="subscript"/>
        </w:rPr>
        <w:t>2</w:t>
      </w:r>
      <w:r>
        <w:t xml:space="preserve">O and a powdered mixture of Ni and </w:t>
      </w:r>
      <w:proofErr w:type="spellStart"/>
      <w:r>
        <w:t>NiO</w:t>
      </w:r>
      <w:proofErr w:type="spellEnd"/>
      <w:r>
        <w:t xml:space="preserve"> to control oxygen fugacity and San Carlos olivine and </w:t>
      </w:r>
      <w:proofErr w:type="spellStart"/>
      <w:r>
        <w:t>enstatite</w:t>
      </w:r>
      <w:proofErr w:type="spellEnd"/>
      <w:r>
        <w:t xml:space="preserve"> to control silica activity (Figure 1). Temperatures were controlled with a</w:t>
      </w:r>
      <w:r>
        <w:rPr>
          <w:b/>
        </w:rPr>
        <w:t xml:space="preserve"> </w:t>
      </w:r>
      <w:r>
        <w:t xml:space="preserve">D-type </w:t>
      </w:r>
      <w:ins w:id="976" w:author="Elizabeth F" w:date="2017-11-02T16:20:00Z">
        <w:r>
          <w:t xml:space="preserve">thermocouple </w:t>
        </w:r>
      </w:ins>
      <w:r>
        <w:t>(W3%Re-W25%Re)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t>O to HNO</w:t>
      </w:r>
      <w:r>
        <w:rPr>
          <w:vertAlign w:val="subscript"/>
        </w:rPr>
        <w:t>3</w:t>
      </w:r>
      <w:r>
        <w:t xml:space="preserve">. The rectangular parallelepiped samples were then mounted in </w:t>
      </w:r>
      <w:proofErr w:type="spellStart"/>
      <w:r>
        <w:t>CrystalBond</w:t>
      </w:r>
      <w:proofErr w:type="spellEnd"/>
      <w:r>
        <w:t>, polished with 0</w:t>
      </w:r>
      <w:proofErr w:type="gramStart"/>
      <w:r>
        <w:t xml:space="preserve">.25 </w:t>
      </w:r>
      <w:proofErr w:type="spellStart"/>
      <w:r>
        <w:rPr>
          <w:rFonts w:cstheme="minorHAnsi"/>
        </w:rPr>
        <w:t>μ</w:t>
      </w:r>
      <w:r>
        <w:t>m</w:t>
      </w:r>
      <w:proofErr w:type="spellEnd"/>
      <w:proofErr w:type="gramEnd"/>
      <w:r>
        <w:t xml:space="preserve"> diamond paste on all sides, and cleaned in acetone. </w:t>
      </w:r>
    </w:p>
    <w:p w14:paraId="0AC71DD1" w14:textId="77777777" w:rsidR="00401795" w:rsidRDefault="008A2967">
      <w:r>
        <w:t>SC1-2 was hydrated at a nominal temperature of 800</w:t>
      </w:r>
      <w:del w:id="977" w:author="Elizabeth F" w:date="2017-11-02T16:20:00Z">
        <w:r>
          <w:delText xml:space="preserve"> </w:delText>
        </w:r>
      </w:del>
      <w:r>
        <w:rPr>
          <w:rFonts w:cstheme="minorHAnsi"/>
        </w:rPr>
        <w:t>°</w:t>
      </w:r>
      <w:r>
        <w:t xml:space="preserve">C and 10 </w:t>
      </w:r>
      <w:proofErr w:type="spellStart"/>
      <w:r>
        <w:t>kbar</w:t>
      </w:r>
      <w:proofErr w:type="spellEnd"/>
      <w:r>
        <w:t xml:space="preserve"> pressure, which corresponds to a water fugacity of 1.6 </w:t>
      </w:r>
      <w:proofErr w:type="spellStart"/>
      <w:r>
        <w:t>GPa</w:t>
      </w:r>
      <w:proofErr w:type="spellEnd"/>
      <w:r>
        <w:t xml:space="preserve">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end"/>
      </w:r>
      <w:bookmarkStart w:id="978" w:name="__Fieldmark__3144_1561598236"/>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end"/>
      </w:r>
      <w:bookmarkStart w:id="979" w:name="__Fieldmark__3147_1561598236"/>
      <w:bookmarkStart w:id="980" w:name="__Fieldmark__3033_2280461051"/>
      <w:bookmarkEnd w:id="978"/>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981" w:name="__Fieldmark__3036_2280461051"/>
      <w:bookmarkStart w:id="982" w:name="__Fieldmark__2814_908293503"/>
      <w:bookmarkStart w:id="983" w:name="__Fieldmark__3152_1561598236"/>
      <w:bookmarkEnd w:id="979"/>
      <w:bookmarkEnd w:id="980"/>
      <w:r>
        <w:t>(</w:t>
      </w:r>
      <w:bookmarkStart w:id="984" w:name="__Fieldmark__3041_2280461051"/>
      <w:bookmarkStart w:id="985" w:name="__Fieldmark__9742_1777031281"/>
      <w:bookmarkStart w:id="986" w:name="__Fieldmark__2817_908293503"/>
      <w:r>
        <w:t>W</w:t>
      </w:r>
      <w:bookmarkStart w:id="987" w:name="__Fieldmark__9745_1777031281"/>
      <w:bookmarkStart w:id="988" w:name="__Fieldmark__2684_2048093008"/>
      <w:bookmarkStart w:id="989" w:name="__Fieldmark__2822_908293503"/>
      <w:r>
        <w:t>i</w:t>
      </w:r>
      <w:bookmarkStart w:id="990" w:name="__Fieldmark__9750_1777031281"/>
      <w:bookmarkStart w:id="991" w:name="__Fieldmark__2687_2048093008"/>
      <w:bookmarkStart w:id="992" w:name="__Fieldmark__2512_527255555"/>
      <w:r>
        <w:t>t</w:t>
      </w:r>
      <w:bookmarkStart w:id="993" w:name="__Fieldmark__2515_527255555"/>
      <w:bookmarkStart w:id="994" w:name="__Fieldmark__2397_3642959469"/>
      <w:bookmarkStart w:id="995" w:name="__Fieldmark__2692_2048093008"/>
      <w:r>
        <w:t>h</w:t>
      </w:r>
      <w:bookmarkStart w:id="996" w:name="__Fieldmark__2520_527255555"/>
      <w:bookmarkStart w:id="997" w:name="__Fieldmark__2322_2362112943"/>
      <w:bookmarkStart w:id="998" w:name="__Fieldmark__2400_3642959469"/>
      <w:r>
        <w:t>e</w:t>
      </w:r>
      <w:bookmarkStart w:id="999" w:name="__Fieldmark__2325_2362112943"/>
      <w:bookmarkStart w:id="1000" w:name="__Fieldmark__2253_2049629825"/>
      <w:bookmarkStart w:id="1001" w:name="__Fieldmark__2405_3642959469"/>
      <w:r>
        <w:t>r</w:t>
      </w:r>
      <w:bookmarkStart w:id="1002" w:name="__Fieldmark__2330_2362112943"/>
      <w:bookmarkStart w:id="1003" w:name="__Fieldmark__2184_687217606"/>
      <w:bookmarkStart w:id="1004" w:name="__Fieldmark__2256_2049629825"/>
      <w:r>
        <w:t>s</w:t>
      </w:r>
      <w:bookmarkStart w:id="1005" w:name="__Fieldmark__2187_687217606"/>
      <w:bookmarkStart w:id="1006" w:name="__Fieldmark__2115_2209115713"/>
      <w:bookmarkStart w:id="1007" w:name="__Fieldmark__2261_2049629825"/>
      <w:r>
        <w:t xml:space="preserve"> </w:t>
      </w:r>
      <w:bookmarkStart w:id="1008" w:name="__Fieldmark__2192_687217606"/>
      <w:bookmarkStart w:id="1009" w:name="__Fieldmark__2048_1105856583"/>
      <w:bookmarkStart w:id="1010" w:name="__Fieldmark__2118_2209115713"/>
      <w:r>
        <w:t>2</w:t>
      </w:r>
      <w:bookmarkStart w:id="1011" w:name="__Fieldmark__2051_1105856583"/>
      <w:bookmarkStart w:id="1012" w:name="__Fieldmark__1977_1929513578"/>
      <w:bookmarkStart w:id="1013" w:name="__Fieldmark__2123_2209115713"/>
      <w:r>
        <w:t>0</w:t>
      </w:r>
      <w:bookmarkStart w:id="1014" w:name="__Fieldmark__2056_1105856583"/>
      <w:bookmarkStart w:id="1015" w:name="__Fieldmark__1908_739104655"/>
      <w:bookmarkStart w:id="1016" w:name="__Fieldmark__1980_1929513578"/>
      <w:r>
        <w:t>1</w:t>
      </w:r>
      <w:bookmarkStart w:id="1017" w:name="__Fieldmark__1911_739104655"/>
      <w:bookmarkStart w:id="1018" w:name="__Fieldmark__1838_462321902"/>
      <w:bookmarkStart w:id="1019" w:name="__Fieldmark__1985_1929513578"/>
      <w:r>
        <w:t>3</w:t>
      </w:r>
      <w:bookmarkStart w:id="1020" w:name="__Fieldmark__1916_739104655"/>
      <w:bookmarkStart w:id="1021" w:name="__Fieldmark__1766_948816634"/>
      <w:bookmarkStart w:id="1022" w:name="__Fieldmark__1841_462321902"/>
      <w:r>
        <w:t>)</w:t>
      </w:r>
      <w:bookmarkStart w:id="1023" w:name="__Fieldmark__1769_948816634"/>
      <w:bookmarkStart w:id="1024" w:name="__Fieldmark__1694_2312622389"/>
      <w:bookmarkStart w:id="1025" w:name="__Fieldmark__1846_462321902"/>
      <w:r>
        <w:fldChar w:fldCharType="end"/>
      </w:r>
      <w:bookmarkStart w:id="1026" w:name="__Fieldmark__1624_2161409428"/>
      <w:bookmarkStart w:id="1027" w:name="__Fieldmark__1547_188299688"/>
      <w:bookmarkStart w:id="1028" w:name="__Fieldmark__1702_2312622389"/>
      <w:bookmarkStart w:id="1029" w:name="__Fieldmark__1475_1216455718"/>
      <w:bookmarkStart w:id="1030" w:name="__Fieldmark__1397_649753871"/>
      <w:bookmarkStart w:id="1031" w:name="__Fieldmark__1555_188299688"/>
      <w:bookmarkStart w:id="1032" w:name="__Fieldmark__1327_2534479100"/>
      <w:bookmarkStart w:id="1033" w:name="__Fieldmark__1247_1692434574"/>
      <w:bookmarkStart w:id="1034" w:name="__Fieldmark__1405_649753871"/>
      <w:bookmarkStart w:id="1035" w:name="__Fieldmark__1175_148202576"/>
      <w:bookmarkStart w:id="1036" w:name="__Fieldmark__2669_2994147849"/>
      <w:bookmarkStart w:id="1037" w:name="__Fieldmark__1255_1692434574"/>
      <w:bookmarkStart w:id="1038" w:name="__Fieldmark__1024_3231691474"/>
      <w:bookmarkStart w:id="1039" w:name="__Fieldmark__945_3149341642"/>
      <w:bookmarkStart w:id="1040" w:name="__Fieldmark__2677_2994147849"/>
      <w:bookmarkStart w:id="1041" w:name="__Fieldmark__872_4213078475"/>
      <w:bookmarkStart w:id="1042" w:name="__Fieldmark__793_4019975519"/>
      <w:bookmarkStart w:id="1043" w:name="__Fieldmark__953_3149341642"/>
      <w:bookmarkStart w:id="1044" w:name="__Fieldmark__723_3852820974"/>
      <w:bookmarkStart w:id="1045" w:name="__Fieldmark__644_3917936936"/>
      <w:bookmarkStart w:id="1046" w:name="__Fieldmark__801_4019975519"/>
      <w:bookmarkStart w:id="1047" w:name="__Fieldmark__571_3265051427"/>
      <w:bookmarkStart w:id="1048" w:name="__Fieldmark__492_837005789"/>
      <w:bookmarkStart w:id="1049" w:name="__Fieldmark__652_3917936936"/>
      <w:bookmarkStart w:id="1050" w:name="__Fieldmark__419_3470823330"/>
      <w:bookmarkStart w:id="1051" w:name="__Fieldmark__340_2630548144"/>
      <w:bookmarkStart w:id="1052" w:name="__Fieldmark__500_837005789"/>
      <w:bookmarkStart w:id="1053" w:name="__Fieldmark__514_2304565098"/>
      <w:bookmarkStart w:id="1054" w:name="__Fieldmark__2663_2304565098"/>
      <w:bookmarkStart w:id="1055" w:name="__Fieldmark__348_2630548144"/>
      <w:bookmarkStart w:id="1056" w:name="__Fieldmark__2665_2304565098"/>
      <w:bookmarkStart w:id="1057" w:name="__Fieldmark__424_3470823330"/>
      <w:bookmarkStart w:id="1058" w:name="__Fieldmark__2660_2304565098"/>
      <w:bookmarkStart w:id="1059" w:name="__Fieldmark__343_2630548144"/>
      <w:bookmarkStart w:id="1060" w:name="__Fieldmark__576_3265051427"/>
      <w:bookmarkStart w:id="1061" w:name="__Fieldmark__416_3470823330"/>
      <w:bookmarkStart w:id="1062" w:name="__Fieldmark__495_837005789"/>
      <w:bookmarkStart w:id="1063" w:name="__Fieldmark__728_3852820974"/>
      <w:bookmarkStart w:id="1064" w:name="__Fieldmark__568_3265051427"/>
      <w:bookmarkStart w:id="1065" w:name="__Fieldmark__647_3917936936"/>
      <w:bookmarkStart w:id="1066" w:name="__Fieldmark__877_4213078475"/>
      <w:bookmarkStart w:id="1067" w:name="__Fieldmark__720_3852820974"/>
      <w:bookmarkStart w:id="1068" w:name="__Fieldmark__796_4019975519"/>
      <w:bookmarkStart w:id="1069" w:name="__Fieldmark__1029_3231691474"/>
      <w:bookmarkStart w:id="1070" w:name="__Fieldmark__869_4213078475"/>
      <w:bookmarkStart w:id="1071" w:name="__Fieldmark__948_3149341642"/>
      <w:bookmarkStart w:id="1072" w:name="__Fieldmark__1180_148202576"/>
      <w:bookmarkStart w:id="1073" w:name="__Fieldmark__1021_3231691474"/>
      <w:bookmarkStart w:id="1074" w:name="__Fieldmark__2672_2994147849"/>
      <w:bookmarkStart w:id="1075" w:name="__Fieldmark__1332_2534479100"/>
      <w:bookmarkStart w:id="1076" w:name="__Fieldmark__1172_148202576"/>
      <w:bookmarkStart w:id="1077" w:name="__Fieldmark__1250_1692434574"/>
      <w:bookmarkStart w:id="1078" w:name="__Fieldmark__1480_1216455718"/>
      <w:bookmarkStart w:id="1079" w:name="__Fieldmark__1324_2534479100"/>
      <w:bookmarkStart w:id="1080" w:name="__Fieldmark__1400_649753871"/>
      <w:bookmarkStart w:id="1081" w:name="__Fieldmark__1629_2161409428"/>
      <w:bookmarkStart w:id="1082" w:name="__Fieldmark__1472_1216455718"/>
      <w:bookmarkStart w:id="1083" w:name="__Fieldmark__1550_188299688"/>
      <w:bookmarkStart w:id="1084" w:name="__Fieldmark__1774_948816634"/>
      <w:bookmarkStart w:id="1085" w:name="__Fieldmark__1621_2161409428"/>
      <w:bookmarkStart w:id="1086" w:name="__Fieldmark__1697_2312622389"/>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r>
        <w:t xml:space="preserve">, for 17.5 hours. That time was chosen in order to reach, but not pass, what </w:t>
      </w:r>
      <w:proofErr w:type="spellStart"/>
      <w:r>
        <w:t>Kohlstedt</w:t>
      </w:r>
      <w:proofErr w:type="spellEnd"/>
      <w:r>
        <w:t xml:space="preserve"> and </w:t>
      </w:r>
      <w:proofErr w:type="spellStart"/>
      <w:r>
        <w:t>Mackwell</w:t>
      </w:r>
      <w:proofErr w:type="spellEnd"/>
      <w:r>
        <w:t xml:space="preserve"> (1998) call “metastable equilibrium”, the point at which all of the initial Fe</w:t>
      </w:r>
      <w:r>
        <w:rPr>
          <w:vertAlign w:val="superscript"/>
        </w:rPr>
        <w:t>3+</w:t>
      </w:r>
      <w:r>
        <w:t xml:space="preserve"> is reduced as H</w:t>
      </w:r>
      <w:r>
        <w:rPr>
          <w:vertAlign w:val="superscript"/>
        </w:rPr>
        <w:t>+</w:t>
      </w:r>
      <w:r>
        <w:t xml:space="preserve"> diffuses into the sample following </w:t>
      </w:r>
      <w:commentRangeStart w:id="1087"/>
      <w:r>
        <w:t>the proton-</w:t>
      </w:r>
      <w:proofErr w:type="spellStart"/>
      <w:r>
        <w:t>polaron</w:t>
      </w:r>
      <w:proofErr w:type="spellEnd"/>
      <w:r>
        <w:t xml:space="preserve"> mechanism</w:t>
      </w:r>
      <w:commentRangeEnd w:id="1087"/>
      <w:r w:rsidR="00E075E7">
        <w:rPr>
          <w:rStyle w:val="CommentReference"/>
        </w:rPr>
        <w:commentReference w:id="1087"/>
      </w:r>
      <w:r>
        <w:t xml:space="preserve">. If the model used by </w:t>
      </w:r>
      <w:proofErr w:type="spellStart"/>
      <w:r>
        <w:t>Kohlstedt</w:t>
      </w:r>
      <w:proofErr w:type="spellEnd"/>
      <w:r>
        <w:t xml:space="preserve"> and </w:t>
      </w:r>
      <w:proofErr w:type="spellStart"/>
      <w:r>
        <w:t>Mackwell</w:t>
      </w:r>
      <w:proofErr w:type="spellEnd"/>
      <w:r>
        <w:t xml:space="preserve"> (1998) is correct, the </w:t>
      </w:r>
      <w:del w:id="1088" w:author="Elizabeth F" w:date="2017-11-02T16:21:00Z">
        <w:r>
          <w:delText xml:space="preserve">hydrogen </w:delText>
        </w:r>
      </w:del>
      <w:ins w:id="1089" w:author="Elizabeth F" w:date="2017-11-02T16:21:00Z">
        <w:r>
          <w:t>H</w:t>
        </w:r>
        <w:r>
          <w:rPr>
            <w:vertAlign w:val="superscript"/>
          </w:rPr>
          <w:t>+</w:t>
        </w:r>
        <w:r>
          <w:t xml:space="preserve"> </w:t>
        </w:r>
      </w:ins>
      <w:r>
        <w:t xml:space="preserve">concentration in SC1-2 after the piston cylinder experiment should be homogeneous, and the concentration should be lower than the true solubility and presumably determined by the initial concentration of ferric iron. If the “metastable equilibrium” </w:t>
      </w:r>
      <w:del w:id="1090" w:author="Elizabeth F" w:date="2017-11-02T16:21:00Z">
        <w:r>
          <w:delText xml:space="preserve">hydrogen </w:delText>
        </w:r>
      </w:del>
      <w:ins w:id="1091" w:author="Elizabeth F" w:date="2017-11-02T16:21:00Z">
        <w:r>
          <w:t>H</w:t>
        </w:r>
        <w:r>
          <w:rPr>
            <w:vertAlign w:val="superscript"/>
          </w:rPr>
          <w:t>+</w:t>
        </w:r>
        <w:r>
          <w:t xml:space="preserve"> </w:t>
        </w:r>
      </w:ins>
      <w:r>
        <w:t>concentration is both large enough to easily measure and homogeneous, then SC1-2 is a suitable starting material for step-wise dehydration experiments.</w:t>
      </w:r>
    </w:p>
    <w:p w14:paraId="13CF99CB" w14:textId="77777777" w:rsidR="00401795" w:rsidRDefault="008A2967">
      <w:r>
        <w:t xml:space="preserve">SC1-7 was heated for 7 hours at 10 </w:t>
      </w:r>
      <w:proofErr w:type="spellStart"/>
      <w:r>
        <w:t>kbar</w:t>
      </w:r>
      <w:proofErr w:type="spellEnd"/>
      <w:r>
        <w:t xml:space="preserve"> and temperature readings of 1000</w:t>
      </w:r>
      <w:r>
        <w:rPr>
          <w:rFonts w:cstheme="minorHAnsi"/>
        </w:rPr>
        <w:t>°</w:t>
      </w:r>
      <w: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w:t>
      </w:r>
      <w:proofErr w:type="spellStart"/>
      <w:r>
        <w:t>fugacities</w:t>
      </w:r>
      <w:proofErr w:type="spellEnd"/>
      <w:r>
        <w:t xml:space="preserve"> of 1.9-2.0 </w:t>
      </w:r>
      <w:proofErr w:type="spellStart"/>
      <w:r>
        <w:t>GPa</w:t>
      </w:r>
      <w:proofErr w:type="spellEnd"/>
      <w:r>
        <w:t xml:space="preserve">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092" w:name="__Fieldmark__3460_1561598236"/>
      <w:r>
        <w:t>(</w:t>
      </w:r>
      <w:bookmarkStart w:id="1093" w:name="__Fieldmark__3340_2280461051"/>
      <w:r>
        <w:t>W</w:t>
      </w:r>
      <w:bookmarkStart w:id="1094" w:name="__Fieldmark__3112_908293503"/>
      <w:r>
        <w:t>i</w:t>
      </w:r>
      <w:bookmarkStart w:id="1095" w:name="__Fieldmark__10031_1777031281"/>
      <w:r>
        <w:t>t</w:t>
      </w:r>
      <w:bookmarkStart w:id="1096" w:name="__Fieldmark__2964_2048093008"/>
      <w:r>
        <w:t>h</w:t>
      </w:r>
      <w:bookmarkStart w:id="1097" w:name="__Fieldmark__2783_527255555"/>
      <w:r>
        <w:t>e</w:t>
      </w:r>
      <w:bookmarkStart w:id="1098" w:name="__Fieldmark__2659_3642959469"/>
      <w:r>
        <w:t>r</w:t>
      </w:r>
      <w:bookmarkStart w:id="1099" w:name="__Fieldmark__2575_2362112943"/>
      <w:r>
        <w:t>s</w:t>
      </w:r>
      <w:bookmarkStart w:id="1100" w:name="__Fieldmark__2497_2049629825"/>
      <w:r>
        <w:t xml:space="preserve"> </w:t>
      </w:r>
      <w:bookmarkStart w:id="1101" w:name="__Fieldmark__2419_687217606"/>
      <w:r>
        <w:t>2</w:t>
      </w:r>
      <w:bookmarkStart w:id="1102" w:name="__Fieldmark__2341_2209115713"/>
      <w:r>
        <w:t>0</w:t>
      </w:r>
      <w:bookmarkStart w:id="1103" w:name="__Fieldmark__2265_1105856583"/>
      <w:r>
        <w:t>1</w:t>
      </w:r>
      <w:bookmarkStart w:id="1104" w:name="__Fieldmark__2185_1929513578"/>
      <w:r>
        <w:t>3</w:t>
      </w:r>
      <w:bookmarkStart w:id="1105" w:name="__Fieldmark__2107_739104655"/>
      <w:r>
        <w:t>)</w:t>
      </w:r>
      <w:bookmarkStart w:id="1106" w:name="__Fieldmark__2028_462321902"/>
      <w:r>
        <w:fldChar w:fldCharType="end"/>
      </w:r>
      <w:bookmarkStart w:id="1107" w:name="__Fieldmark__1866_2312622389"/>
      <w:bookmarkStart w:id="1108" w:name="__Fieldmark__1701_188299688"/>
      <w:bookmarkStart w:id="1109" w:name="__Fieldmark__1533_649753871"/>
      <w:bookmarkStart w:id="1110" w:name="__Fieldmark__1368_1692434574"/>
      <w:bookmarkStart w:id="1111" w:name="__Fieldmark__2774_2994147849"/>
      <w:bookmarkStart w:id="1112" w:name="__Fieldmark__1034_3149341642"/>
      <w:bookmarkStart w:id="1113" w:name="__Fieldmark__866_4019975519"/>
      <w:bookmarkStart w:id="1114" w:name="__Fieldmark__701_3917936936"/>
      <w:bookmarkStart w:id="1115" w:name="__Fieldmark__533_837005789"/>
      <w:bookmarkStart w:id="1116" w:name="__Fieldmark__365_2630548144"/>
      <w:bookmarkStart w:id="1117" w:name="__Fieldmark__487_2304565098"/>
      <w:bookmarkStart w:id="1118" w:name="__Fieldmark__2679_2304565098"/>
      <w:bookmarkStart w:id="1119" w:name="__Fieldmark__449_3470823330"/>
      <w:bookmarkStart w:id="1120" w:name="__Fieldmark__617_3265051427"/>
      <w:bookmarkStart w:id="1121" w:name="__Fieldmark__785_3852820974"/>
      <w:bookmarkStart w:id="1122" w:name="__Fieldmark__950_4213078475"/>
      <w:bookmarkStart w:id="1123" w:name="__Fieldmark__1118_3231691474"/>
      <w:bookmarkStart w:id="1124" w:name="__Fieldmark__1285_148202576"/>
      <w:bookmarkStart w:id="1125" w:name="__Fieldmark__1453_2534479100"/>
      <w:bookmarkStart w:id="1126" w:name="__Fieldmark__1617_1216455718"/>
      <w:bookmarkStart w:id="1127" w:name="__Fieldmark__1784_2161409428"/>
      <w:bookmarkStart w:id="1128" w:name="__Fieldmark__1947_948816634"/>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r>
        <w:t xml:space="preserve">. Within this temperature range, given the dimensions of the sample and the diffusivities reported by </w:t>
      </w:r>
      <w:proofErr w:type="spellStart"/>
      <w:r>
        <w:t>Kohlstedt</w:t>
      </w:r>
      <w:proofErr w:type="spellEnd"/>
      <w:r>
        <w:t xml:space="preserve"> and </w:t>
      </w:r>
      <w:proofErr w:type="spellStart"/>
      <w:r>
        <w:t>Mackwell</w:t>
      </w:r>
      <w:proofErr w:type="spellEnd"/>
      <w:r>
        <w:t xml:space="preserve"> (1998), the experiment time of 7 hours should allow the completion of proton-</w:t>
      </w:r>
      <w:proofErr w:type="spellStart"/>
      <w:r>
        <w:t>polaron</w:t>
      </w:r>
      <w:proofErr w:type="spellEnd"/>
      <w:r>
        <w:t xml:space="preserve"> diffusion and enter into the stage of diffusion dominated by the slower proton-vacancy mechanism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129" w:name="__Fieldmark__3585_1561598236"/>
      <w:r>
        <w:t>(</w:t>
      </w:r>
      <w:bookmarkStart w:id="1130" w:name="__Fieldmark__3462_2280461051"/>
      <w:r>
        <w:t>K</w:t>
      </w:r>
      <w:bookmarkStart w:id="1131" w:name="__Fieldmark__3231_908293503"/>
      <w:r>
        <w:t>o</w:t>
      </w:r>
      <w:bookmarkStart w:id="1132" w:name="__Fieldmark__10147_1777031281"/>
      <w:r>
        <w:t>h</w:t>
      </w:r>
      <w:bookmarkStart w:id="1133" w:name="__Fieldmark__3077_2048093008"/>
      <w:r>
        <w:t>l</w:t>
      </w:r>
      <w:bookmarkStart w:id="1134" w:name="__Fieldmark__2893_527255555"/>
      <w:r>
        <w:t>s</w:t>
      </w:r>
      <w:bookmarkStart w:id="1135" w:name="__Fieldmark__2766_3642959469"/>
      <w:r>
        <w:t>t</w:t>
      </w:r>
      <w:bookmarkStart w:id="1136" w:name="__Fieldmark__2679_2362112943"/>
      <w:r>
        <w:t>e</w:t>
      </w:r>
      <w:bookmarkStart w:id="1137" w:name="__Fieldmark__2598_2049629825"/>
      <w:r>
        <w:t>d</w:t>
      </w:r>
      <w:bookmarkStart w:id="1138" w:name="__Fieldmark__2517_687217606"/>
      <w:r>
        <w:t>t</w:t>
      </w:r>
      <w:bookmarkStart w:id="1139" w:name="__Fieldmark__2436_2209115713"/>
      <w:r>
        <w:t xml:space="preserve"> </w:t>
      </w:r>
      <w:bookmarkStart w:id="1140" w:name="__Fieldmark__2357_1105856583"/>
      <w:r>
        <w:t>a</w:t>
      </w:r>
      <w:bookmarkStart w:id="1141" w:name="__Fieldmark__2274_1929513578"/>
      <w:r>
        <w:t>n</w:t>
      </w:r>
      <w:bookmarkStart w:id="1142" w:name="__Fieldmark__2193_739104655"/>
      <w:r>
        <w:t>d</w:t>
      </w:r>
      <w:bookmarkStart w:id="1143" w:name="__Fieldmark__2111_462321902"/>
      <w:r>
        <w:t xml:space="preserve"> </w:t>
      </w:r>
      <w:bookmarkStart w:id="1144" w:name="__Fieldmark__2027_948816634"/>
      <w:r>
        <w:t>M</w:t>
      </w:r>
      <w:bookmarkStart w:id="1145" w:name="__Fieldmark__1943_2312622389"/>
      <w:r>
        <w:t>a</w:t>
      </w:r>
      <w:bookmarkStart w:id="1146" w:name="__Fieldmark__1858_2161409428"/>
      <w:r>
        <w:t>c</w:t>
      </w:r>
      <w:bookmarkStart w:id="1147" w:name="__Fieldmark__1772_188299688"/>
      <w:r>
        <w:t>k</w:t>
      </w:r>
      <w:bookmarkStart w:id="1148" w:name="__Fieldmark__1685_1216455718"/>
      <w:r>
        <w:t>w</w:t>
      </w:r>
      <w:bookmarkStart w:id="1149" w:name="__Fieldmark__1598_649753871"/>
      <w:r>
        <w:t>e</w:t>
      </w:r>
      <w:bookmarkStart w:id="1150" w:name="__Fieldmark__1515_2534479100"/>
      <w:r>
        <w:t>l</w:t>
      </w:r>
      <w:bookmarkStart w:id="1151" w:name="__Fieldmark__1427_1692434574"/>
      <w:r>
        <w:t>l</w:t>
      </w:r>
      <w:bookmarkStart w:id="1152" w:name="__Fieldmark__1340_148202576"/>
      <w:r>
        <w:t xml:space="preserve"> </w:t>
      </w:r>
      <w:bookmarkStart w:id="1153" w:name="__Fieldmark__2825_2994147849"/>
      <w:r>
        <w:t>1</w:t>
      </w:r>
      <w:bookmarkStart w:id="1154" w:name="__Fieldmark__1165_3231691474"/>
      <w:r>
        <w:t>9</w:t>
      </w:r>
      <w:bookmarkStart w:id="1155" w:name="__Fieldmark__1077_3149341642"/>
      <w:r>
        <w:t>9</w:t>
      </w:r>
      <w:bookmarkStart w:id="1156" w:name="__Fieldmark__989_4213078475"/>
      <w:r>
        <w:t>8</w:t>
      </w:r>
      <w:bookmarkStart w:id="1157" w:name="__Fieldmark__901_4019975519"/>
      <w:r>
        <w:t>;</w:t>
      </w:r>
      <w:bookmarkStart w:id="1158" w:name="__Fieldmark__816_3852820974"/>
      <w:r>
        <w:t xml:space="preserve"> </w:t>
      </w:r>
      <w:bookmarkStart w:id="1159" w:name="__Fieldmark__728_3917936936"/>
      <w:r>
        <w:t>D</w:t>
      </w:r>
      <w:bookmarkStart w:id="1160" w:name="__Fieldmark__640_3265051427"/>
      <w:r>
        <w:t>e</w:t>
      </w:r>
      <w:bookmarkStart w:id="1161" w:name="__Fieldmark__552_837005789"/>
      <w:r>
        <w:t>m</w:t>
      </w:r>
      <w:bookmarkStart w:id="1162" w:name="__Fieldmark__464_3470823330"/>
      <w:r>
        <w:t>o</w:t>
      </w:r>
      <w:bookmarkStart w:id="1163" w:name="__Fieldmark__376_2630548144"/>
      <w:r>
        <w:t>u</w:t>
      </w:r>
      <w:bookmarkStart w:id="1164" w:name="__Fieldmark__2686_2304565098"/>
      <w:r>
        <w:t>c</w:t>
      </w:r>
      <w:bookmarkStart w:id="1165" w:name="__Fieldmark__502_2304565098"/>
      <w:r>
        <w:t>hy and Mackwell 2006)</w:t>
      </w:r>
      <w:r>
        <w:fldChar w:fldCharType="end"/>
      </w:r>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r>
        <w:t xml:space="preserve">. </w:t>
      </w:r>
    </w:p>
    <w:p w14:paraId="1E4BC36F" w14:textId="77777777" w:rsidR="00401795" w:rsidRDefault="008A2967">
      <w:pPr>
        <w:pStyle w:val="Heading2"/>
      </w:pPr>
      <w:r>
        <w:lastRenderedPageBreak/>
        <w:t xml:space="preserve">Dehydration </w:t>
      </w:r>
    </w:p>
    <w:p w14:paraId="5B954620" w14:textId="77777777" w:rsidR="00401795" w:rsidRDefault="008A2967">
      <w:pPr>
        <w:rPr>
          <w:del w:id="1166" w:author="Elizabeth F" w:date="2017-11-02T16:24:00Z"/>
          <w:rFonts w:cs="Calibri"/>
        </w:rPr>
      </w:pPr>
      <w: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w:t>
      </w:r>
      <w:proofErr w:type="spellStart"/>
      <w:r>
        <w:rPr>
          <w:rFonts w:cs="Calibri"/>
        </w:rPr>
        <w:t>Ferriss</w:t>
      </w:r>
      <w:proofErr w:type="spellEnd"/>
      <w:r>
        <w:rPr>
          <w:rFonts w:cs="Calibri"/>
        </w:rPr>
        <w:t xml:space="preserve"> 2015), and oxygen fugacity was controlled with a mixture of CO and CO</w:t>
      </w:r>
      <w:r>
        <w:rPr>
          <w:rFonts w:cs="Calibri"/>
          <w:vertAlign w:val="subscript"/>
        </w:rPr>
        <w:t>2</w:t>
      </w:r>
      <w:r>
        <w:rPr>
          <w:rFonts w:cs="Calibri"/>
        </w:rPr>
        <w:t>. The partially hydrated sample SC1-2 was heated at 800</w:t>
      </w:r>
      <w:del w:id="1167" w:author="Elizabeth F" w:date="2017-11-02T16:23:00Z">
        <w:r>
          <w:rPr>
            <w:rFonts w:cs="Calibri"/>
          </w:rPr>
          <w:delText xml:space="preserve"> </w:delText>
        </w:r>
      </w:del>
      <w:r>
        <w:rPr>
          <w:rFonts w:cs="Calibri"/>
        </w:rPr>
        <w:t>°C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w:t>
      </w:r>
      <w:proofErr w:type="gramStart"/>
      <w:r>
        <w:rPr>
          <w:rFonts w:cs="Calibri"/>
        </w:rPr>
        <w:t>;</w:t>
      </w:r>
      <w:proofErr w:type="gramEnd"/>
      <w:r>
        <w:rPr>
          <w:rFonts w:cs="Calibri"/>
        </w:rPr>
        <w:t xml:space="preserve"> then 3, 6, 7, and 8 hours at 1000°C. All heating steps for Kiki were conducted at oxygen fugacity of NNO-2.6 except for the final step at 1000°C, which was conducted at relatively oxidizing conditions, NNO+2.</w:t>
      </w:r>
      <w:ins w:id="1168" w:author="Elizabeth F" w:date="2017-11-02T11:51:00Z">
        <w:r>
          <w:rPr>
            <w:rFonts w:cs="Calibri"/>
          </w:rPr>
          <w:t xml:space="preserve"> A summary of all experimental </w:t>
        </w:r>
      </w:ins>
      <w:ins w:id="1169" w:author="Elizabeth F" w:date="2017-11-02T11:52:00Z">
        <w:r>
          <w:rPr>
            <w:rFonts w:cs="Calibri"/>
          </w:rPr>
          <w:t>run conditions is provided in Table 1.</w:t>
        </w:r>
      </w:ins>
    </w:p>
    <w:p w14:paraId="08B01A70" w14:textId="77777777" w:rsidR="00401795" w:rsidRDefault="00401795">
      <w:pPr>
        <w:ind w:firstLine="0"/>
        <w:rPr>
          <w:del w:id="1170" w:author="Elizabeth F" w:date="2017-11-02T16:24:00Z"/>
          <w:rFonts w:cs="Calibri"/>
        </w:rPr>
      </w:pPr>
    </w:p>
    <w:p w14:paraId="66F2E1DF" w14:textId="77777777" w:rsidR="00401795" w:rsidRDefault="00401795">
      <w:pPr>
        <w:ind w:firstLine="0"/>
        <w:rPr>
          <w:del w:id="1171" w:author="Elizabeth F" w:date="2017-11-02T16:24:00Z"/>
          <w:rFonts w:cs="Calibri"/>
        </w:rPr>
      </w:pPr>
    </w:p>
    <w:p w14:paraId="0ED02824" w14:textId="77777777" w:rsidR="00401795" w:rsidRDefault="00401795">
      <w:pPr>
        <w:rPr>
          <w:rFonts w:cs="Calibri"/>
        </w:rPr>
      </w:pPr>
    </w:p>
    <w:p w14:paraId="62A0B7C8" w14:textId="77777777" w:rsidR="00401795" w:rsidRDefault="00401795">
      <w:pPr>
        <w:rPr>
          <w:rFonts w:cs="Calibri"/>
        </w:rPr>
      </w:pPr>
    </w:p>
    <w:p w14:paraId="4AB7512B" w14:textId="77777777" w:rsidR="00401795" w:rsidRDefault="00401795">
      <w:pPr>
        <w:rPr>
          <w:rFonts w:cs="Calibri"/>
        </w:rPr>
      </w:pPr>
    </w:p>
    <w:p w14:paraId="75B1AC78" w14:textId="77777777" w:rsidR="00401795" w:rsidRDefault="008A2967">
      <w:pPr>
        <w:pStyle w:val="Caption"/>
      </w:pPr>
      <w:bookmarkStart w:id="1172" w:name="_Ref4821817912"/>
      <w:proofErr w:type="gramStart"/>
      <w:ins w:id="1173" w:author="Unknown Author" w:date="2017-11-01T16:57:00Z">
        <w:r>
          <w:rPr>
            <w:rFonts w:cs="Calibri"/>
          </w:rPr>
          <w:t xml:space="preserve">Table </w:t>
        </w:r>
      </w:ins>
      <w:r>
        <w:rPr>
          <w:rFonts w:cs="Calibri"/>
        </w:rPr>
        <w:fldChar w:fldCharType="begin"/>
      </w:r>
      <w:r>
        <w:instrText>SEQ Table \* ARABIC</w:instrText>
      </w:r>
      <w:r>
        <w:fldChar w:fldCharType="separate"/>
      </w:r>
      <w:r>
        <w:t>1</w:t>
      </w:r>
      <w:r>
        <w:fldChar w:fldCharType="end"/>
      </w:r>
      <w:bookmarkEnd w:id="1172"/>
      <w:ins w:id="1174" w:author="Unknown Author" w:date="2017-11-01T16:57:00Z">
        <w:r>
          <w:rPr>
            <w:rFonts w:cs="Calibri"/>
          </w:rPr>
          <w:t>.</w:t>
        </w:r>
        <w:proofErr w:type="gramEnd"/>
        <w:r>
          <w:rPr>
            <w:rFonts w:cs="Calibri"/>
          </w:rPr>
          <w:t xml:space="preserve"> Experimental conditions for San Carlos olivine samples SC1-7 and SC1-2 and Kilauea </w:t>
        </w:r>
        <w:proofErr w:type="spellStart"/>
        <w:r>
          <w:rPr>
            <w:rFonts w:cs="Calibri"/>
          </w:rPr>
          <w:t>Iki</w:t>
        </w:r>
        <w:proofErr w:type="spellEnd"/>
        <w:r>
          <w:rPr>
            <w:rFonts w:cs="Calibri"/>
          </w:rPr>
          <w:t xml:space="preserve"> olivine Kiki</w:t>
        </w:r>
      </w:ins>
    </w:p>
    <w:tbl>
      <w:tblPr>
        <w:tblW w:w="9360" w:type="dxa"/>
        <w:tblInd w:w="-1"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798"/>
        <w:gridCol w:w="1420"/>
        <w:gridCol w:w="1327"/>
        <w:gridCol w:w="1284"/>
        <w:gridCol w:w="694"/>
        <w:gridCol w:w="1269"/>
        <w:gridCol w:w="2568"/>
      </w:tblGrid>
      <w:tr w:rsidR="00401795" w14:paraId="1E26F5FA"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3C326D3B" w14:textId="77777777" w:rsidR="00401795" w:rsidRDefault="008A2967">
            <w:pPr>
              <w:pStyle w:val="TableContents"/>
              <w:keepNext/>
              <w:ind w:firstLine="0"/>
            </w:pPr>
            <w:ins w:id="1175" w:author="Unknown Author" w:date="2017-11-01T16:39:00Z">
              <w:r>
                <w:t>Sample name</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7595512A" w14:textId="77777777" w:rsidR="00401795" w:rsidRDefault="008A2967">
            <w:pPr>
              <w:pStyle w:val="TableContents"/>
              <w:ind w:firstLine="0"/>
            </w:pPr>
            <w:ins w:id="1176" w:author="Unknown Author" w:date="2017-11-01T16:39:00Z">
              <w:r>
                <w:t>Temperature (Celsius)</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7C57A533" w14:textId="77777777" w:rsidR="00401795" w:rsidRDefault="008A2967">
            <w:pPr>
              <w:pStyle w:val="TableContents"/>
              <w:ind w:firstLine="0"/>
            </w:pPr>
            <w:ins w:id="1177" w:author="Unknown Author" w:date="2017-11-01T16:39:00Z">
              <w:r>
                <w:t>Pressure (</w:t>
              </w:r>
              <w:proofErr w:type="spellStart"/>
              <w:r>
                <w:t>GPa</w:t>
              </w:r>
              <w:proofErr w:type="spellEnd"/>
              <w:r>
                <w:t>)</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496999ED" w14:textId="77777777" w:rsidR="00401795" w:rsidRDefault="008A2967">
            <w:pPr>
              <w:pStyle w:val="TableContents"/>
              <w:ind w:firstLine="0"/>
            </w:pPr>
            <w:proofErr w:type="gramStart"/>
            <w:ins w:id="1178" w:author="Unknown Author" w:date="2017-11-01T16:40:00Z">
              <w:r>
                <w:t>f</w:t>
              </w:r>
            </w:ins>
            <w:ins w:id="1179" w:author="Unknown Author" w:date="2017-11-01T16:39:00Z">
              <w:r>
                <w:t>O</w:t>
              </w:r>
              <w:r>
                <w:rPr>
                  <w:vertAlign w:val="subscript"/>
                </w:rPr>
                <w:t>2</w:t>
              </w:r>
              <w:proofErr w:type="gramEnd"/>
              <w:r>
                <w:t xml:space="preserve"> Buffer</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7342F16F" w14:textId="77777777" w:rsidR="00401795" w:rsidRDefault="008A2967">
            <w:pPr>
              <w:pStyle w:val="TableContents"/>
              <w:ind w:firstLine="0"/>
            </w:pPr>
            <w:proofErr w:type="gramStart"/>
            <w:ins w:id="1180" w:author="Unknown Author" w:date="2017-11-01T16:40:00Z">
              <w:r>
                <w:t>log</w:t>
              </w:r>
              <w:proofErr w:type="gramEnd"/>
              <w:r>
                <w:t xml:space="preserve"> fO</w:t>
              </w:r>
              <w:r>
                <w:rPr>
                  <w:vertAlign w:val="subscript"/>
                </w:rPr>
                <w:t>2</w:t>
              </w:r>
              <w:r>
                <w:t xml:space="preserve"> in bars</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6A353572" w14:textId="77777777" w:rsidR="00401795" w:rsidRDefault="008A2967">
            <w:pPr>
              <w:pStyle w:val="TableContents"/>
              <w:ind w:firstLine="0"/>
            </w:pPr>
            <w:ins w:id="1181" w:author="Unknown Author" w:date="2017-11-01T16:43:00Z">
              <w:r>
                <w:t>H</w:t>
              </w:r>
            </w:ins>
            <w:ins w:id="1182" w:author="Unknown Author" w:date="2017-11-01T16:40:00Z">
              <w:r>
                <w:t>eating time (hours)</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65035A7" w14:textId="77777777" w:rsidR="00401795" w:rsidRDefault="008A2967">
            <w:pPr>
              <w:pStyle w:val="TableContents"/>
              <w:ind w:firstLine="0"/>
            </w:pPr>
            <w:ins w:id="1183" w:author="Unknown Author" w:date="2017-11-01T16:47:00Z">
              <w:r>
                <w:t>Total dehydration time at constant temperature (hours)</w:t>
              </w:r>
            </w:ins>
          </w:p>
        </w:tc>
      </w:tr>
      <w:tr w:rsidR="00401795" w14:paraId="0248FEA6"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57B73509" w14:textId="77777777" w:rsidR="00401795" w:rsidRDefault="008A2967">
            <w:pPr>
              <w:pStyle w:val="TableContents"/>
              <w:keepNext/>
              <w:ind w:firstLine="0"/>
            </w:pPr>
            <w:ins w:id="1184" w:author="Unknown Author" w:date="2017-11-01T16:39:00Z">
              <w:r>
                <w:t>SC1-7</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2A7A8378" w14:textId="77777777" w:rsidR="00401795" w:rsidRDefault="008A2967">
            <w:pPr>
              <w:pStyle w:val="TableContents"/>
            </w:pPr>
            <w:ins w:id="1185" w:author="Unknown Author" w:date="2017-11-01T16:41:00Z">
              <w:r>
                <w:t>1000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39126D55" w14:textId="77777777" w:rsidR="00401795" w:rsidRDefault="008A2967">
            <w:pPr>
              <w:pStyle w:val="TableContents"/>
              <w:ind w:firstLine="0"/>
            </w:pPr>
            <w:ins w:id="1186" w:author="Unknown Author" w:date="2017-11-01T16:41:00Z">
              <w:r>
                <w:t>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12F92E72" w14:textId="77777777" w:rsidR="00401795" w:rsidRDefault="008A2967">
            <w:pPr>
              <w:pStyle w:val="TableContents"/>
              <w:ind w:firstLine="0"/>
            </w:pPr>
            <w:del w:id="1187" w:author="Elizabeth F" w:date="2017-11-02T16:24:00Z">
              <w:r>
                <w:delText>Ni-NiO</w:delText>
              </w:r>
            </w:del>
            <w:ins w:id="1188" w:author="Elizabeth F" w:date="2017-11-02T16:24:00Z">
              <w:r>
                <w:t>NNO</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7C7799B6" w14:textId="77777777" w:rsidR="00401795" w:rsidRDefault="008A2967">
            <w:pPr>
              <w:pStyle w:val="TableContents"/>
              <w:ind w:firstLine="0"/>
            </w:pPr>
            <w:ins w:id="1189" w:author="Unknown Author" w:date="2017-11-01T16:41:00Z">
              <w:r>
                <w:t>-10.3</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1350D434" w14:textId="77777777" w:rsidR="00401795" w:rsidRDefault="008A2967">
            <w:pPr>
              <w:pStyle w:val="TableContents"/>
            </w:pPr>
            <w:ins w:id="1190" w:author="Unknown Author" w:date="2017-11-01T16:41:00Z">
              <w:r>
                <w:t>7</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EE996C0" w14:textId="77777777" w:rsidR="00401795" w:rsidRDefault="008A2967">
            <w:pPr>
              <w:pStyle w:val="TableContents"/>
            </w:pPr>
            <w:ins w:id="1191" w:author="Unknown Author" w:date="2017-11-01T16:47:00Z">
              <w:r>
                <w:t>-</w:t>
              </w:r>
            </w:ins>
          </w:p>
        </w:tc>
      </w:tr>
      <w:tr w:rsidR="00401795" w14:paraId="26404A2A"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455DD0F0" w14:textId="77777777" w:rsidR="00401795" w:rsidRDefault="008A2967">
            <w:pPr>
              <w:pStyle w:val="TableContents"/>
              <w:keepNext/>
              <w:ind w:firstLine="0"/>
            </w:pPr>
            <w:ins w:id="1192" w:author="Unknown Author" w:date="2017-11-01T16:39: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3B256E97" w14:textId="77777777" w:rsidR="00401795" w:rsidRDefault="008A2967">
            <w:pPr>
              <w:pStyle w:val="TableContents"/>
            </w:pPr>
            <w:ins w:id="1193" w:author="Unknown Author" w:date="2017-11-01T16:41: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26107AD0" w14:textId="77777777" w:rsidR="00401795" w:rsidRDefault="008A2967">
            <w:pPr>
              <w:pStyle w:val="TableContents"/>
              <w:ind w:firstLine="0"/>
            </w:pPr>
            <w:ins w:id="1194" w:author="Unknown Author" w:date="2017-11-01T16:46:00Z">
              <w:r>
                <w:t>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61443CE0" w14:textId="77777777" w:rsidR="00401795" w:rsidRDefault="008A2967">
            <w:pPr>
              <w:pStyle w:val="TableContents"/>
              <w:ind w:firstLine="0"/>
            </w:pPr>
            <w:del w:id="1195" w:author="Elizabeth F" w:date="2017-11-02T16:24:00Z">
              <w:r>
                <w:delText>Ni-NiO</w:delText>
              </w:r>
            </w:del>
            <w:ins w:id="1196" w:author="Elizabeth F" w:date="2017-11-02T16:24:00Z">
              <w:r>
                <w:t>NNO</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11E049E0" w14:textId="77777777" w:rsidR="00401795" w:rsidRDefault="008A2967">
            <w:pPr>
              <w:pStyle w:val="TableContents"/>
              <w:ind w:firstLine="0"/>
            </w:pPr>
            <w:ins w:id="1197" w:author="Unknown Author" w:date="2017-11-01T16:41:00Z">
              <w:r>
                <w:t>-13.9</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647ECA73" w14:textId="77777777" w:rsidR="00401795" w:rsidRDefault="008A2967">
            <w:pPr>
              <w:pStyle w:val="TableContents"/>
            </w:pPr>
            <w:ins w:id="1198" w:author="Unknown Author" w:date="2017-11-01T16:42:00Z">
              <w:r>
                <w:t>17.4</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F2980D4" w14:textId="77777777" w:rsidR="00401795" w:rsidRDefault="008A2967">
            <w:pPr>
              <w:pStyle w:val="TableContents"/>
            </w:pPr>
            <w:ins w:id="1199" w:author="Unknown Author" w:date="2017-11-01T16:47:00Z">
              <w:r>
                <w:t>-</w:t>
              </w:r>
            </w:ins>
          </w:p>
        </w:tc>
      </w:tr>
      <w:tr w:rsidR="00401795" w14:paraId="0589033F"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0B69FE8F" w14:textId="77777777" w:rsidR="00401795" w:rsidRDefault="008A2967">
            <w:pPr>
              <w:pStyle w:val="TableContents"/>
              <w:keepNext/>
              <w:ind w:firstLine="0"/>
            </w:pPr>
            <w:ins w:id="1200" w:author="Unknown Author" w:date="2017-11-01T16:46: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7C576A7E" w14:textId="77777777" w:rsidR="00401795" w:rsidRDefault="008A2967">
            <w:pPr>
              <w:pStyle w:val="TableContents"/>
            </w:pPr>
            <w:ins w:id="1201" w:author="Unknown Author" w:date="2017-11-01T16:46: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409D6CF8" w14:textId="77777777" w:rsidR="00401795" w:rsidRDefault="008A2967">
            <w:pPr>
              <w:pStyle w:val="TableContents"/>
              <w:ind w:firstLine="0"/>
            </w:pPr>
            <w:ins w:id="1202" w:author="Unknown Author" w:date="2017-11-01T16:41: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726A300C" w14:textId="77777777" w:rsidR="00401795" w:rsidRDefault="008A2967">
            <w:pPr>
              <w:pStyle w:val="TableContents"/>
              <w:ind w:firstLine="0"/>
            </w:pPr>
            <w:del w:id="1203" w:author="Elizabeth F" w:date="2017-11-02T16:24:00Z">
              <w:r>
                <w:delText>Ni-NiO</w:delText>
              </w:r>
            </w:del>
            <w:ins w:id="1204" w:author="Elizabeth F" w:date="2017-11-02T16:24:00Z">
              <w:r>
                <w:t>NNO</w:t>
              </w:r>
            </w:ins>
            <w:ins w:id="1205" w:author="Unknown Author" w:date="2017-11-01T16:42:00Z">
              <w:r>
                <w:t xml:space="preserve"> – 2.6</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6EC220E9" w14:textId="77777777" w:rsidR="00401795" w:rsidRDefault="008A2967">
            <w:pPr>
              <w:pStyle w:val="TableContents"/>
              <w:ind w:firstLine="0"/>
            </w:pPr>
            <w:ins w:id="1206" w:author="Unknown Author" w:date="2017-11-01T16:42: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287581DB" w14:textId="77777777" w:rsidR="00401795" w:rsidRDefault="008A2967">
            <w:pPr>
              <w:pStyle w:val="TableContents"/>
            </w:pPr>
            <w:ins w:id="1207" w:author="Unknown Author" w:date="2017-11-01T16:42:00Z">
              <w:r>
                <w:t>1</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F038819" w14:textId="77777777" w:rsidR="00401795" w:rsidRDefault="008A2967">
            <w:pPr>
              <w:pStyle w:val="TableContents"/>
            </w:pPr>
            <w:ins w:id="1208" w:author="Unknown Author" w:date="2017-11-01T16:47:00Z">
              <w:r>
                <w:t>1</w:t>
              </w:r>
            </w:ins>
          </w:p>
        </w:tc>
      </w:tr>
      <w:tr w:rsidR="00401795" w14:paraId="61E823F2"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744E4B65" w14:textId="77777777" w:rsidR="00401795" w:rsidRDefault="008A2967">
            <w:pPr>
              <w:pStyle w:val="TableContents"/>
              <w:keepNext/>
              <w:ind w:firstLine="0"/>
            </w:pPr>
            <w:ins w:id="1209" w:author="Unknown Author" w:date="2017-11-01T16:46: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7AAF54C7" w14:textId="77777777" w:rsidR="00401795" w:rsidRDefault="008A2967">
            <w:pPr>
              <w:pStyle w:val="TableContents"/>
            </w:pPr>
            <w:ins w:id="1210" w:author="Unknown Author" w:date="2017-11-01T16:46: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3354567F" w14:textId="77777777" w:rsidR="00401795" w:rsidRDefault="008A2967">
            <w:pPr>
              <w:pStyle w:val="TableContents"/>
              <w:ind w:firstLine="0"/>
            </w:pPr>
            <w:ins w:id="1211" w:author="Unknown Author" w:date="2017-11-01T16:46: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458717E2" w14:textId="77777777" w:rsidR="00401795" w:rsidRDefault="008A2967">
            <w:pPr>
              <w:pStyle w:val="TableContents"/>
              <w:ind w:firstLine="0"/>
            </w:pPr>
            <w:del w:id="1212" w:author="Elizabeth F" w:date="2017-11-02T16:24:00Z">
              <w:r>
                <w:delText>Ni-NiO – 2.6</w:delText>
              </w:r>
            </w:del>
            <w:ins w:id="1213" w:author="Elizabeth F" w:date="2017-11-02T16:24:00Z">
              <w:r>
                <w:t>NNO – 2.6</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6AAC1975" w14:textId="77777777" w:rsidR="00401795" w:rsidRDefault="008A2967">
            <w:pPr>
              <w:pStyle w:val="TableContents"/>
              <w:ind w:firstLine="0"/>
            </w:pPr>
            <w:ins w:id="1214" w:author="Unknown Author" w:date="2017-11-01T16:46: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67598DF8" w14:textId="77777777" w:rsidR="00401795" w:rsidRDefault="008A2967">
            <w:pPr>
              <w:pStyle w:val="TableContents"/>
            </w:pPr>
            <w:ins w:id="1215" w:author="Unknown Author" w:date="2017-11-01T16:43:00Z">
              <w:r>
                <w:t xml:space="preserve">2 </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71A85595" w14:textId="77777777" w:rsidR="00401795" w:rsidRDefault="008A2967">
            <w:pPr>
              <w:pStyle w:val="TableContents"/>
            </w:pPr>
            <w:ins w:id="1216" w:author="Unknown Author" w:date="2017-11-01T16:47:00Z">
              <w:r>
                <w:t>3</w:t>
              </w:r>
            </w:ins>
          </w:p>
        </w:tc>
      </w:tr>
      <w:tr w:rsidR="00401795" w14:paraId="7A8072B4"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21B7EDA2" w14:textId="77777777" w:rsidR="00401795" w:rsidRDefault="008A2967">
            <w:pPr>
              <w:pStyle w:val="TableContents"/>
              <w:keepNext/>
              <w:ind w:firstLine="0"/>
            </w:pPr>
            <w:ins w:id="1217" w:author="Unknown Author" w:date="2017-11-01T16:46: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282416DA" w14:textId="77777777" w:rsidR="00401795" w:rsidRDefault="008A2967">
            <w:pPr>
              <w:pStyle w:val="TableContents"/>
            </w:pPr>
            <w:ins w:id="1218" w:author="Unknown Author" w:date="2017-11-01T16:46: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0B8D691D" w14:textId="77777777" w:rsidR="00401795" w:rsidRDefault="008A2967">
            <w:pPr>
              <w:pStyle w:val="TableContents"/>
              <w:ind w:firstLine="0"/>
            </w:pPr>
            <w:ins w:id="1219" w:author="Unknown Author" w:date="2017-11-01T16:46: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4B062EB0" w14:textId="77777777" w:rsidR="00401795" w:rsidRDefault="008A2967">
            <w:pPr>
              <w:pStyle w:val="TableContents"/>
              <w:ind w:firstLine="0"/>
            </w:pPr>
            <w:del w:id="1220" w:author="Elizabeth F" w:date="2017-11-02T16:24:00Z">
              <w:r>
                <w:delText>Ni-NiO – 2.6</w:delText>
              </w:r>
            </w:del>
            <w:ins w:id="1221" w:author="Elizabeth F" w:date="2017-11-02T16:24:00Z">
              <w:r>
                <w:t>NNO – 2.6</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4739F5C5" w14:textId="77777777" w:rsidR="00401795" w:rsidRDefault="008A2967">
            <w:pPr>
              <w:pStyle w:val="TableContents"/>
              <w:ind w:firstLine="0"/>
            </w:pPr>
            <w:ins w:id="1222" w:author="Unknown Author" w:date="2017-11-01T16:46: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15966C9F" w14:textId="77777777" w:rsidR="00401795" w:rsidRDefault="008A2967">
            <w:pPr>
              <w:pStyle w:val="TableContents"/>
            </w:pPr>
            <w:ins w:id="1223" w:author="Unknown Author" w:date="2017-11-01T16:43:00Z">
              <w:r>
                <w:t xml:space="preserve">4 </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6D1D25F" w14:textId="77777777" w:rsidR="00401795" w:rsidRDefault="008A2967">
            <w:pPr>
              <w:pStyle w:val="TableContents"/>
            </w:pPr>
            <w:ins w:id="1224" w:author="Unknown Author" w:date="2017-11-01T16:47:00Z">
              <w:r>
                <w:t>7</w:t>
              </w:r>
            </w:ins>
          </w:p>
        </w:tc>
      </w:tr>
      <w:tr w:rsidR="00401795" w14:paraId="089BA864"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2CBD6EAF" w14:textId="77777777" w:rsidR="00401795" w:rsidRDefault="008A2967">
            <w:pPr>
              <w:pStyle w:val="TableContents"/>
              <w:keepNext/>
              <w:ind w:firstLine="0"/>
            </w:pPr>
            <w:ins w:id="1225" w:author="Unknown Author" w:date="2017-11-01T16:46: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7A4BFCD2" w14:textId="77777777" w:rsidR="00401795" w:rsidRDefault="008A2967">
            <w:pPr>
              <w:pStyle w:val="TableContents"/>
            </w:pPr>
            <w:ins w:id="1226" w:author="Unknown Author" w:date="2017-11-01T16:46: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502F0EE8" w14:textId="77777777" w:rsidR="00401795" w:rsidRDefault="008A2967">
            <w:pPr>
              <w:pStyle w:val="TableContents"/>
              <w:ind w:firstLine="0"/>
            </w:pPr>
            <w:ins w:id="1227" w:author="Unknown Author" w:date="2017-11-01T16:46:00Z">
              <w:r>
                <w:t>0.0001</w:t>
              </w:r>
            </w:ins>
            <w:del w:id="1228" w:author="Unknown Author" w:date="2017-11-01T16:46:00Z">
              <w:r>
                <w:delText>0.0001</w:delText>
              </w:r>
            </w:del>
          </w:p>
        </w:tc>
        <w:tc>
          <w:tcPr>
            <w:tcW w:w="1353" w:type="dxa"/>
            <w:tcBorders>
              <w:top w:val="single" w:sz="2" w:space="0" w:color="000001"/>
              <w:left w:val="single" w:sz="2" w:space="0" w:color="000001"/>
              <w:bottom w:val="single" w:sz="2" w:space="0" w:color="000001"/>
            </w:tcBorders>
            <w:shd w:val="clear" w:color="auto" w:fill="auto"/>
            <w:tcMar>
              <w:left w:w="45" w:type="dxa"/>
            </w:tcMar>
          </w:tcPr>
          <w:p w14:paraId="385BB59F" w14:textId="77777777" w:rsidR="00401795" w:rsidRDefault="008A2967">
            <w:pPr>
              <w:pStyle w:val="TableContents"/>
              <w:ind w:firstLine="0"/>
            </w:pPr>
            <w:del w:id="1229" w:author="Elizabeth F" w:date="2017-11-02T16:24:00Z">
              <w:r>
                <w:delText>Ni-NiO – 2.6</w:delText>
              </w:r>
            </w:del>
            <w:del w:id="1230" w:author="Unknown Author" w:date="2017-11-01T16:46:00Z">
              <w:r>
                <w:delText>Ni-NiO – 2.6</w:delText>
              </w:r>
            </w:del>
            <w:ins w:id="1231" w:author="Elizabeth F" w:date="2017-11-02T16:24:00Z">
              <w:r>
                <w:t>NNO – 2.6</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31535859" w14:textId="77777777" w:rsidR="00401795" w:rsidRDefault="008A2967">
            <w:pPr>
              <w:pStyle w:val="TableContents"/>
              <w:ind w:firstLine="0"/>
            </w:pPr>
            <w:ins w:id="1232" w:author="Unknown Author" w:date="2017-11-01T16:46:00Z">
              <w:r>
                <w:t>-16.5</w:t>
              </w:r>
            </w:ins>
            <w:del w:id="1233" w:author="Unknown Author" w:date="2017-11-01T16:46:00Z">
              <w:r>
                <w:delText>-16.5</w:delText>
              </w:r>
            </w:del>
          </w:p>
        </w:tc>
        <w:tc>
          <w:tcPr>
            <w:tcW w:w="1348" w:type="dxa"/>
            <w:tcBorders>
              <w:top w:val="single" w:sz="2" w:space="0" w:color="000001"/>
              <w:left w:val="single" w:sz="2" w:space="0" w:color="000001"/>
              <w:bottom w:val="single" w:sz="2" w:space="0" w:color="000001"/>
            </w:tcBorders>
            <w:shd w:val="clear" w:color="auto" w:fill="auto"/>
            <w:tcMar>
              <w:left w:w="45" w:type="dxa"/>
            </w:tcMar>
          </w:tcPr>
          <w:p w14:paraId="65712206" w14:textId="77777777" w:rsidR="00401795" w:rsidRDefault="008A2967">
            <w:pPr>
              <w:pStyle w:val="TableContents"/>
            </w:pPr>
            <w:ins w:id="1234" w:author="Unknown Author" w:date="2017-11-01T16:44:00Z">
              <w:r>
                <w:t>6</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0333C43" w14:textId="77777777" w:rsidR="00401795" w:rsidRDefault="008A2967">
            <w:pPr>
              <w:pStyle w:val="TableContents"/>
            </w:pPr>
            <w:ins w:id="1235" w:author="Unknown Author" w:date="2017-11-01T16:47:00Z">
              <w:r>
                <w:t>13</w:t>
              </w:r>
            </w:ins>
          </w:p>
        </w:tc>
      </w:tr>
      <w:tr w:rsidR="00401795" w14:paraId="20DC0662"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5697B3D5" w14:textId="77777777" w:rsidR="00401795" w:rsidRDefault="008A2967">
            <w:pPr>
              <w:pStyle w:val="TableContents"/>
              <w:keepNext/>
              <w:ind w:firstLine="0"/>
            </w:pPr>
            <w:ins w:id="1236" w:author="Unknown Author" w:date="2017-11-01T16:46: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14DAD25D" w14:textId="77777777" w:rsidR="00401795" w:rsidRDefault="008A2967">
            <w:pPr>
              <w:pStyle w:val="TableContents"/>
            </w:pPr>
            <w:ins w:id="1237" w:author="Unknown Author" w:date="2017-11-01T16:46: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29C5076A" w14:textId="77777777" w:rsidR="00401795" w:rsidRDefault="008A2967">
            <w:pPr>
              <w:pStyle w:val="TableContents"/>
              <w:ind w:firstLine="0"/>
            </w:pPr>
            <w:ins w:id="1238" w:author="Unknown Author" w:date="2017-11-01T16:46: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06BA27E1" w14:textId="77777777" w:rsidR="00401795" w:rsidRDefault="008A2967">
            <w:pPr>
              <w:pStyle w:val="TableContents"/>
              <w:ind w:firstLine="0"/>
            </w:pPr>
            <w:del w:id="1239" w:author="Elizabeth F" w:date="2017-11-02T16:24:00Z">
              <w:r>
                <w:delText>Ni-NiO – 2.6</w:delText>
              </w:r>
            </w:del>
            <w:ins w:id="1240" w:author="Elizabeth F" w:date="2017-11-02T16:24:00Z">
              <w:r>
                <w:t>NNO – 2.6</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2E98A952" w14:textId="77777777" w:rsidR="00401795" w:rsidRDefault="008A2967">
            <w:pPr>
              <w:pStyle w:val="TableContents"/>
              <w:ind w:firstLine="0"/>
            </w:pPr>
            <w:ins w:id="1241" w:author="Unknown Author" w:date="2017-11-01T16:46: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31A48CAD" w14:textId="77777777" w:rsidR="00401795" w:rsidRDefault="008A2967">
            <w:pPr>
              <w:pStyle w:val="TableContents"/>
            </w:pPr>
            <w:ins w:id="1242" w:author="Unknown Author" w:date="2017-11-01T16:45:00Z">
              <w:r>
                <w:t>6</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0B5932E" w14:textId="77777777" w:rsidR="00401795" w:rsidRDefault="008A2967">
            <w:pPr>
              <w:pStyle w:val="TableContents"/>
            </w:pPr>
            <w:ins w:id="1243" w:author="Unknown Author" w:date="2017-11-01T16:47:00Z">
              <w:r>
                <w:t>19</w:t>
              </w:r>
            </w:ins>
          </w:p>
        </w:tc>
      </w:tr>
      <w:tr w:rsidR="00401795" w14:paraId="3EC9C1FC"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33ED99B2" w14:textId="77777777" w:rsidR="00401795" w:rsidRDefault="008A2967">
            <w:pPr>
              <w:pStyle w:val="TableContents"/>
              <w:keepNext/>
              <w:ind w:firstLine="0"/>
            </w:pPr>
            <w:ins w:id="1244" w:author="Unknown Author" w:date="2017-11-01T16:46: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3D2E0F11" w14:textId="77777777" w:rsidR="00401795" w:rsidRDefault="008A2967">
            <w:pPr>
              <w:pStyle w:val="TableContents"/>
            </w:pPr>
            <w:ins w:id="1245" w:author="Unknown Author" w:date="2017-11-01T16:46: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2B04CB01" w14:textId="77777777" w:rsidR="00401795" w:rsidRDefault="008A2967">
            <w:pPr>
              <w:pStyle w:val="TableContents"/>
              <w:ind w:firstLine="0"/>
            </w:pPr>
            <w:ins w:id="1246" w:author="Unknown Author" w:date="2017-11-01T16:46: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71ECB84E" w14:textId="77777777" w:rsidR="00401795" w:rsidRDefault="008A2967">
            <w:pPr>
              <w:pStyle w:val="TableContents"/>
              <w:ind w:firstLine="0"/>
            </w:pPr>
            <w:del w:id="1247" w:author="Elizabeth F" w:date="2017-11-02T16:24:00Z">
              <w:r>
                <w:delText>Ni-NiO – 2.6</w:delText>
              </w:r>
            </w:del>
            <w:ins w:id="1248" w:author="Elizabeth F" w:date="2017-11-02T16:24:00Z">
              <w:r>
                <w:t>NNO – 2.6</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21678B76" w14:textId="77777777" w:rsidR="00401795" w:rsidRDefault="008A2967">
            <w:pPr>
              <w:pStyle w:val="TableContents"/>
              <w:ind w:firstLine="0"/>
            </w:pPr>
            <w:ins w:id="1249" w:author="Unknown Author" w:date="2017-11-01T16:46: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1C5E02EA" w14:textId="77777777" w:rsidR="00401795" w:rsidRDefault="008A2967">
            <w:pPr>
              <w:pStyle w:val="TableContents"/>
            </w:pPr>
            <w:ins w:id="1250" w:author="Unknown Author" w:date="2017-11-01T16:45:00Z">
              <w:r>
                <w:t>24</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5DA284B3" w14:textId="77777777" w:rsidR="00401795" w:rsidRDefault="008A2967">
            <w:pPr>
              <w:pStyle w:val="TableContents"/>
            </w:pPr>
            <w:ins w:id="1251" w:author="Unknown Author" w:date="2017-11-01T16:47:00Z">
              <w:r>
                <w:t>43</w:t>
              </w:r>
            </w:ins>
          </w:p>
        </w:tc>
      </w:tr>
      <w:tr w:rsidR="00401795" w14:paraId="6A2702AE"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5D23BD28" w14:textId="77777777" w:rsidR="00401795" w:rsidRDefault="008A2967">
            <w:pPr>
              <w:pStyle w:val="TableContents"/>
              <w:keepNext/>
              <w:ind w:firstLine="0"/>
            </w:pPr>
            <w:ins w:id="1252" w:author="Unknown Author" w:date="2017-11-01T16:46:00Z">
              <w:r>
                <w:t>SC1-2</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3F1C94DA" w14:textId="77777777" w:rsidR="00401795" w:rsidRDefault="008A2967">
            <w:pPr>
              <w:pStyle w:val="TableContents"/>
            </w:pPr>
            <w:ins w:id="1253" w:author="Unknown Author" w:date="2017-11-01T16:46: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4687498F" w14:textId="77777777" w:rsidR="00401795" w:rsidRDefault="008A2967">
            <w:pPr>
              <w:pStyle w:val="TableContents"/>
              <w:ind w:firstLine="0"/>
            </w:pPr>
            <w:ins w:id="1254" w:author="Unknown Author" w:date="2017-11-01T16:46: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4F1DCF09" w14:textId="77777777" w:rsidR="00401795" w:rsidRDefault="008A2967">
            <w:pPr>
              <w:pStyle w:val="TableContents"/>
              <w:ind w:firstLine="0"/>
            </w:pPr>
            <w:ins w:id="1255" w:author="Elizabeth F" w:date="2017-11-02T16:24:00Z">
              <w:r>
                <w:t>NNO – 2.6</w:t>
              </w:r>
            </w:ins>
            <w:del w:id="1256" w:author="Elizabeth F" w:date="2017-11-02T16:24:00Z">
              <w:r>
                <w:delText>Ni-NiO – 2.6</w:delText>
              </w:r>
            </w:del>
          </w:p>
        </w:tc>
        <w:tc>
          <w:tcPr>
            <w:tcW w:w="717" w:type="dxa"/>
            <w:tcBorders>
              <w:top w:val="single" w:sz="2" w:space="0" w:color="000001"/>
              <w:left w:val="single" w:sz="2" w:space="0" w:color="000001"/>
              <w:bottom w:val="single" w:sz="2" w:space="0" w:color="000001"/>
            </w:tcBorders>
            <w:shd w:val="clear" w:color="auto" w:fill="auto"/>
            <w:tcMar>
              <w:left w:w="45" w:type="dxa"/>
            </w:tcMar>
          </w:tcPr>
          <w:p w14:paraId="459C6F2D" w14:textId="77777777" w:rsidR="00401795" w:rsidRDefault="008A2967">
            <w:pPr>
              <w:pStyle w:val="TableContents"/>
              <w:ind w:firstLine="0"/>
            </w:pPr>
            <w:ins w:id="1257" w:author="Unknown Author" w:date="2017-11-01T16:46: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1D61E233" w14:textId="77777777" w:rsidR="00401795" w:rsidRDefault="008A2967">
            <w:pPr>
              <w:pStyle w:val="TableContents"/>
            </w:pPr>
            <w:ins w:id="1258" w:author="Unknown Author" w:date="2017-11-01T16:45:00Z">
              <w:r>
                <w:t>25</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F2F71A1" w14:textId="77777777" w:rsidR="00401795" w:rsidRDefault="008A2967">
            <w:pPr>
              <w:pStyle w:val="TableContents"/>
            </w:pPr>
            <w:ins w:id="1259" w:author="Unknown Author" w:date="2017-11-01T16:47:00Z">
              <w:r>
                <w:t>68</w:t>
              </w:r>
            </w:ins>
          </w:p>
        </w:tc>
      </w:tr>
      <w:tr w:rsidR="00401795" w14:paraId="38DFE732"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759EBB34" w14:textId="77777777" w:rsidR="00401795" w:rsidRDefault="008A2967">
            <w:pPr>
              <w:pStyle w:val="TableContents"/>
              <w:keepNext/>
              <w:ind w:firstLine="0"/>
            </w:pPr>
            <w:ins w:id="1260" w:author="Unknown Author" w:date="2017-11-01T16:47:00Z">
              <w:r>
                <w:t>Kiki</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6580AC9B" w14:textId="77777777" w:rsidR="00401795" w:rsidRDefault="008A2967">
            <w:pPr>
              <w:pStyle w:val="TableContents"/>
            </w:pPr>
            <w:ins w:id="1261" w:author="Unknown Author" w:date="2017-11-01T16:48: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146A93BF" w14:textId="77777777" w:rsidR="00401795" w:rsidRDefault="008A2967">
            <w:pPr>
              <w:pStyle w:val="TableContents"/>
              <w:ind w:firstLine="0"/>
            </w:pPr>
            <w:ins w:id="1262" w:author="Unknown Author" w:date="2017-11-01T16:48: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57B2CD45" w14:textId="77777777" w:rsidR="00401795" w:rsidRDefault="008A2967">
            <w:pPr>
              <w:pStyle w:val="TableContents"/>
              <w:ind w:firstLine="0"/>
            </w:pPr>
            <w:ins w:id="1263" w:author="Elizabeth F" w:date="2017-11-02T16:24:00Z">
              <w:r>
                <w:t>NNO – 2.6</w:t>
              </w:r>
            </w:ins>
            <w:del w:id="1264" w:author="Elizabeth F" w:date="2017-11-02T16:24:00Z">
              <w:r>
                <w:delText>Ni-NiO – 2.6</w:delText>
              </w:r>
            </w:del>
          </w:p>
        </w:tc>
        <w:tc>
          <w:tcPr>
            <w:tcW w:w="717" w:type="dxa"/>
            <w:tcBorders>
              <w:top w:val="single" w:sz="2" w:space="0" w:color="000001"/>
              <w:left w:val="single" w:sz="2" w:space="0" w:color="000001"/>
              <w:bottom w:val="single" w:sz="2" w:space="0" w:color="000001"/>
            </w:tcBorders>
            <w:shd w:val="clear" w:color="auto" w:fill="auto"/>
            <w:tcMar>
              <w:left w:w="45" w:type="dxa"/>
            </w:tcMar>
          </w:tcPr>
          <w:p w14:paraId="0179A377" w14:textId="77777777" w:rsidR="00401795" w:rsidRDefault="008A2967">
            <w:pPr>
              <w:pStyle w:val="TableContents"/>
              <w:ind w:firstLine="0"/>
            </w:pPr>
            <w:ins w:id="1265" w:author="Unknown Author" w:date="2017-11-01T16:48: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3280C614" w14:textId="77777777" w:rsidR="00401795" w:rsidRDefault="008A2967">
            <w:pPr>
              <w:pStyle w:val="TableContents"/>
            </w:pPr>
            <w:ins w:id="1266" w:author="Unknown Author" w:date="2017-11-01T16:48:00Z">
              <w:r>
                <w:t>1</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13BA970" w14:textId="77777777" w:rsidR="00401795" w:rsidRDefault="008A2967">
            <w:pPr>
              <w:pStyle w:val="TableContents"/>
            </w:pPr>
            <w:ins w:id="1267" w:author="Unknown Author" w:date="2017-11-01T16:48:00Z">
              <w:r>
                <w:t>1</w:t>
              </w:r>
            </w:ins>
          </w:p>
        </w:tc>
      </w:tr>
      <w:tr w:rsidR="00401795" w14:paraId="534E2A19"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00B53F86" w14:textId="77777777" w:rsidR="00401795" w:rsidRDefault="008A2967">
            <w:pPr>
              <w:pStyle w:val="TableContents"/>
              <w:keepNext/>
              <w:ind w:firstLine="0"/>
            </w:pPr>
            <w:ins w:id="1268" w:author="Unknown Author" w:date="2017-11-01T16:48:00Z">
              <w:r>
                <w:t>Kiki</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4452A516" w14:textId="77777777" w:rsidR="00401795" w:rsidRDefault="008A2967">
            <w:pPr>
              <w:pStyle w:val="TableContents"/>
            </w:pPr>
            <w:ins w:id="1269" w:author="Unknown Author" w:date="2017-11-01T16:48:00Z">
              <w:r>
                <w:t>800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319419AE" w14:textId="77777777" w:rsidR="00401795" w:rsidRDefault="008A2967">
            <w:pPr>
              <w:pStyle w:val="TableContents"/>
              <w:ind w:firstLine="0"/>
            </w:pPr>
            <w:ins w:id="1270" w:author="Unknown Author" w:date="2017-11-01T16:48: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19AA019A" w14:textId="77777777" w:rsidR="00401795" w:rsidRDefault="008A2967">
            <w:pPr>
              <w:pStyle w:val="TableContents"/>
              <w:ind w:firstLine="0"/>
            </w:pPr>
            <w:ins w:id="1271" w:author="Elizabeth F" w:date="2017-11-02T16:24:00Z">
              <w:r>
                <w:t>NNO – 2.6</w:t>
              </w:r>
            </w:ins>
            <w:del w:id="1272" w:author="Elizabeth F" w:date="2017-11-02T16:24:00Z">
              <w:r>
                <w:delText>Ni-NiO – 2.6</w:delText>
              </w:r>
            </w:del>
          </w:p>
        </w:tc>
        <w:tc>
          <w:tcPr>
            <w:tcW w:w="717" w:type="dxa"/>
            <w:tcBorders>
              <w:top w:val="single" w:sz="2" w:space="0" w:color="000001"/>
              <w:left w:val="single" w:sz="2" w:space="0" w:color="000001"/>
              <w:bottom w:val="single" w:sz="2" w:space="0" w:color="000001"/>
            </w:tcBorders>
            <w:shd w:val="clear" w:color="auto" w:fill="auto"/>
            <w:tcMar>
              <w:left w:w="45" w:type="dxa"/>
            </w:tcMar>
          </w:tcPr>
          <w:p w14:paraId="2A0C3F2C" w14:textId="77777777" w:rsidR="00401795" w:rsidRDefault="008A2967">
            <w:pPr>
              <w:pStyle w:val="TableContents"/>
              <w:ind w:firstLine="0"/>
            </w:pPr>
            <w:ins w:id="1273" w:author="Unknown Author" w:date="2017-11-01T16:48:00Z">
              <w:r>
                <w:t>-16.5</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32E046BD" w14:textId="77777777" w:rsidR="00401795" w:rsidRDefault="008A2967">
            <w:pPr>
              <w:pStyle w:val="TableContents"/>
            </w:pPr>
            <w:ins w:id="1274" w:author="Unknown Author" w:date="2017-11-01T16:48:00Z">
              <w:r>
                <w:t>7</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1068CA3" w14:textId="77777777" w:rsidR="00401795" w:rsidRDefault="008A2967">
            <w:pPr>
              <w:pStyle w:val="TableContents"/>
            </w:pPr>
            <w:ins w:id="1275" w:author="Unknown Author" w:date="2017-11-01T16:48:00Z">
              <w:r>
                <w:t>8</w:t>
              </w:r>
            </w:ins>
          </w:p>
        </w:tc>
      </w:tr>
      <w:tr w:rsidR="00401795" w14:paraId="5C234421"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78B1D599" w14:textId="77777777" w:rsidR="00401795" w:rsidRDefault="008A2967">
            <w:pPr>
              <w:pStyle w:val="TableContents"/>
              <w:keepNext/>
              <w:ind w:firstLine="0"/>
            </w:pPr>
            <w:ins w:id="1276" w:author="Unknown Author" w:date="2017-11-01T16:51:00Z">
              <w:r>
                <w:t>Kiki</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595C4A96" w14:textId="77777777" w:rsidR="00401795" w:rsidRDefault="008A2967">
            <w:pPr>
              <w:pStyle w:val="TableContents"/>
            </w:pPr>
            <w:ins w:id="1277" w:author="Unknown Author" w:date="2017-11-01T16:51:00Z">
              <w:r>
                <w:t>1000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44A64E02" w14:textId="77777777" w:rsidR="00401795" w:rsidRDefault="008A2967">
            <w:pPr>
              <w:pStyle w:val="TableContents"/>
              <w:ind w:firstLine="0"/>
            </w:pPr>
            <w:ins w:id="1278" w:author="Unknown Author" w:date="2017-11-01T16:51: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3B0B83AF" w14:textId="77777777" w:rsidR="00401795" w:rsidRDefault="008A2967">
            <w:pPr>
              <w:pStyle w:val="TableContents"/>
              <w:ind w:firstLine="0"/>
            </w:pPr>
            <w:ins w:id="1279" w:author="Elizabeth F" w:date="2017-11-02T16:24:00Z">
              <w:r>
                <w:t>NNO – 2.6</w:t>
              </w:r>
            </w:ins>
            <w:del w:id="1280" w:author="Elizabeth F" w:date="2017-11-02T16:24:00Z">
              <w:r>
                <w:delText>Ni-NiO – 2.6</w:delText>
              </w:r>
            </w:del>
          </w:p>
        </w:tc>
        <w:tc>
          <w:tcPr>
            <w:tcW w:w="717" w:type="dxa"/>
            <w:tcBorders>
              <w:top w:val="single" w:sz="2" w:space="0" w:color="000001"/>
              <w:left w:val="single" w:sz="2" w:space="0" w:color="000001"/>
              <w:bottom w:val="single" w:sz="2" w:space="0" w:color="000001"/>
            </w:tcBorders>
            <w:shd w:val="clear" w:color="auto" w:fill="auto"/>
            <w:tcMar>
              <w:left w:w="45" w:type="dxa"/>
            </w:tcMar>
          </w:tcPr>
          <w:p w14:paraId="43C7AC10" w14:textId="77777777" w:rsidR="00401795" w:rsidRDefault="008A2967">
            <w:pPr>
              <w:pStyle w:val="TableContents"/>
              <w:ind w:firstLine="0"/>
            </w:pPr>
            <w:ins w:id="1281" w:author="Unknown Author" w:date="2017-11-01T16:51:00Z">
              <w:r>
                <w:t>-13.1</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5E20B355" w14:textId="77777777" w:rsidR="00401795" w:rsidRDefault="008A2967">
            <w:pPr>
              <w:pStyle w:val="TableContents"/>
            </w:pPr>
            <w:ins w:id="1282" w:author="Unknown Author" w:date="2017-11-01T16:51:00Z">
              <w:r>
                <w:t>3</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78CB5B2" w14:textId="77777777" w:rsidR="00401795" w:rsidRDefault="008A2967">
            <w:pPr>
              <w:pStyle w:val="TableContents"/>
            </w:pPr>
            <w:ins w:id="1283" w:author="Unknown Author" w:date="2017-11-01T16:51:00Z">
              <w:r>
                <w:t>3</w:t>
              </w:r>
            </w:ins>
          </w:p>
        </w:tc>
      </w:tr>
      <w:tr w:rsidR="00401795" w14:paraId="57142FA6"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4FF9975B" w14:textId="77777777" w:rsidR="00401795" w:rsidRDefault="008A2967">
            <w:pPr>
              <w:pStyle w:val="TableContents"/>
              <w:keepNext/>
              <w:ind w:firstLine="0"/>
            </w:pPr>
            <w:ins w:id="1284" w:author="Unknown Author" w:date="2017-11-01T16:52:00Z">
              <w:r>
                <w:t>Kiki</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35305115" w14:textId="77777777" w:rsidR="00401795" w:rsidRDefault="008A2967">
            <w:pPr>
              <w:pStyle w:val="TableContents"/>
            </w:pPr>
            <w:ins w:id="1285" w:author="Unknown Author" w:date="2017-11-01T16:52:00Z">
              <w:r>
                <w:t>1000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19A34FFF" w14:textId="77777777" w:rsidR="00401795" w:rsidRDefault="008A2967">
            <w:pPr>
              <w:pStyle w:val="TableContents"/>
              <w:ind w:firstLine="0"/>
            </w:pPr>
            <w:ins w:id="1286" w:author="Unknown Author" w:date="2017-11-01T16:52: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2940BA69" w14:textId="77777777" w:rsidR="00401795" w:rsidRDefault="008A2967">
            <w:pPr>
              <w:pStyle w:val="TableContents"/>
              <w:ind w:firstLine="0"/>
            </w:pPr>
            <w:ins w:id="1287" w:author="Elizabeth F" w:date="2017-11-02T16:24:00Z">
              <w:r>
                <w:t>NNO – 2.6</w:t>
              </w:r>
            </w:ins>
            <w:del w:id="1288" w:author="Elizabeth F" w:date="2017-11-02T16:24:00Z">
              <w:r>
                <w:delText>Ni-NiO – 2.6</w:delText>
              </w:r>
            </w:del>
          </w:p>
        </w:tc>
        <w:tc>
          <w:tcPr>
            <w:tcW w:w="717" w:type="dxa"/>
            <w:tcBorders>
              <w:top w:val="single" w:sz="2" w:space="0" w:color="000001"/>
              <w:left w:val="single" w:sz="2" w:space="0" w:color="000001"/>
              <w:bottom w:val="single" w:sz="2" w:space="0" w:color="000001"/>
            </w:tcBorders>
            <w:shd w:val="clear" w:color="auto" w:fill="auto"/>
            <w:tcMar>
              <w:left w:w="45" w:type="dxa"/>
            </w:tcMar>
          </w:tcPr>
          <w:p w14:paraId="333C20A4" w14:textId="77777777" w:rsidR="00401795" w:rsidRDefault="008A2967">
            <w:pPr>
              <w:pStyle w:val="TableContents"/>
              <w:ind w:firstLine="0"/>
            </w:pPr>
            <w:ins w:id="1289" w:author="Unknown Author" w:date="2017-11-01T16:52:00Z">
              <w:r>
                <w:t>-13.1</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24BD0CE5" w14:textId="77777777" w:rsidR="00401795" w:rsidRDefault="008A2967">
            <w:pPr>
              <w:pStyle w:val="TableContents"/>
            </w:pPr>
            <w:ins w:id="1290" w:author="Unknown Author" w:date="2017-11-01T16:51:00Z">
              <w:r>
                <w:t>3</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3A47474" w14:textId="77777777" w:rsidR="00401795" w:rsidRDefault="008A2967">
            <w:pPr>
              <w:pStyle w:val="TableContents"/>
            </w:pPr>
            <w:ins w:id="1291" w:author="Unknown Author" w:date="2017-11-01T16:51:00Z">
              <w:r>
                <w:t>6</w:t>
              </w:r>
            </w:ins>
          </w:p>
        </w:tc>
      </w:tr>
      <w:tr w:rsidR="00401795" w14:paraId="4AAEA4FF"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3C74E545" w14:textId="77777777" w:rsidR="00401795" w:rsidRDefault="008A2967">
            <w:pPr>
              <w:pStyle w:val="TableContents"/>
              <w:keepNext/>
              <w:ind w:firstLine="0"/>
            </w:pPr>
            <w:ins w:id="1292" w:author="Unknown Author" w:date="2017-11-01T16:52:00Z">
              <w:r>
                <w:t>Kiki</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6B8C6C78" w14:textId="77777777" w:rsidR="00401795" w:rsidRDefault="008A2967">
            <w:pPr>
              <w:pStyle w:val="TableContents"/>
            </w:pPr>
            <w:ins w:id="1293" w:author="Unknown Author" w:date="2017-11-01T16:52:00Z">
              <w:r>
                <w:t>1000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052A20B9" w14:textId="77777777" w:rsidR="00401795" w:rsidRDefault="008A2967">
            <w:pPr>
              <w:pStyle w:val="TableContents"/>
              <w:ind w:firstLine="0"/>
            </w:pPr>
            <w:ins w:id="1294" w:author="Unknown Author" w:date="2017-11-01T16:52: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3C3606B0" w14:textId="77777777" w:rsidR="00401795" w:rsidRDefault="008A2967">
            <w:pPr>
              <w:pStyle w:val="TableContents"/>
              <w:ind w:firstLine="0"/>
            </w:pPr>
            <w:ins w:id="1295" w:author="Elizabeth F" w:date="2017-11-02T16:24:00Z">
              <w:r>
                <w:t>NNO – 2.6</w:t>
              </w:r>
            </w:ins>
            <w:del w:id="1296" w:author="Elizabeth F" w:date="2017-11-02T16:24:00Z">
              <w:r>
                <w:delText>Ni-NiO – 2.6</w:delText>
              </w:r>
            </w:del>
          </w:p>
        </w:tc>
        <w:tc>
          <w:tcPr>
            <w:tcW w:w="717" w:type="dxa"/>
            <w:tcBorders>
              <w:top w:val="single" w:sz="2" w:space="0" w:color="000001"/>
              <w:left w:val="single" w:sz="2" w:space="0" w:color="000001"/>
              <w:bottom w:val="single" w:sz="2" w:space="0" w:color="000001"/>
            </w:tcBorders>
            <w:shd w:val="clear" w:color="auto" w:fill="auto"/>
            <w:tcMar>
              <w:left w:w="45" w:type="dxa"/>
            </w:tcMar>
          </w:tcPr>
          <w:p w14:paraId="7FAB7197" w14:textId="77777777" w:rsidR="00401795" w:rsidRDefault="008A2967">
            <w:pPr>
              <w:pStyle w:val="TableContents"/>
              <w:ind w:firstLine="0"/>
            </w:pPr>
            <w:ins w:id="1297" w:author="Unknown Author" w:date="2017-11-01T16:52:00Z">
              <w:r>
                <w:t>-13.1</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6F319E05" w14:textId="77777777" w:rsidR="00401795" w:rsidRDefault="008A2967">
            <w:pPr>
              <w:pStyle w:val="TableContents"/>
            </w:pPr>
            <w:ins w:id="1298" w:author="Unknown Author" w:date="2017-11-01T16:51:00Z">
              <w:r>
                <w:t>1</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5D8822DF" w14:textId="77777777" w:rsidR="00401795" w:rsidRDefault="008A2967">
            <w:pPr>
              <w:pStyle w:val="TableContents"/>
            </w:pPr>
            <w:ins w:id="1299" w:author="Unknown Author" w:date="2017-11-01T16:51:00Z">
              <w:r>
                <w:t>7</w:t>
              </w:r>
            </w:ins>
          </w:p>
        </w:tc>
      </w:tr>
      <w:tr w:rsidR="00401795" w14:paraId="39FE35E4" w14:textId="77777777">
        <w:tc>
          <w:tcPr>
            <w:tcW w:w="805" w:type="dxa"/>
            <w:tcBorders>
              <w:top w:val="single" w:sz="2" w:space="0" w:color="000001"/>
              <w:left w:val="single" w:sz="2" w:space="0" w:color="000001"/>
              <w:bottom w:val="single" w:sz="2" w:space="0" w:color="000001"/>
            </w:tcBorders>
            <w:shd w:val="clear" w:color="auto" w:fill="auto"/>
            <w:tcMar>
              <w:left w:w="45" w:type="dxa"/>
            </w:tcMar>
          </w:tcPr>
          <w:p w14:paraId="28FC9844" w14:textId="77777777" w:rsidR="00401795" w:rsidRDefault="008A2967">
            <w:pPr>
              <w:pStyle w:val="TableContents"/>
              <w:keepNext/>
              <w:ind w:firstLine="0"/>
            </w:pPr>
            <w:ins w:id="1300" w:author="Unknown Author" w:date="2017-11-01T16:52:00Z">
              <w:r>
                <w:t>Kiki</w:t>
              </w:r>
            </w:ins>
          </w:p>
        </w:tc>
        <w:tc>
          <w:tcPr>
            <w:tcW w:w="1444" w:type="dxa"/>
            <w:tcBorders>
              <w:top w:val="single" w:sz="2" w:space="0" w:color="000001"/>
              <w:left w:val="single" w:sz="2" w:space="0" w:color="000001"/>
              <w:bottom w:val="single" w:sz="2" w:space="0" w:color="000001"/>
            </w:tcBorders>
            <w:shd w:val="clear" w:color="auto" w:fill="auto"/>
            <w:tcMar>
              <w:left w:w="45" w:type="dxa"/>
            </w:tcMar>
          </w:tcPr>
          <w:p w14:paraId="7D6A2312" w14:textId="77777777" w:rsidR="00401795" w:rsidRDefault="008A2967">
            <w:pPr>
              <w:pStyle w:val="TableContents"/>
            </w:pPr>
            <w:ins w:id="1301" w:author="Unknown Author" w:date="2017-11-01T16:52:00Z">
              <w:r>
                <w:t>1000</w:t>
              </w:r>
            </w:ins>
          </w:p>
        </w:tc>
        <w:tc>
          <w:tcPr>
            <w:tcW w:w="902" w:type="dxa"/>
            <w:tcBorders>
              <w:top w:val="single" w:sz="2" w:space="0" w:color="000001"/>
              <w:left w:val="single" w:sz="2" w:space="0" w:color="000001"/>
              <w:bottom w:val="single" w:sz="2" w:space="0" w:color="000001"/>
            </w:tcBorders>
            <w:shd w:val="clear" w:color="auto" w:fill="auto"/>
            <w:tcMar>
              <w:left w:w="45" w:type="dxa"/>
            </w:tcMar>
          </w:tcPr>
          <w:p w14:paraId="6BD0567C" w14:textId="77777777" w:rsidR="00401795" w:rsidRDefault="008A2967">
            <w:pPr>
              <w:pStyle w:val="TableContents"/>
              <w:ind w:firstLine="0"/>
            </w:pPr>
            <w:ins w:id="1302" w:author="Unknown Author" w:date="2017-11-01T16:52:00Z">
              <w:r>
                <w:t>0.0001</w:t>
              </w:r>
            </w:ins>
          </w:p>
        </w:tc>
        <w:tc>
          <w:tcPr>
            <w:tcW w:w="1353" w:type="dxa"/>
            <w:tcBorders>
              <w:top w:val="single" w:sz="2" w:space="0" w:color="000001"/>
              <w:left w:val="single" w:sz="2" w:space="0" w:color="000001"/>
              <w:bottom w:val="single" w:sz="2" w:space="0" w:color="000001"/>
            </w:tcBorders>
            <w:shd w:val="clear" w:color="auto" w:fill="auto"/>
            <w:tcMar>
              <w:left w:w="45" w:type="dxa"/>
            </w:tcMar>
          </w:tcPr>
          <w:p w14:paraId="3292B115" w14:textId="77777777" w:rsidR="00401795" w:rsidRDefault="008A2967">
            <w:pPr>
              <w:pStyle w:val="TableContents"/>
              <w:ind w:firstLine="0"/>
            </w:pPr>
            <w:del w:id="1303" w:author="Elizabeth F" w:date="2017-11-02T16:24:00Z">
              <w:r>
                <w:delText xml:space="preserve">Ni-NiO </w:delText>
              </w:r>
            </w:del>
            <w:ins w:id="1304" w:author="Elizabeth F" w:date="2017-11-02T16:25:00Z">
              <w:r>
                <w:t xml:space="preserve">NNO </w:t>
              </w:r>
            </w:ins>
            <w:ins w:id="1305" w:author="Unknown Author" w:date="2017-11-01T16:52:00Z">
              <w:r>
                <w:t>+ 1.9</w:t>
              </w:r>
            </w:ins>
          </w:p>
        </w:tc>
        <w:tc>
          <w:tcPr>
            <w:tcW w:w="717" w:type="dxa"/>
            <w:tcBorders>
              <w:top w:val="single" w:sz="2" w:space="0" w:color="000001"/>
              <w:left w:val="single" w:sz="2" w:space="0" w:color="000001"/>
              <w:bottom w:val="single" w:sz="2" w:space="0" w:color="000001"/>
            </w:tcBorders>
            <w:shd w:val="clear" w:color="auto" w:fill="auto"/>
            <w:tcMar>
              <w:left w:w="45" w:type="dxa"/>
            </w:tcMar>
          </w:tcPr>
          <w:p w14:paraId="40A04AF8" w14:textId="77777777" w:rsidR="00401795" w:rsidRDefault="008A2967">
            <w:pPr>
              <w:pStyle w:val="TableContents"/>
              <w:ind w:firstLine="0"/>
            </w:pPr>
            <w:ins w:id="1306" w:author="Unknown Author" w:date="2017-11-01T16:52:00Z">
              <w:r>
                <w:t>-8.4</w:t>
              </w:r>
            </w:ins>
          </w:p>
        </w:tc>
        <w:tc>
          <w:tcPr>
            <w:tcW w:w="1348" w:type="dxa"/>
            <w:tcBorders>
              <w:top w:val="single" w:sz="2" w:space="0" w:color="000001"/>
              <w:left w:val="single" w:sz="2" w:space="0" w:color="000001"/>
              <w:bottom w:val="single" w:sz="2" w:space="0" w:color="000001"/>
            </w:tcBorders>
            <w:shd w:val="clear" w:color="auto" w:fill="auto"/>
            <w:tcMar>
              <w:left w:w="45" w:type="dxa"/>
            </w:tcMar>
          </w:tcPr>
          <w:p w14:paraId="6068EBDA" w14:textId="77777777" w:rsidR="00401795" w:rsidRDefault="008A2967">
            <w:pPr>
              <w:pStyle w:val="TableContents"/>
            </w:pPr>
            <w:ins w:id="1307" w:author="Unknown Author" w:date="2017-11-01T16:52:00Z">
              <w:r>
                <w:t>1</w:t>
              </w:r>
            </w:ins>
          </w:p>
        </w:tc>
        <w:tc>
          <w:tcPr>
            <w:tcW w:w="279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42CE948" w14:textId="77777777" w:rsidR="00401795" w:rsidRDefault="008A2967">
            <w:pPr>
              <w:pStyle w:val="TableContents"/>
            </w:pPr>
            <w:ins w:id="1308" w:author="Unknown Author" w:date="2017-11-01T16:52:00Z">
              <w:r>
                <w:t>8</w:t>
              </w:r>
            </w:ins>
          </w:p>
        </w:tc>
      </w:tr>
    </w:tbl>
    <w:p w14:paraId="68663149" w14:textId="77777777" w:rsidR="00401795" w:rsidRDefault="00401795">
      <w:pPr>
        <w:pStyle w:val="Table"/>
        <w:rPr>
          <w:rFonts w:cs="Calibri"/>
        </w:rPr>
      </w:pPr>
    </w:p>
    <w:p w14:paraId="337DA5F8" w14:textId="77777777" w:rsidR="00401795" w:rsidRDefault="00401795">
      <w:pPr>
        <w:pStyle w:val="Table"/>
        <w:rPr>
          <w:rFonts w:cs="Calibri"/>
        </w:rPr>
      </w:pPr>
    </w:p>
    <w:p w14:paraId="7654FCDF" w14:textId="77777777" w:rsidR="00401795" w:rsidRDefault="00401795">
      <w:pPr>
        <w:pStyle w:val="Table"/>
        <w:rPr>
          <w:rFonts w:cs="Calibri"/>
        </w:rPr>
      </w:pPr>
    </w:p>
    <w:p w14:paraId="3575F8CA" w14:textId="77777777" w:rsidR="00401795" w:rsidRDefault="008A2967">
      <w:pPr>
        <w:pStyle w:val="Table"/>
      </w:pPr>
      <w:r>
        <w:t>FTIR</w:t>
      </w:r>
    </w:p>
    <w:p w14:paraId="09D627F1" w14:textId="77777777" w:rsidR="00401795" w:rsidRDefault="008A2967">
      <w:pPr>
        <w:rPr>
          <w:del w:id="1309" w:author="Elizabeth F" w:date="2017-11-02T11:54:00Z"/>
        </w:rPr>
      </w:pPr>
      <w:r>
        <w:t>Before heat treatment and in between each heating step, samples were analyzed by polarized FTIR along 3 orthogonal traverses parallel to the three crystallographic directions in the uncut crystal. These analyses use the same conditions described above for estimating the initial water and were in all cases conducted with polarized radiation with the electric vector E ||</w:t>
      </w:r>
      <w:del w:id="1310" w:author="Elizabeth F" w:date="2017-11-02T11:55:00Z">
        <w:r>
          <w:delText xml:space="preserve"> [100]</w:delText>
        </w:r>
      </w:del>
      <w:ins w:id="1311" w:author="Elizabeth F" w:date="2017-11-02T11:55:00Z">
        <w:r>
          <w:t xml:space="preserve"> </w:t>
        </w:r>
        <w:r>
          <w:rPr>
            <w:i/>
            <w:iCs/>
          </w:rPr>
          <w:t>a</w:t>
        </w:r>
      </w:ins>
      <w:r>
        <w:t xml:space="preserve">. Quadratic baselines were drawn based on the curve of the spectrum of the untreated and/or the dehydrated sample, with typical </w:t>
      </w:r>
      <w:r>
        <w:lastRenderedPageBreak/>
        <w:t>wavenumber ranges of 3200-3700 cm</w:t>
      </w:r>
      <w:r>
        <w:rPr>
          <w:vertAlign w:val="superscript"/>
        </w:rPr>
        <w:t>-1</w:t>
      </w:r>
      <w:del w:id="1312" w:author="Elizabeth F" w:date="2017-11-02T11:53:00Z">
        <w:r>
          <w:rPr>
            <w:vertAlign w:val="superscript"/>
          </w:rPr>
          <w:delText xml:space="preserve">, and the resulting areas </w:delText>
        </w:r>
        <w:r>
          <w:rPr>
            <w:highlight w:val="yellow"/>
            <w:vertAlign w:val="superscript"/>
          </w:rPr>
          <w:delText>were scaled up to approximate hydrogen concentrations by comparison with the corresponding area measured in the same way in the untreated sample, for which hydrogen concentrations are known.</w:delText>
        </w:r>
        <w:r>
          <w:rPr>
            <w:vertAlign w:val="superscript"/>
          </w:rPr>
          <w:delText xml:space="preserve"> </w:delText>
        </w:r>
      </w:del>
      <w:ins w:id="1313" w:author="Elizabeth F" w:date="2017-11-02T11:53:00Z">
        <w:r>
          <w:t>.</w:t>
        </w:r>
      </w:ins>
    </w:p>
    <w:p w14:paraId="77C6F1C2" w14:textId="77777777" w:rsidR="00401795" w:rsidRDefault="008A2967">
      <w:r>
        <w:t xml:space="preserve"> Each profile was normalized to the initial measurements to produce a ratio of the final to initial area A/A</w:t>
      </w:r>
      <w:r>
        <w:rPr>
          <w:vertAlign w:val="subscript"/>
        </w:rPr>
        <w:t>0</w:t>
      </w:r>
      <w:r>
        <w:t xml:space="preserve"> and scaled up to a true concentration based on the initial concentrations, A</w:t>
      </w:r>
      <w:r>
        <w:rPr>
          <w:vertAlign w:val="subscript"/>
        </w:rPr>
        <w:t>0</w:t>
      </w:r>
      <w:r>
        <w:t>, determined above.</w:t>
      </w:r>
      <w:del w:id="1314" w:author="Elizabeth F" w:date="2017-11-02T16:15:00Z">
        <w:r>
          <w:commentReference w:id="1315"/>
        </w:r>
      </w:del>
      <w:r>
        <w:t xml:space="preserve"> These “whole-block” concentrations represent the average concentration through the entire path of the infrared beam and could be used to determine diffusivities in all three crystallographic directions following the fitting procedure described below.</w:t>
      </w:r>
    </w:p>
    <w:p w14:paraId="26359BEF" w14:textId="77777777" w:rsidR="00401795" w:rsidRDefault="008A2967">
      <w:r>
        <w:t xml:space="preserve">To explore possible differences among various </w:t>
      </w:r>
      <w:del w:id="1316" w:author="Elizabeth F" w:date="2017-11-02T11:54:00Z">
        <w:r>
          <w:delText>hydrogen incorporation mechanisms</w:delText>
        </w:r>
      </w:del>
      <w:ins w:id="1317" w:author="Elizabeth F" w:date="2017-11-02T11:54:00Z">
        <w:r>
          <w:t>H</w:t>
        </w:r>
        <w:r>
          <w:rPr>
            <w:vertAlign w:val="superscript"/>
          </w:rPr>
          <w:t>+</w:t>
        </w:r>
        <w:r>
          <w:t xml:space="preserve"> defects</w:t>
        </w:r>
      </w:ins>
      <w:r>
        <w:t>,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t>. The peak at 3600 cm</w:t>
      </w:r>
      <w:r>
        <w:rPr>
          <w:vertAlign w:val="superscript"/>
        </w:rPr>
        <w:t>-1</w:t>
      </w:r>
      <w:r>
        <w:t xml:space="preserve">, designated </w:t>
      </w:r>
      <w:r>
        <w:rPr>
          <w:rFonts w:cstheme="minorHAnsi"/>
        </w:rPr>
        <w:t>[Si-Fe</w:t>
      </w:r>
      <w:r>
        <w:rPr>
          <w:rFonts w:cstheme="minorHAnsi"/>
          <w:vertAlign w:val="superscript"/>
        </w:rPr>
        <w:t>2+</w:t>
      </w:r>
      <w:r>
        <w:rPr>
          <w:rFonts w:cstheme="minorHAnsi"/>
        </w:rPr>
        <w:t>],</w:t>
      </w:r>
      <w:r>
        <w:t xml:space="preserve"> is most likely 4H</w:t>
      </w:r>
      <w:r>
        <w:rPr>
          <w:vertAlign w:val="superscript"/>
        </w:rPr>
        <w:t>+</w:t>
      </w:r>
      <w:r>
        <w:t xml:space="preserve"> in a Si</w:t>
      </w:r>
      <w:r>
        <w:rPr>
          <w:vertAlign w:val="superscript"/>
        </w:rPr>
        <w:t>4+</w:t>
      </w:r>
      <w:r>
        <w:t xml:space="preserve"> vacancy with a nearby Fe</w:t>
      </w:r>
      <w:r>
        <w:rPr>
          <w:vertAlign w:val="superscript"/>
        </w:rPr>
        <w:t>2+</w:t>
      </w:r>
      <w: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318" w:name="__Fieldmark__4133_1561598236"/>
      <w:r>
        <w:t>(</w:t>
      </w:r>
      <w:bookmarkStart w:id="1319" w:name="__Fieldmark__4008_2280461051"/>
      <w:r>
        <w:t>B</w:t>
      </w:r>
      <w:bookmarkStart w:id="1320" w:name="__Fieldmark__3779_908293503"/>
      <w:r>
        <w:t>l</w:t>
      </w:r>
      <w:bookmarkStart w:id="1321" w:name="__Fieldmark__10321_1777031281"/>
      <w:r>
        <w:t>a</w:t>
      </w:r>
      <w:bookmarkStart w:id="1322" w:name="__Fieldmark__3242_2048093008"/>
      <w:r>
        <w:t>n</w:t>
      </w:r>
      <w:bookmarkStart w:id="1323" w:name="__Fieldmark__3291_527255555"/>
      <w:r>
        <w:t>c</w:t>
      </w:r>
      <w:bookmarkStart w:id="1324" w:name="__Fieldmark__3153_3642959469"/>
      <w:r>
        <w:t>h</w:t>
      </w:r>
      <w:bookmarkStart w:id="1325" w:name="__Fieldmark__3055_2362112943"/>
      <w:r>
        <w:t>a</w:t>
      </w:r>
      <w:bookmarkStart w:id="1326" w:name="__Fieldmark__2963_2049629825"/>
      <w:r>
        <w:t>r</w:t>
      </w:r>
      <w:bookmarkStart w:id="1327" w:name="__Fieldmark__2871_687217606"/>
      <w:r>
        <w:t>d</w:t>
      </w:r>
      <w:bookmarkStart w:id="1328" w:name="__Fieldmark__2779_2209115713"/>
      <w:r>
        <w:t xml:space="preserve"> </w:t>
      </w:r>
      <w:bookmarkStart w:id="1329" w:name="__Fieldmark__2689_1105856583"/>
      <w:r>
        <w:t>e</w:t>
      </w:r>
      <w:bookmarkStart w:id="1330" w:name="__Fieldmark__2595_1929513578"/>
      <w:r>
        <w:t>t</w:t>
      </w:r>
      <w:bookmarkStart w:id="1331" w:name="__Fieldmark__2503_739104655"/>
      <w:r>
        <w:t xml:space="preserve"> </w:t>
      </w:r>
      <w:bookmarkStart w:id="1332" w:name="__Fieldmark__2410_462321902"/>
      <w:r>
        <w:t>a</w:t>
      </w:r>
      <w:bookmarkStart w:id="1333" w:name="__Fieldmark__2315_948816634"/>
      <w:r>
        <w:t>l</w:t>
      </w:r>
      <w:bookmarkStart w:id="1334" w:name="__Fieldmark__2220_2312622389"/>
      <w:r>
        <w:t>.</w:t>
      </w:r>
      <w:bookmarkStart w:id="1335" w:name="__Fieldmark__2124_2161409428"/>
      <w:r>
        <w:t xml:space="preserve"> </w:t>
      </w:r>
      <w:bookmarkStart w:id="1336" w:name="__Fieldmark__2027_188299688"/>
      <w:r>
        <w:t>2</w:t>
      </w:r>
      <w:bookmarkStart w:id="1337" w:name="__Fieldmark__1929_1216455718"/>
      <w:r>
        <w:t>0</w:t>
      </w:r>
      <w:bookmarkStart w:id="1338" w:name="__Fieldmark__1831_649753871"/>
      <w:r>
        <w:t>1</w:t>
      </w:r>
      <w:bookmarkStart w:id="1339" w:name="__Fieldmark__1737_2534479100"/>
      <w:r>
        <w:t>7</w:t>
      </w:r>
      <w:bookmarkStart w:id="1340" w:name="__Fieldmark__1638_1692434574"/>
      <w:r>
        <w:t>)</w:t>
      </w:r>
      <w:bookmarkStart w:id="1341" w:name="__Fieldmark__1539_148202576"/>
      <w:r>
        <w:fldChar w:fldCharType="end"/>
      </w:r>
      <w:bookmarkStart w:id="1342" w:name="__Fieldmark__1340_3231691474"/>
      <w:bookmarkStart w:id="1343" w:name="__Fieldmark__1140_4213078475"/>
      <w:bookmarkStart w:id="1344" w:name="__Fieldmark__943_3852820974"/>
      <w:bookmarkStart w:id="1345" w:name="__Fieldmark__743_3265051427"/>
      <w:bookmarkStart w:id="1346" w:name="__Fieldmark__543_3470823330"/>
      <w:bookmarkStart w:id="1347" w:name="__Fieldmark__2741_2304565098"/>
      <w:bookmarkStart w:id="1348" w:name="__Fieldmark__681_2304565098"/>
      <w:bookmarkStart w:id="1349" w:name="__Fieldmark__443_2630548144"/>
      <w:bookmarkStart w:id="1350" w:name="__Fieldmark__643_837005789"/>
      <w:bookmarkStart w:id="1351" w:name="__Fieldmark__843_3917936936"/>
      <w:bookmarkStart w:id="1352" w:name="__Fieldmark__1040_4019975519"/>
      <w:bookmarkStart w:id="1353" w:name="__Fieldmark__1240_3149341642"/>
      <w:bookmarkStart w:id="1354" w:name="__Fieldmark__3012_2994147849"/>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r>
        <w:t xml:space="preserve">. The peak </w:t>
      </w:r>
      <w:proofErr w:type="gramStart"/>
      <w:r>
        <w:t>at 3525 cm</w:t>
      </w:r>
      <w:r>
        <w:rPr>
          <w:vertAlign w:val="superscript"/>
        </w:rPr>
        <w:t>-1</w:t>
      </w:r>
      <w:r>
        <w:t>, designated [Ti-3525],</w:t>
      </w:r>
      <w:proofErr w:type="gramEnd"/>
      <w:r>
        <w:t xml:space="preserve"> is one of two prominent peaks produced by 2H</w:t>
      </w:r>
      <w:r>
        <w:rPr>
          <w:vertAlign w:val="superscript"/>
        </w:rPr>
        <w:t>+</w:t>
      </w:r>
      <w:r>
        <w:t xml:space="preserve"> coupled with a Si</w:t>
      </w:r>
      <w:r>
        <w:rPr>
          <w:vertAlign w:val="superscript"/>
        </w:rPr>
        <w:t>4+</w:t>
      </w:r>
      <w:r>
        <w:t xml:space="preserve"> vacancy and a Ti</w:t>
      </w:r>
      <w:r>
        <w:rPr>
          <w:vertAlign w:val="superscript"/>
        </w:rPr>
        <w:t>4+</w:t>
      </w:r>
      <w:r>
        <w:t xml:space="preserve"> on a metal site. We focus on this peak both to minimize </w:t>
      </w:r>
      <w:del w:id="1355" w:author="Elizabeth F" w:date="2017-11-02T16:26:00Z">
        <w:r>
          <w:delText>interferences</w:delText>
        </w:r>
      </w:del>
      <w:ins w:id="1356" w:author="Elizabeth F" w:date="2017-11-02T16:26:00Z">
        <w:r>
          <w:t>interference</w:t>
        </w:r>
      </w:ins>
      <w:r>
        <w:t xml:space="preserve"> with nearby [Si] peaks and to more directly compare with the results of </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357" w:name="__Fieldmark__4275_1561598236"/>
      <w:r>
        <w:rPr>
          <w:rFonts w:cs="Times New Roman"/>
          <w:szCs w:val="24"/>
        </w:rPr>
        <w:t>P</w:t>
      </w:r>
      <w:bookmarkStart w:id="1358" w:name="__Fieldmark__4147_2280461051"/>
      <w:r>
        <w:rPr>
          <w:rFonts w:cs="Times New Roman"/>
          <w:szCs w:val="24"/>
        </w:rPr>
        <w:t>a</w:t>
      </w:r>
      <w:bookmarkStart w:id="1359" w:name="__Fieldmark__3915_908293503"/>
      <w:r>
        <w:rPr>
          <w:rFonts w:cs="Times New Roman"/>
          <w:szCs w:val="24"/>
        </w:rPr>
        <w:t>d</w:t>
      </w:r>
      <w:bookmarkStart w:id="1360" w:name="__Fieldmark__10454_1777031281"/>
      <w:r>
        <w:rPr>
          <w:rFonts w:cs="Times New Roman"/>
          <w:szCs w:val="24"/>
        </w:rPr>
        <w:t>r</w:t>
      </w:r>
      <w:bookmarkStart w:id="1361" w:name="__Fieldmark__3372_2048093008"/>
      <w:r>
        <w:rPr>
          <w:rFonts w:cs="Times New Roman"/>
          <w:szCs w:val="24"/>
        </w:rPr>
        <w:t>ó</w:t>
      </w:r>
      <w:bookmarkStart w:id="1362" w:name="__Fieldmark__3418_527255555"/>
      <w:r>
        <w:rPr>
          <w:rFonts w:cs="Times New Roman"/>
          <w:szCs w:val="24"/>
        </w:rPr>
        <w:t>n</w:t>
      </w:r>
      <w:bookmarkStart w:id="1363" w:name="__Fieldmark__3277_3642959469"/>
      <w:r>
        <w:rPr>
          <w:rFonts w:cs="Times New Roman"/>
          <w:szCs w:val="24"/>
        </w:rPr>
        <w:t>-</w:t>
      </w:r>
      <w:bookmarkStart w:id="1364" w:name="__Fieldmark__3176_2362112943"/>
      <w:r>
        <w:rPr>
          <w:rFonts w:cs="Times New Roman"/>
          <w:szCs w:val="24"/>
        </w:rPr>
        <w:t>N</w:t>
      </w:r>
      <w:bookmarkStart w:id="1365" w:name="__Fieldmark__3081_2049629825"/>
      <w:r>
        <w:rPr>
          <w:rFonts w:cs="Times New Roman"/>
          <w:szCs w:val="24"/>
        </w:rPr>
        <w:t>a</w:t>
      </w:r>
      <w:bookmarkStart w:id="1366" w:name="__Fieldmark__2986_687217606"/>
      <w:r>
        <w:rPr>
          <w:rFonts w:cs="Times New Roman"/>
          <w:szCs w:val="24"/>
        </w:rPr>
        <w:t>v</w:t>
      </w:r>
      <w:bookmarkStart w:id="1367" w:name="__Fieldmark__2891_2209115713"/>
      <w:r>
        <w:rPr>
          <w:rFonts w:cs="Times New Roman"/>
          <w:szCs w:val="24"/>
        </w:rPr>
        <w:t>a</w:t>
      </w:r>
      <w:bookmarkStart w:id="1368" w:name="__Fieldmark__2798_1105856583"/>
      <w:r>
        <w:rPr>
          <w:rFonts w:cs="Times New Roman"/>
          <w:szCs w:val="24"/>
        </w:rPr>
        <w:t>r</w:t>
      </w:r>
      <w:bookmarkStart w:id="1369" w:name="__Fieldmark__2701_1929513578"/>
      <w:r>
        <w:rPr>
          <w:rFonts w:cs="Times New Roman"/>
          <w:szCs w:val="24"/>
        </w:rPr>
        <w:t>t</w:t>
      </w:r>
      <w:bookmarkStart w:id="1370" w:name="__Fieldmark__2606_739104655"/>
      <w:r>
        <w:rPr>
          <w:rFonts w:cs="Times New Roman"/>
          <w:szCs w:val="24"/>
        </w:rPr>
        <w:t>a</w:t>
      </w:r>
      <w:bookmarkStart w:id="1371" w:name="__Fieldmark__2509_462321902"/>
      <w:r>
        <w:rPr>
          <w:rFonts w:cs="Times New Roman"/>
          <w:szCs w:val="24"/>
        </w:rPr>
        <w:t>,</w:t>
      </w:r>
      <w:bookmarkStart w:id="1372" w:name="__Fieldmark__2410_948816634"/>
      <w:r>
        <w:rPr>
          <w:rFonts w:cs="Times New Roman"/>
          <w:szCs w:val="24"/>
        </w:rPr>
        <w:t xml:space="preserve"> </w:t>
      </w:r>
      <w:bookmarkStart w:id="1373" w:name="__Fieldmark__2311_2312622389"/>
      <w:r>
        <w:rPr>
          <w:rFonts w:cs="Times New Roman"/>
          <w:szCs w:val="24"/>
        </w:rPr>
        <w:t>H</w:t>
      </w:r>
      <w:bookmarkStart w:id="1374" w:name="__Fieldmark__2211_2161409428"/>
      <w:r>
        <w:rPr>
          <w:rFonts w:cs="Times New Roman"/>
          <w:szCs w:val="24"/>
        </w:rPr>
        <w:t>e</w:t>
      </w:r>
      <w:bookmarkStart w:id="1375" w:name="__Fieldmark__2110_188299688"/>
      <w:r>
        <w:rPr>
          <w:rFonts w:cs="Times New Roman"/>
          <w:szCs w:val="24"/>
        </w:rPr>
        <w:t>r</w:t>
      </w:r>
      <w:bookmarkStart w:id="1376" w:name="__Fieldmark__2008_1216455718"/>
      <w:r>
        <w:rPr>
          <w:rFonts w:cs="Times New Roman"/>
          <w:szCs w:val="24"/>
        </w:rPr>
        <w:t>m</w:t>
      </w:r>
      <w:bookmarkStart w:id="1377" w:name="__Fieldmark__1906_649753871"/>
      <w:r>
        <w:rPr>
          <w:rFonts w:cs="Times New Roman"/>
          <w:szCs w:val="24"/>
        </w:rPr>
        <w:t>a</w:t>
      </w:r>
      <w:bookmarkStart w:id="1378" w:name="__Fieldmark__1808_2534479100"/>
      <w:r>
        <w:rPr>
          <w:rFonts w:cs="Times New Roman"/>
          <w:szCs w:val="24"/>
        </w:rPr>
        <w:t>n</w:t>
      </w:r>
      <w:bookmarkStart w:id="1379" w:name="__Fieldmark__1705_1692434574"/>
      <w:r>
        <w:rPr>
          <w:rFonts w:cs="Times New Roman"/>
          <w:szCs w:val="24"/>
        </w:rPr>
        <w:t>n</w:t>
      </w:r>
      <w:bookmarkStart w:id="1380" w:name="__Fieldmark__1602_148202576"/>
      <w:r>
        <w:rPr>
          <w:rFonts w:cs="Times New Roman"/>
          <w:szCs w:val="24"/>
        </w:rPr>
        <w:t>,</w:t>
      </w:r>
      <w:bookmarkStart w:id="1381" w:name="__Fieldmark__3071_2994147849"/>
      <w:r>
        <w:rPr>
          <w:rFonts w:cs="Times New Roman"/>
          <w:szCs w:val="24"/>
        </w:rPr>
        <w:t xml:space="preserve"> </w:t>
      </w:r>
      <w:bookmarkStart w:id="1382" w:name="__Fieldmark__1395_3231691474"/>
      <w:r>
        <w:rPr>
          <w:rFonts w:cs="Times New Roman"/>
          <w:szCs w:val="24"/>
        </w:rPr>
        <w:t>a</w:t>
      </w:r>
      <w:bookmarkStart w:id="1383" w:name="__Fieldmark__1291_3149341642"/>
      <w:r>
        <w:rPr>
          <w:rFonts w:cs="Times New Roman"/>
          <w:szCs w:val="24"/>
        </w:rPr>
        <w:t>n</w:t>
      </w:r>
      <w:bookmarkStart w:id="1384" w:name="__Fieldmark__1187_4213078475"/>
      <w:r>
        <w:rPr>
          <w:rFonts w:cs="Times New Roman"/>
          <w:szCs w:val="24"/>
        </w:rPr>
        <w:t>d</w:t>
      </w:r>
      <w:bookmarkStart w:id="1385" w:name="__Fieldmark__1083_4019975519"/>
      <w:r>
        <w:rPr>
          <w:rFonts w:cs="Times New Roman"/>
          <w:szCs w:val="24"/>
        </w:rPr>
        <w:t xml:space="preserve"> </w:t>
      </w:r>
      <w:bookmarkStart w:id="1386" w:name="__Fieldmark__982_3852820974"/>
      <w:r>
        <w:rPr>
          <w:rFonts w:cs="Times New Roman"/>
          <w:szCs w:val="24"/>
        </w:rPr>
        <w:t>O</w:t>
      </w:r>
      <w:bookmarkStart w:id="1387" w:name="__Fieldmark__878_3917936936"/>
      <w:r>
        <w:rPr>
          <w:rFonts w:cs="Times New Roman"/>
          <w:szCs w:val="24"/>
        </w:rPr>
        <w:t>’</w:t>
      </w:r>
      <w:bookmarkStart w:id="1388" w:name="__Fieldmark__774_3265051427"/>
      <w:r>
        <w:rPr>
          <w:rFonts w:cs="Times New Roman"/>
          <w:szCs w:val="24"/>
        </w:rPr>
        <w:t>N</w:t>
      </w:r>
      <w:bookmarkStart w:id="1389" w:name="__Fieldmark__670_837005789"/>
      <w:r>
        <w:rPr>
          <w:rFonts w:cs="Times New Roman"/>
          <w:szCs w:val="24"/>
        </w:rPr>
        <w:t>e</w:t>
      </w:r>
      <w:bookmarkStart w:id="1390" w:name="__Fieldmark__566_3470823330"/>
      <w:r>
        <w:rPr>
          <w:rFonts w:cs="Times New Roman"/>
          <w:szCs w:val="24"/>
        </w:rPr>
        <w:t>i</w:t>
      </w:r>
      <w:bookmarkStart w:id="1391" w:name="__Fieldmark__462_2630548144"/>
      <w:r>
        <w:rPr>
          <w:rFonts w:cs="Times New Roman"/>
          <w:szCs w:val="24"/>
        </w:rPr>
        <w:t>l</w:t>
      </w:r>
      <w:bookmarkStart w:id="1392" w:name="__Fieldmark__2756_2304565098"/>
      <w:r>
        <w:rPr>
          <w:rFonts w:cs="Times New Roman"/>
          <w:szCs w:val="24"/>
        </w:rPr>
        <w:t>l</w:t>
      </w:r>
      <w:bookmarkStart w:id="1393" w:name="__Fieldmark__697_2304565098"/>
      <w:r>
        <w:rPr>
          <w:rFonts w:cs="Times New Roman"/>
          <w:szCs w:val="24"/>
        </w:rPr>
        <w:t xml:space="preserve"> (2014)</w:t>
      </w:r>
      <w:r>
        <w:fldChar w:fldCharType="end"/>
      </w:r>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r>
        <w:rPr>
          <w:rFonts w:cstheme="minorHAnsi"/>
        </w:rPr>
        <w:t xml:space="preserve">. The </w:t>
      </w:r>
      <w:r>
        <w:t>3356 cm</w:t>
      </w:r>
      <w:r>
        <w:rPr>
          <w:vertAlign w:val="superscript"/>
        </w:rPr>
        <w:t>-1</w:t>
      </w:r>
      <w:r>
        <w:t xml:space="preserve"> peak, designated </w:t>
      </w:r>
      <w:r>
        <w:rPr>
          <w:rFonts w:cstheme="minorHAnsi"/>
        </w:rPr>
        <w:t>[tri-Fe</w:t>
      </w:r>
      <w:r>
        <w:rPr>
          <w:rFonts w:cstheme="minorHAnsi"/>
          <w:vertAlign w:val="superscript"/>
        </w:rPr>
        <w:t>3+</w:t>
      </w:r>
      <w:r>
        <w:rPr>
          <w:rFonts w:cstheme="minorHAnsi"/>
        </w:rPr>
        <w:t>-3356], is</w:t>
      </w:r>
      <w:r>
        <w:t xml:space="preserve"> the most prominent peak in a doublet associated with a Mg</w:t>
      </w:r>
      <w:r>
        <w:rPr>
          <w:vertAlign w:val="superscript"/>
        </w:rPr>
        <w:t>2+</w:t>
      </w:r>
      <w:r>
        <w:t xml:space="preserve"> vacancy charge-balanced by H</w:t>
      </w:r>
      <w:r>
        <w:rPr>
          <w:vertAlign w:val="superscript"/>
        </w:rPr>
        <w:t>+</w:t>
      </w:r>
      <w:r>
        <w:t xml:space="preserve"> and Fe</w:t>
      </w:r>
      <w:r>
        <w:rPr>
          <w:vertAlign w:val="superscript"/>
        </w:rPr>
        <w:t>3+</w:t>
      </w:r>
      <w:r>
        <w:t xml:space="preserve"> substituting on a metal site </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394" w:name="__Fieldmark__4435_1561598236"/>
      <w:r>
        <w:t>(</w:t>
      </w:r>
      <w:bookmarkStart w:id="1395" w:name="__Fieldmark__4303_2280461051"/>
      <w:r>
        <w:t>B</w:t>
      </w:r>
      <w:bookmarkStart w:id="1396" w:name="__Fieldmark__4067_908293503"/>
      <w:r>
        <w:t>l</w:t>
      </w:r>
      <w:bookmarkStart w:id="1397" w:name="__Fieldmark__10602_1777031281"/>
      <w:r>
        <w:t>a</w:t>
      </w:r>
      <w:bookmarkStart w:id="1398" w:name="__Fieldmark__3516_2048093008"/>
      <w:r>
        <w:t>n</w:t>
      </w:r>
      <w:bookmarkStart w:id="1399" w:name="__Fieldmark__3558_527255555"/>
      <w:r>
        <w:t>c</w:t>
      </w:r>
      <w:bookmarkStart w:id="1400" w:name="__Fieldmark__3413_3642959469"/>
      <w:r>
        <w:t>h</w:t>
      </w:r>
      <w:bookmarkStart w:id="1401" w:name="__Fieldmark__3308_2362112943"/>
      <w:r>
        <w:t>a</w:t>
      </w:r>
      <w:bookmarkStart w:id="1402" w:name="__Fieldmark__3209_2049629825"/>
      <w:r>
        <w:t>r</w:t>
      </w:r>
      <w:bookmarkStart w:id="1403" w:name="__Fieldmark__3110_687217606"/>
      <w:r>
        <w:t>d</w:t>
      </w:r>
      <w:bookmarkStart w:id="1404" w:name="__Fieldmark__3011_2209115713"/>
      <w:r>
        <w:t xml:space="preserve"> </w:t>
      </w:r>
      <w:bookmarkStart w:id="1405" w:name="__Fieldmark__2914_1105856583"/>
      <w:r>
        <w:t>e</w:t>
      </w:r>
      <w:bookmarkStart w:id="1406" w:name="__Fieldmark__2813_1929513578"/>
      <w:r>
        <w:t>t</w:t>
      </w:r>
      <w:bookmarkStart w:id="1407" w:name="__Fieldmark__2714_739104655"/>
      <w:r>
        <w:t xml:space="preserve"> </w:t>
      </w:r>
      <w:bookmarkStart w:id="1408" w:name="__Fieldmark__2613_462321902"/>
      <w:r>
        <w:t>a</w:t>
      </w:r>
      <w:bookmarkStart w:id="1409" w:name="__Fieldmark__2510_948816634"/>
      <w:r>
        <w:t>l</w:t>
      </w:r>
      <w:bookmarkStart w:id="1410" w:name="__Fieldmark__2407_2312622389"/>
      <w:r>
        <w:t>.</w:t>
      </w:r>
      <w:bookmarkStart w:id="1411" w:name="__Fieldmark__2303_2161409428"/>
      <w:r>
        <w:t xml:space="preserve"> </w:t>
      </w:r>
      <w:bookmarkStart w:id="1412" w:name="__Fieldmark__2198_188299688"/>
      <w:r>
        <w:t>2</w:t>
      </w:r>
      <w:bookmarkStart w:id="1413" w:name="__Fieldmark__2092_1216455718"/>
      <w:r>
        <w:t>0</w:t>
      </w:r>
      <w:bookmarkStart w:id="1414" w:name="__Fieldmark__1986_649753871"/>
      <w:r>
        <w:t>1</w:t>
      </w:r>
      <w:bookmarkStart w:id="1415" w:name="__Fieldmark__1884_2534479100"/>
      <w:r>
        <w:t>7</w:t>
      </w:r>
      <w:bookmarkStart w:id="1416" w:name="__Fieldmark__1777_1692434574"/>
      <w:r>
        <w:t>)</w:t>
      </w:r>
      <w:bookmarkStart w:id="1417" w:name="__Fieldmark__1670_148202576"/>
      <w:r>
        <w:fldChar w:fldCharType="end"/>
      </w:r>
      <w:bookmarkStart w:id="1418" w:name="__Fieldmark__1455_3231691474"/>
      <w:bookmarkStart w:id="1419" w:name="__Fieldmark__1239_4213078475"/>
      <w:bookmarkStart w:id="1420" w:name="__Fieldmark__1026_3852820974"/>
      <w:bookmarkStart w:id="1421" w:name="__Fieldmark__810_3265051427"/>
      <w:bookmarkStart w:id="1422" w:name="__Fieldmark__594_3470823330"/>
      <w:bookmarkStart w:id="1423" w:name="__Fieldmark__2776_2304565098"/>
      <w:bookmarkStart w:id="1424" w:name="__Fieldmark__722_2304565098"/>
      <w:bookmarkStart w:id="1425" w:name="__Fieldmark__486_2630548144"/>
      <w:bookmarkStart w:id="1426" w:name="__Fieldmark__702_837005789"/>
      <w:bookmarkStart w:id="1427" w:name="__Fieldmark__918_3917936936"/>
      <w:bookmarkStart w:id="1428" w:name="__Fieldmark__1131_4019975519"/>
      <w:bookmarkStart w:id="1429" w:name="__Fieldmark__1347_3149341642"/>
      <w:bookmarkStart w:id="1430" w:name="__Fieldmark__3135_2994147849"/>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t>, and the 3236 cm</w:t>
      </w:r>
      <w:r>
        <w:rPr>
          <w:vertAlign w:val="superscript"/>
        </w:rPr>
        <w:t>-1</w:t>
      </w:r>
      <w:ins w:id="1431" w:author="Elizabeth F" w:date="2017-11-02T16:27:00Z">
        <w:r>
          <w:t xml:space="preserve"> peak</w:t>
        </w:r>
      </w:ins>
      <w:r>
        <w:t xml:space="preserve">, designated [Mg], is likely </w:t>
      </w:r>
      <w:del w:id="1432" w:author="Elizabeth F" w:date="2017-11-02T16:27:00Z">
        <w:r>
          <w:delText xml:space="preserve"> </w:delText>
        </w:r>
      </w:del>
      <w:r>
        <w:t>2H</w:t>
      </w:r>
      <w:r>
        <w:rPr>
          <w:vertAlign w:val="superscript"/>
        </w:rPr>
        <w:t>+</w:t>
      </w:r>
      <w:r>
        <w:t xml:space="preserve"> charge-balanced by a Mg</w:t>
      </w:r>
      <w:r>
        <w:rPr>
          <w:vertAlign w:val="superscript"/>
        </w:rPr>
        <w:t>2+</w:t>
      </w:r>
      <w:r>
        <w:t xml:space="preserve"> vacancy </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433" w:name="__Fieldmark__4575_1561598236"/>
      <w:r>
        <w:t>(</w:t>
      </w:r>
      <w:bookmarkStart w:id="1434" w:name="__Fieldmark__4440_2280461051"/>
      <w:r>
        <w:t>B</w:t>
      </w:r>
      <w:bookmarkStart w:id="1435" w:name="__Fieldmark__4201_908293503"/>
      <w:r>
        <w:t>e</w:t>
      </w:r>
      <w:bookmarkStart w:id="1436" w:name="__Fieldmark__10733_1777031281"/>
      <w:r>
        <w:t>r</w:t>
      </w:r>
      <w:bookmarkStart w:id="1437" w:name="__Fieldmark__3644_2048093008"/>
      <w:r>
        <w:t>r</w:t>
      </w:r>
      <w:bookmarkStart w:id="1438" w:name="__Fieldmark__3683_527255555"/>
      <w:r>
        <w:t>y</w:t>
      </w:r>
      <w:bookmarkStart w:id="1439" w:name="__Fieldmark__3535_3642959469"/>
      <w:r>
        <w:t xml:space="preserve"> </w:t>
      </w:r>
      <w:bookmarkStart w:id="1440" w:name="__Fieldmark__3427_2362112943"/>
      <w:r>
        <w:t>e</w:t>
      </w:r>
      <w:bookmarkStart w:id="1441" w:name="__Fieldmark__3325_2049629825"/>
      <w:r>
        <w:t>t</w:t>
      </w:r>
      <w:bookmarkStart w:id="1442" w:name="__Fieldmark__3223_687217606"/>
      <w:r>
        <w:t xml:space="preserve"> </w:t>
      </w:r>
      <w:bookmarkStart w:id="1443" w:name="__Fieldmark__3121_2209115713"/>
      <w:r>
        <w:t>a</w:t>
      </w:r>
      <w:bookmarkStart w:id="1444" w:name="__Fieldmark__3021_1105856583"/>
      <w:r>
        <w:t>l</w:t>
      </w:r>
      <w:bookmarkStart w:id="1445" w:name="__Fieldmark__2917_1929513578"/>
      <w:r>
        <w:t>.</w:t>
      </w:r>
      <w:bookmarkStart w:id="1446" w:name="__Fieldmark__2815_739104655"/>
      <w:r>
        <w:t xml:space="preserve"> </w:t>
      </w:r>
      <w:bookmarkStart w:id="1447" w:name="__Fieldmark__2710_462321902"/>
      <w:r>
        <w:t>2</w:t>
      </w:r>
      <w:bookmarkStart w:id="1448" w:name="__Fieldmark__2603_948816634"/>
      <w:r>
        <w:t>0</w:t>
      </w:r>
      <w:bookmarkStart w:id="1449" w:name="__Fieldmark__2496_2312622389"/>
      <w:r>
        <w:t>0</w:t>
      </w:r>
      <w:bookmarkStart w:id="1450" w:name="__Fieldmark__2388_2161409428"/>
      <w:r>
        <w:t>5</w:t>
      </w:r>
      <w:bookmarkStart w:id="1451" w:name="__Fieldmark__2279_188299688"/>
      <w:r>
        <w:t>)</w:t>
      </w:r>
      <w:bookmarkStart w:id="1452" w:name="__Fieldmark__2169_1216455718"/>
      <w:r>
        <w:fldChar w:fldCharType="end"/>
      </w:r>
      <w:bookmarkStart w:id="1453" w:name="__Fieldmark__1953_2534479100"/>
      <w:bookmarkStart w:id="1454" w:name="__Fieldmark__1731_148202576"/>
      <w:bookmarkStart w:id="1455" w:name="__Fieldmark__1508_3231691474"/>
      <w:bookmarkStart w:id="1456" w:name="__Fieldmark__1284_4213078475"/>
      <w:bookmarkStart w:id="1457" w:name="__Fieldmark__1063_3852820974"/>
      <w:bookmarkStart w:id="1458" w:name="__Fieldmark__839_3265051427"/>
      <w:bookmarkStart w:id="1459" w:name="__Fieldmark__615_3470823330"/>
      <w:bookmarkStart w:id="1460" w:name="__Fieldmark__2789_2304565098"/>
      <w:bookmarkStart w:id="1461" w:name="__Fieldmark__738_2304565098"/>
      <w:bookmarkStart w:id="1462" w:name="__Fieldmark__503_2630548144"/>
      <w:bookmarkStart w:id="1463" w:name="__Fieldmark__727_837005789"/>
      <w:bookmarkStart w:id="1464" w:name="__Fieldmark__951_3917936936"/>
      <w:bookmarkStart w:id="1465" w:name="__Fieldmark__1172_4019975519"/>
      <w:bookmarkStart w:id="1466" w:name="__Fieldmark__1396_3149341642"/>
      <w:bookmarkStart w:id="1467" w:name="__Fieldmark__3192_2994147849"/>
      <w:bookmarkStart w:id="1468" w:name="__Fieldmark__1842_1692434574"/>
      <w:bookmarkStart w:id="1469" w:name="__Fieldmark__2059_649753871"/>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r>
        <w:t xml:space="preserve">. </w:t>
      </w:r>
    </w:p>
    <w:p w14:paraId="71ABEE6C" w14:textId="77777777" w:rsidR="00401795" w:rsidRDefault="008A2967">
      <w:r>
        <w:t xml:space="preserve">All of the raw FTIR spectra, baselines, and computer code used to produce all calculations and figures reported in this paper will be made available on </w:t>
      </w:r>
      <w:proofErr w:type="spellStart"/>
      <w:r>
        <w:t>GitHub</w:t>
      </w:r>
      <w:proofErr w:type="spellEnd"/>
      <w:r>
        <w:t>.</w:t>
      </w:r>
    </w:p>
    <w:p w14:paraId="6BE693D4" w14:textId="77777777" w:rsidR="00401795" w:rsidRDefault="008A2967">
      <w:pPr>
        <w:pStyle w:val="Heading2"/>
      </w:pPr>
      <w:r>
        <w:t>SIMS</w:t>
      </w:r>
    </w:p>
    <w:p w14:paraId="07C209C1" w14:textId="77777777" w:rsidR="00401795" w:rsidRDefault="008A2967">
      <w:r>
        <w:t xml:space="preserve">Hydrogen profiles along the </w:t>
      </w:r>
      <w:del w:id="1470" w:author="Elizabeth F" w:date="2017-11-02T16:27:00Z">
        <w:r>
          <w:delText>[100]</w:delText>
        </w:r>
      </w:del>
      <w:ins w:id="1471" w:author="Elizabeth F" w:date="2017-11-02T16:27:00Z">
        <w:r>
          <w:rPr>
            <w:i/>
            <w:iCs/>
          </w:rPr>
          <w:t>a</w:t>
        </w:r>
      </w:ins>
      <w:r>
        <w:t xml:space="preserve"> and </w:t>
      </w:r>
      <w:del w:id="1472" w:author="Elizabeth F" w:date="2017-11-02T16:27:00Z">
        <w:r>
          <w:delText>[001]</w:delText>
        </w:r>
      </w:del>
      <w:ins w:id="1473" w:author="Elizabeth F" w:date="2017-11-02T16:27:00Z">
        <w:r>
          <w:rPr>
            <w:i/>
            <w:iCs/>
          </w:rPr>
          <w:t>c</w:t>
        </w:r>
      </w:ins>
      <w:r>
        <w:t xml:space="preserve"> crystallographic axes in the</w:t>
      </w:r>
      <w:ins w:id="1474" w:author="Terry Plank" w:date="2017-10-24T13:43:00Z">
        <w:r>
          <w:t xml:space="preserve"> naturally</w:t>
        </w:r>
      </w:ins>
      <w:r>
        <w:t xml:space="preserve"> zoned Kilauea </w:t>
      </w:r>
      <w:proofErr w:type="spellStart"/>
      <w:r>
        <w:t>Iki</w:t>
      </w:r>
      <w:proofErr w:type="spellEnd"/>
      <w:r>
        <w:t xml:space="preserve"> </w:t>
      </w:r>
      <w:proofErr w:type="spellStart"/>
      <w:r>
        <w:t>phenocryst</w:t>
      </w:r>
      <w:proofErr w:type="spellEnd"/>
      <w:r>
        <w:t xml:space="preserve"> were characterized by SIMS using the </w:t>
      </w:r>
      <w:proofErr w:type="spellStart"/>
      <w:r>
        <w:t>Cameca</w:t>
      </w:r>
      <w:proofErr w:type="spellEnd"/>
      <w:r>
        <w:t xml:space="preserve"> 6f-SIMS at the Department of Terrestrial Magnetism, Washington DC. Analyses were performed using a primary beam current of ~16 </w:t>
      </w:r>
      <w:proofErr w:type="spellStart"/>
      <w:proofErr w:type="gramStart"/>
      <w:r>
        <w:t>nA</w:t>
      </w:r>
      <w:proofErr w:type="gramEnd"/>
      <w:r>
        <w:t>.</w:t>
      </w:r>
      <w:proofErr w:type="spellEnd"/>
      <w:r>
        <w:t xml:space="preserve"> The primary beam was </w:t>
      </w:r>
      <w:proofErr w:type="spellStart"/>
      <w:r>
        <w:t>rastered</w:t>
      </w:r>
      <w:proofErr w:type="spellEnd"/>
      <w:r>
        <w:t xml:space="preserve"> across a 35×35 </w:t>
      </w:r>
      <w:proofErr w:type="spellStart"/>
      <w:r>
        <w:t>μm</w:t>
      </w:r>
      <w:proofErr w:type="spellEnd"/>
      <w:r>
        <w:t xml:space="preserve"> area during 300</w:t>
      </w:r>
      <w:del w:id="1475" w:author="Elizabeth F" w:date="2017-11-02T16:27:00Z">
        <w:r>
          <w:delText xml:space="preserve"> </w:delText>
        </w:r>
      </w:del>
      <w:r>
        <w:t xml:space="preserve">s of </w:t>
      </w:r>
      <w:proofErr w:type="spellStart"/>
      <w:r>
        <w:t>presputtering</w:t>
      </w:r>
      <w:proofErr w:type="spellEnd"/>
      <w:r>
        <w:t xml:space="preserve">, and the area of the raster was reduced to 20×20 </w:t>
      </w:r>
      <w:proofErr w:type="spellStart"/>
      <w:r>
        <w:t>μm</w:t>
      </w:r>
      <w:proofErr w:type="spellEnd"/>
      <w:r>
        <w:t xml:space="preserve"> during analysis. Use of a circular field aperture with a ~10-μm diameter ensured that only ions from the central ~78 μm</w:t>
      </w:r>
      <w:r>
        <w:rPr>
          <w:vertAlign w:val="superscript"/>
        </w:rPr>
        <w:t>2</w:t>
      </w:r>
      <w:r>
        <w:t xml:space="preserve"> of the analytical crater were collected. Counts of </w:t>
      </w:r>
      <w:r>
        <w:rPr>
          <w:vertAlign w:val="superscript"/>
        </w:rPr>
        <w:t>12</w:t>
      </w:r>
      <w:r>
        <w:t xml:space="preserve">C, </w:t>
      </w:r>
      <w:r>
        <w:rPr>
          <w:vertAlign w:val="superscript"/>
        </w:rPr>
        <w:t>16</w:t>
      </w:r>
      <w:r>
        <w:t>O</w:t>
      </w:r>
      <w:r>
        <w:rPr>
          <w:vertAlign w:val="superscript"/>
        </w:rPr>
        <w:t>1</w:t>
      </w:r>
      <w:r>
        <w:t xml:space="preserve">H, </w:t>
      </w:r>
      <w:r>
        <w:rPr>
          <w:vertAlign w:val="superscript"/>
        </w:rPr>
        <w:t>19</w:t>
      </w:r>
      <w:r>
        <w:t xml:space="preserve">F, </w:t>
      </w:r>
      <w:r>
        <w:rPr>
          <w:vertAlign w:val="superscript"/>
        </w:rPr>
        <w:t>30</w:t>
      </w:r>
      <w:r>
        <w:t xml:space="preserve">Si, </w:t>
      </w:r>
      <w:r>
        <w:rPr>
          <w:vertAlign w:val="superscript"/>
        </w:rPr>
        <w:t>31</w:t>
      </w:r>
      <w:r>
        <w:t xml:space="preserve">P, </w:t>
      </w:r>
      <w:r>
        <w:rPr>
          <w:vertAlign w:val="superscript"/>
        </w:rPr>
        <w:t>32</w:t>
      </w:r>
      <w:r>
        <w:t xml:space="preserve">S, and </w:t>
      </w:r>
      <w:r>
        <w:rPr>
          <w:vertAlign w:val="superscript"/>
        </w:rPr>
        <w:t>35</w:t>
      </w:r>
      <w:r>
        <w:t xml:space="preserve">Cl were detected by an electron multiplier. A linear relationship between </w:t>
      </w:r>
      <w:r>
        <w:rPr>
          <w:vertAlign w:val="superscript"/>
        </w:rPr>
        <w:t>16</w:t>
      </w:r>
      <w:r>
        <w:t>O</w:t>
      </w:r>
      <w:r>
        <w:rPr>
          <w:vertAlign w:val="superscript"/>
        </w:rPr>
        <w:t>1</w:t>
      </w:r>
      <w:r>
        <w:t>H/</w:t>
      </w:r>
      <w:r>
        <w:rPr>
          <w:vertAlign w:val="superscript"/>
        </w:rPr>
        <w:t>30</w:t>
      </w:r>
      <w:r>
        <w:t xml:space="preserve">Si and </w:t>
      </w:r>
      <w:del w:id="1476" w:author="Elizabeth F" w:date="2017-11-02T16:28:00Z">
        <w:r>
          <w:delText>water</w:delText>
        </w:r>
      </w:del>
      <w:ins w:id="1477" w:author="Elizabeth F" w:date="2017-11-02T16:28:00Z">
        <w:r>
          <w:t>H</w:t>
        </w:r>
        <w:r>
          <w:rPr>
            <w:vertAlign w:val="superscript"/>
          </w:rPr>
          <w:t>+</w:t>
        </w:r>
      </w:ins>
      <w:r>
        <w:t xml:space="preserve"> concentration was defined by measurements of olivine and </w:t>
      </w:r>
      <w:proofErr w:type="spellStart"/>
      <w:r>
        <w:t>orthopyroxene</w:t>
      </w:r>
      <w:proofErr w:type="spellEnd"/>
      <w:r>
        <w:t xml:space="preserv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478" w:name="__Fieldmark__4735_1561598236"/>
      <w:r>
        <w:t>a</w:t>
      </w:r>
      <w:bookmarkStart w:id="1479" w:name="__Fieldmark__4597_2280461051"/>
      <w:r>
        <w:t>n</w:t>
      </w:r>
      <w:bookmarkStart w:id="1480" w:name="__Fieldmark__4355_908293503"/>
      <w:r>
        <w:t>d</w:t>
      </w:r>
      <w:bookmarkStart w:id="1481" w:name="__Fieldmark__10884_1777031281"/>
      <w:r>
        <w:t>a</w:t>
      </w:r>
      <w:bookmarkStart w:id="1482" w:name="__Fieldmark__3794_2048093008"/>
      <w:r>
        <w:t>r</w:t>
      </w:r>
      <w:bookmarkStart w:id="1483" w:name="__Fieldmark__3899_527255555"/>
      <w:r>
        <w:t>d</w:t>
      </w:r>
      <w:bookmarkStart w:id="1484" w:name="__Fieldmark__3760_3642959469"/>
      <w:r>
        <w:t>s</w:t>
      </w:r>
      <w:bookmarkStart w:id="1485" w:name="__Fieldmark__9775_2362112943"/>
      <w:r>
        <w:t xml:space="preserve"> (Koga et al.</w:t>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end"/>
      </w:r>
      <w:bookmarkStart w:id="1486" w:name="__Fieldmark__4758_1561598236"/>
      <w:bookmarkEnd w:id="1478"/>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end"/>
      </w:r>
      <w:bookmarkStart w:id="1487" w:name="__Fieldmark__4617_2280461051"/>
      <w:bookmarkStart w:id="1488" w:name="__Fieldmark__4762_1561598236"/>
      <w:bookmarkStart w:id="1489" w:name="__Fieldmark__10898_1777031281"/>
      <w:bookmarkStart w:id="1490" w:name="__Fieldmark__4376_908293503"/>
      <w:bookmarkStart w:id="1491" w:name="__Fieldmark__3907_527255555"/>
      <w:bookmarkStart w:id="1492" w:name="__Fieldmark__3809_2048093008"/>
      <w:bookmarkStart w:id="1493" w:name="__Fieldmark__3769_3642959469"/>
      <w:bookmarkStart w:id="1494" w:name="__Fieldmark__3911_527255555"/>
      <w:bookmarkStart w:id="1495" w:name="__Fieldmark__3765_3642959469"/>
      <w:bookmarkStart w:id="1496" w:name="__Fieldmark__10902_1777031281"/>
      <w:bookmarkStart w:id="1497" w:name="__Fieldmark__3805_2048093008"/>
      <w:bookmarkStart w:id="1498" w:name="__Fieldmark__4621_2280461051"/>
      <w:bookmarkStart w:id="1499" w:name="__Fieldmark__4372_908293503"/>
      <w:bookmarkEnd w:id="1486"/>
      <w:bookmarkEnd w:id="1479"/>
      <w:bookmarkEnd w:id="1480"/>
      <w:bookmarkEnd w:id="1481"/>
      <w:bookmarkEnd w:id="1482"/>
      <w:bookmarkEnd w:id="1483"/>
      <w:bookmarkEnd w:id="1484"/>
      <w:bookmarkEnd w:id="1485"/>
      <w:bookmarkEnd w:id="1487"/>
      <w:bookmarkEnd w:id="1488"/>
      <w:bookmarkEnd w:id="1489"/>
      <w:bookmarkEnd w:id="1490"/>
      <w:bookmarkEnd w:id="1491"/>
      <w:bookmarkEnd w:id="1492"/>
      <w:bookmarkEnd w:id="1493"/>
      <w:bookmarkEnd w:id="1494"/>
      <w:bookmarkEnd w:id="1495"/>
      <w:bookmarkEnd w:id="1496"/>
      <w:bookmarkEnd w:id="1497"/>
      <w:bookmarkEnd w:id="1498"/>
      <w:bookmarkEnd w:id="1499"/>
      <w:r>
        <w:t xml:space="preserve"> 2003). Background counts of </w:t>
      </w:r>
      <w:r>
        <w:rPr>
          <w:vertAlign w:val="superscript"/>
        </w:rPr>
        <w:t>16</w:t>
      </w:r>
      <w:r>
        <w:t>O</w:t>
      </w:r>
      <w:r>
        <w:rPr>
          <w:vertAlign w:val="superscript"/>
        </w:rPr>
        <w:t>1</w:t>
      </w:r>
      <w:r>
        <w:t xml:space="preserve">H were assessed via frequent analysis of nominally dry </w:t>
      </w:r>
      <w:proofErr w:type="spellStart"/>
      <w:r>
        <w:rPr>
          <w:rFonts w:cs="Times New Roman"/>
        </w:rPr>
        <w:t>Suprasil</w:t>
      </w:r>
      <w:proofErr w:type="spellEnd"/>
      <w:r>
        <w:rPr>
          <w:rFonts w:cs="Times New Roman"/>
        </w:rPr>
        <w:t xml:space="preserve"> 3002 silica glass (purchased from </w:t>
      </w:r>
      <w:proofErr w:type="spellStart"/>
      <w:r>
        <w:rPr>
          <w:rFonts w:cs="Times New Roman"/>
        </w:rPr>
        <w:t>Heraeus</w:t>
      </w:r>
      <w:proofErr w:type="spellEnd"/>
      <w:r>
        <w:rPr>
          <w:rFonts w:cs="Times New Roman"/>
        </w:rPr>
        <w:t xml:space="preserve"> </w:t>
      </w:r>
      <w:proofErr w:type="spellStart"/>
      <w:r>
        <w:rPr>
          <w:rFonts w:cs="Times New Roman"/>
        </w:rPr>
        <w:t>Quarzglas</w:t>
      </w:r>
      <w:proofErr w:type="spellEnd"/>
      <w:r>
        <w:rPr>
          <w:rFonts w:cs="Times New Roman"/>
        </w:rPr>
        <w:t xml:space="preserve">, Switzerland). Replicate analyses of </w:t>
      </w:r>
      <w:proofErr w:type="spellStart"/>
      <w:r>
        <w:rPr>
          <w:rFonts w:cs="Times New Roman"/>
        </w:rPr>
        <w:t>Suprasil</w:t>
      </w:r>
      <w:proofErr w:type="spellEnd"/>
      <w:r>
        <w:rPr>
          <w:rFonts w:cs="Times New Roman"/>
        </w:rPr>
        <w:t xml:space="preserve">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500" w:name="__Fieldmark__4810_1561598236"/>
      <w:r>
        <w:rPr>
          <w:rFonts w:cs="Times New Roman"/>
        </w:rPr>
        <w:t>1</w:t>
      </w:r>
      <w:bookmarkStart w:id="1501" w:name="__Fieldmark__4662_2280461051"/>
      <w:r>
        <w:rPr>
          <w:rFonts w:cs="Times New Roman"/>
        </w:rPr>
        <w:t>.</w:t>
      </w:r>
      <w:bookmarkStart w:id="1502" w:name="__Fieldmark__4410_908293503"/>
      <w:r>
        <w:rPr>
          <w:rFonts w:cs="Times New Roman"/>
        </w:rPr>
        <w:t>5</w:t>
      </w:r>
      <w:bookmarkStart w:id="1503" w:name="__Fieldmark__10929_1777031281"/>
      <w:r>
        <w:rPr>
          <w:rFonts w:cs="Times New Roman"/>
        </w:rPr>
        <w:t xml:space="preserve"> </w:t>
      </w:r>
      <w:bookmarkStart w:id="1504" w:name="__Fieldmark__3829_2048093008"/>
      <w:r>
        <w:rPr>
          <w:rFonts w:cs="Times New Roman"/>
        </w:rPr>
        <w:t>p</w:t>
      </w:r>
      <w:bookmarkStart w:id="1505" w:name="__Fieldmark__3924_527255555"/>
      <w:r>
        <w:rPr>
          <w:rFonts w:cs="Times New Roman"/>
        </w:rPr>
        <w:t>p</w:t>
      </w:r>
      <w:bookmarkStart w:id="1506" w:name="__Fieldmark__3782_3642959469"/>
      <w:r>
        <w:rPr>
          <w:rFonts w:cs="Times New Roman"/>
        </w:rPr>
        <w:t>m</w:t>
      </w:r>
      <w:bookmarkStart w:id="1507" w:name="__Fieldmark__9794_2362112943"/>
      <w:r>
        <w:rPr>
          <w:rFonts w:cs="Times New Roman"/>
        </w:rPr>
        <w:t xml:space="preserve"> H</w:t>
      </w:r>
      <w:r>
        <w:rPr>
          <w:rFonts w:cs="Times New Roman"/>
          <w:vertAlign w:val="subscript"/>
        </w:rPr>
        <w:t>2</w:t>
      </w:r>
      <w:r>
        <w:rPr>
          <w:rFonts w:cs="Times New Roman"/>
        </w:rPr>
        <w:t xml:space="preserve">O </w:t>
      </w:r>
      <w:del w:id="1508" w:author="Elizabeth F" w:date="2017-11-02T16:28:00Z">
        <w:r>
          <w:rPr>
            <w:rFonts w:cs="Times New Roman"/>
          </w:rPr>
          <w:delText>(</w:delText>
        </w:r>
      </w:del>
      <w:r>
        <w:rPr>
          <w:rFonts w:cs="Times New Roman"/>
        </w:rPr>
        <w:t xml:space="preserve">following the methodology of Long and </w:t>
      </w:r>
      <w:proofErr w:type="spellStart"/>
      <w:r>
        <w:rPr>
          <w:rFonts w:cs="Times New Roman"/>
        </w:rPr>
        <w:t>Winefor</w:t>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end"/>
      </w:r>
      <w:bookmarkStart w:id="1509" w:name="__Fieldmark__4837_1561598236"/>
      <w:bookmarkEnd w:id="1500"/>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end"/>
      </w:r>
      <w:bookmarkStart w:id="1510" w:name="__Fieldmark__4686_2280461051"/>
      <w:bookmarkStart w:id="1511" w:name="__Fieldmark__4841_1561598236"/>
      <w:bookmarkStart w:id="1512" w:name="__Fieldmark__10947_1777031281"/>
      <w:bookmarkStart w:id="1513" w:name="__Fieldmark__4435_908293503"/>
      <w:bookmarkStart w:id="1514" w:name="__Fieldmark__3936_527255555"/>
      <w:bookmarkStart w:id="1515" w:name="__Fieldmark__3852_2048093008"/>
      <w:bookmarkStart w:id="1516" w:name="__Fieldmark__3795_3642959469"/>
      <w:bookmarkStart w:id="1517" w:name="__Fieldmark__3940_527255555"/>
      <w:bookmarkStart w:id="1518" w:name="__Fieldmark__3787_3642959469"/>
      <w:bookmarkStart w:id="1519" w:name="__Fieldmark__10951_1777031281"/>
      <w:bookmarkStart w:id="1520" w:name="__Fieldmark__3848_2048093008"/>
      <w:bookmarkStart w:id="1521" w:name="__Fieldmark__4690_2280461051"/>
      <w:bookmarkStart w:id="1522" w:name="__Fieldmark__4431_908293503"/>
      <w:bookmarkEnd w:id="1509"/>
      <w:bookmarkEnd w:id="1501"/>
      <w:bookmarkEnd w:id="1502"/>
      <w:bookmarkEnd w:id="1503"/>
      <w:bookmarkEnd w:id="1504"/>
      <w:bookmarkEnd w:id="1505"/>
      <w:bookmarkEnd w:id="1506"/>
      <w:bookmarkEnd w:id="1507"/>
      <w:bookmarkEnd w:id="1510"/>
      <w:bookmarkEnd w:id="1511"/>
      <w:bookmarkEnd w:id="1512"/>
      <w:bookmarkEnd w:id="1513"/>
      <w:bookmarkEnd w:id="1514"/>
      <w:bookmarkEnd w:id="1515"/>
      <w:bookmarkEnd w:id="1516"/>
      <w:bookmarkEnd w:id="1517"/>
      <w:bookmarkEnd w:id="1518"/>
      <w:bookmarkEnd w:id="1519"/>
      <w:bookmarkEnd w:id="1520"/>
      <w:bookmarkEnd w:id="1521"/>
      <w:bookmarkEnd w:id="1522"/>
      <w:r>
        <w:rPr>
          <w:rFonts w:cs="Times New Roman"/>
        </w:rPr>
        <w:t>dner</w:t>
      </w:r>
      <w:proofErr w:type="spellEnd"/>
      <w:r>
        <w:rPr>
          <w:rFonts w:cs="Times New Roman"/>
        </w:rPr>
        <w:t xml:space="preserve"> 1983</w:t>
      </w:r>
      <w:del w:id="1523" w:author="Elizabeth F" w:date="2017-11-02T16:28:00Z">
        <w:r>
          <w:rPr>
            <w:rFonts w:cs="Times New Roman"/>
          </w:rPr>
          <w:delText>)</w:delText>
        </w:r>
      </w:del>
      <w:r>
        <w:rPr>
          <w:rFonts w:cs="Times New Roman"/>
        </w:rPr>
        <w:t xml:space="preserve">. Analytical drift throughout the session was monitored via frequent analysis of </w:t>
      </w:r>
      <w:proofErr w:type="spellStart"/>
      <w:r>
        <w:rPr>
          <w:rFonts w:cs="Times New Roman"/>
        </w:rPr>
        <w:t>Herasil</w:t>
      </w:r>
      <w:proofErr w:type="spellEnd"/>
      <w:r>
        <w:rPr>
          <w:rFonts w:cs="Times New Roman"/>
        </w:rPr>
        <w:t xml:space="preserve"> 102 silica glass (purchased from </w:t>
      </w:r>
      <w:proofErr w:type="spellStart"/>
      <w:r>
        <w:rPr>
          <w:rFonts w:cs="Times New Roman"/>
        </w:rPr>
        <w:t>Heraeus</w:t>
      </w:r>
      <w:proofErr w:type="spellEnd"/>
      <w:r>
        <w:rPr>
          <w:rFonts w:cs="Times New Roman"/>
        </w:rPr>
        <w:t>) containing ~55 ppm H</w:t>
      </w:r>
      <w:r>
        <w:rPr>
          <w:rFonts w:cs="Times New Roman"/>
          <w:vertAlign w:val="subscript"/>
        </w:rPr>
        <w:t>2</w:t>
      </w:r>
      <w:r>
        <w:rPr>
          <w:rFonts w:cs="Times New Roman"/>
        </w:rPr>
        <w:t>O.</w:t>
      </w:r>
    </w:p>
    <w:p w14:paraId="39FCED95" w14:textId="77777777" w:rsidR="00401795" w:rsidRDefault="008A2967">
      <w:pPr>
        <w:pStyle w:val="Heading2"/>
      </w:pPr>
      <w:commentRangeStart w:id="1524"/>
      <w:r>
        <w:t>Diffusio</w:t>
      </w:r>
      <w:commentRangeEnd w:id="1524"/>
      <w:r w:rsidR="00CE4A37">
        <w:rPr>
          <w:rStyle w:val="CommentReference"/>
          <w:rFonts w:ascii="Calibri" w:eastAsia="Calibri" w:hAnsi="Calibri" w:cstheme="minorBidi"/>
          <w:b w:val="0"/>
          <w:bCs w:val="0"/>
          <w:i w:val="0"/>
        </w:rPr>
        <w:commentReference w:id="1524"/>
      </w:r>
      <w:r>
        <w:t>n modeling</w:t>
      </w:r>
    </w:p>
    <w:p w14:paraId="37333702" w14:textId="77777777" w:rsidR="00401795" w:rsidRDefault="008A2967">
      <w:r>
        <w:t xml:space="preserve"> H</w:t>
      </w:r>
      <w:del w:id="1525" w:author="Elizabeth F" w:date="2017-11-02T16:29:00Z">
        <w:r>
          <w:delText>y</w:delText>
        </w:r>
      </w:del>
      <w:del w:id="1526" w:author="Elizabeth F" w:date="2017-11-02T16:28:00Z">
        <w:r>
          <w:delText xml:space="preserve">drogen </w:delText>
        </w:r>
      </w:del>
      <w:ins w:id="1527" w:author="Elizabeth F" w:date="2017-11-02T16:29:00Z">
        <w:r>
          <w:rPr>
            <w:vertAlign w:val="superscript"/>
          </w:rPr>
          <w:t>+</w:t>
        </w:r>
        <w:r>
          <w:t xml:space="preserve"> </w:t>
        </w:r>
      </w:ins>
      <w:r>
        <w:t xml:space="preserve">diffusivities in each direction were obtained from the whole-block FTIR data after each time step using forward models modified to account for path integration effects. The 3-dimensional internal concentration, </w:t>
      </w:r>
      <w:r>
        <w:rPr>
          <w:i/>
          <w:iCs/>
        </w:rPr>
        <w:t>v</w:t>
      </w:r>
      <w:r>
        <w:t>, is calculated from the time t and diffusivities D in each direction for a rectangular parallelepiped with unit initial concentration and zero external concentration for the region 0 &lt; x &lt; L</w:t>
      </w:r>
      <w:r>
        <w:rPr>
          <w:vertAlign w:val="subscript"/>
        </w:rPr>
        <w:t>a</w:t>
      </w:r>
      <w:r>
        <w:t xml:space="preserve">, 0 &lt; y &lt; </w:t>
      </w:r>
      <w:proofErr w:type="spellStart"/>
      <w:r>
        <w:t>L</w:t>
      </w:r>
      <w:r>
        <w:rPr>
          <w:vertAlign w:val="subscript"/>
        </w:rPr>
        <w:t>b</w:t>
      </w:r>
      <w:proofErr w:type="spellEnd"/>
      <w:r>
        <w:t xml:space="preserve">; 0 &lt; z &lt; </w:t>
      </w:r>
      <w:proofErr w:type="spellStart"/>
      <w:r>
        <w:t>L</w:t>
      </w:r>
      <w:r>
        <w:rPr>
          <w:vertAlign w:val="subscript"/>
        </w:rPr>
        <w:t>c</w:t>
      </w:r>
      <w:proofErr w:type="spellEnd"/>
      <w:r>
        <w:t xml:space="preserve"> as follows (</w:t>
      </w:r>
      <w:proofErr w:type="spellStart"/>
      <w:r>
        <w:t>Carslaw</w:t>
      </w:r>
      <w:proofErr w:type="spellEnd"/>
      <w:r>
        <w:t xml:space="preserve"> and Jaeger 1959):</w:t>
      </w:r>
    </w:p>
    <w:p w14:paraId="42D22550" w14:textId="77777777" w:rsidR="00401795" w:rsidRDefault="008A2967">
      <w:pPr>
        <w:ind w:firstLine="0"/>
      </w:pPr>
      <m:oMathPara>
        <m:oMath>
          <m:r>
            <w:rPr>
              <w:rFonts w:ascii="Cambria Math" w:hAnsi="Cambria Math"/>
            </w:rPr>
            <m:t>v=</m:t>
          </m:r>
          <m:d>
            <m:dPr>
              <m:ctrlPr>
                <w:rPr>
                  <w:rFonts w:ascii="Cambria Math" w:hAnsi="Cambria Math"/>
                </w:rPr>
              </m:ctrlPr>
            </m:dPr>
            <m:e>
              <m: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t</m:t>
                          </m:r>
                        </m:e>
                      </m:rad>
                    </m:den>
                  </m:f>
                </m:e>
              </m:d>
              <m:r>
                <w:rPr>
                  <w:rFonts w:ascii="Cambria Math" w:hAnsi="Cambria Math"/>
                </w:rPr>
                <m:t>+erf</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a</m:t>
                          </m:r>
                        </m:sub>
                      </m:sSub>
                      <m:r>
                        <w:rPr>
                          <w:rFonts w:ascii="Cambria Math" w:hAnsi="Cambria Math"/>
                        </w:rPr>
                        <m:t>-x</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t</m:t>
                          </m:r>
                        </m:e>
                      </m:rad>
                    </m:den>
                  </m:f>
                </m:e>
              </m:d>
            </m:e>
          </m:d>
          <m:r>
            <w:rPr>
              <w:rFonts w:ascii="Cambria Math" w:hAnsi="Cambria Math"/>
            </w:rPr>
            <m:t>×</m:t>
          </m:r>
          <m:d>
            <m:dPr>
              <m:ctrlPr>
                <w:rPr>
                  <w:rFonts w:ascii="Cambria Math" w:hAnsi="Cambria Math"/>
                </w:rPr>
              </m:ctrlPr>
            </m:dPr>
            <m:e>
              <m: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y</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b</m:t>
                              </m:r>
                            </m:sub>
                          </m:sSub>
                          <m:r>
                            <w:rPr>
                              <w:rFonts w:ascii="Cambria Math" w:hAnsi="Cambria Math"/>
                            </w:rPr>
                            <m:t>t</m:t>
                          </m:r>
                        </m:e>
                      </m:rad>
                    </m:den>
                  </m:f>
                </m:e>
              </m:d>
              <m:r>
                <w:rPr>
                  <w:rFonts w:ascii="Cambria Math" w:hAnsi="Cambria Math"/>
                </w:rPr>
                <m:t>+erf</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-y</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b</m:t>
                              </m:r>
                            </m:sub>
                          </m:sSub>
                          <m:r>
                            <w:rPr>
                              <w:rFonts w:ascii="Cambria Math" w:hAnsi="Cambria Math"/>
                            </w:rPr>
                            <m:t>t</m:t>
                          </m:r>
                        </m:e>
                      </m:rad>
                    </m:den>
                  </m:f>
                </m:e>
              </m:d>
            </m:e>
          </m:d>
          <m:r>
            <w:rPr>
              <w:rFonts w:ascii="Cambria Math" w:hAnsi="Cambria Math"/>
            </w:rPr>
            <m:t>×</m:t>
          </m:r>
          <m:d>
            <m:dPr>
              <m:ctrlPr>
                <w:rPr>
                  <w:rFonts w:ascii="Cambria Math" w:hAnsi="Cambria Math"/>
                </w:rPr>
              </m:ctrlPr>
            </m:dPr>
            <m:e>
              <m: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t</m:t>
                          </m:r>
                        </m:e>
                      </m:rad>
                    </m:den>
                  </m:f>
                </m:e>
              </m:d>
              <m:r>
                <w:rPr>
                  <w:rFonts w:ascii="Cambria Math" w:hAnsi="Cambria Math"/>
                </w:rPr>
                <m:t>+erf</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-z</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t</m:t>
                          </m:r>
                        </m:e>
                      </m:rad>
                    </m:den>
                  </m:f>
                </m:e>
              </m:d>
            </m:e>
          </m:d>
        </m:oMath>
      </m:oMathPara>
    </w:p>
    <w:p w14:paraId="12EE42E2" w14:textId="77777777" w:rsidR="00401795" w:rsidRDefault="008A2967">
      <w:pPr>
        <w:ind w:firstLine="0"/>
      </w:pPr>
      <w:r>
        <w:lastRenderedPageBreak/>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bookmarkStart w:id="1528" w:name="__Fieldmark__4900_1561598236"/>
      <w:r>
        <w:fldChar w:fldCharType="end"/>
      </w:r>
      <w:r>
        <w:fldChar w:fldCharType="begin"/>
      </w:r>
      <w:bookmarkStart w:id="1529" w:name="__Fieldmark__4903_1561598236"/>
      <w:bookmarkStart w:id="1530" w:name="__Fieldmark__4742_2280461051"/>
      <w:bookmarkEnd w:id="1528"/>
      <w:r>
        <w:fldChar w:fldCharType="separate"/>
      </w:r>
      <w:r>
        <w:t>d</w:t>
      </w:r>
      <w:bookmarkStart w:id="1531" w:name="__Fieldmark__4480_908293503"/>
      <w:bookmarkStart w:id="1532" w:name="__Fieldmark__4745_2280461051"/>
      <w:r>
        <w:t>e</w:t>
      </w:r>
      <w:bookmarkStart w:id="1533" w:name="__Fieldmark__4484_908293503"/>
      <w:bookmarkStart w:id="1534" w:name="__Fieldmark__3885_2048093008"/>
      <w:bookmarkStart w:id="1535" w:name="__Fieldmark__10992_1777031281"/>
      <w:r>
        <w:t>t</w:t>
      </w:r>
      <w:bookmarkStart w:id="1536" w:name="__Fieldmark__10996_1777031281"/>
      <w:bookmarkStart w:id="1537" w:name="__Fieldmark__3887_2048093008"/>
      <w:r>
        <w:t>ai</w:t>
      </w:r>
      <w:bookmarkStart w:id="1538" w:name="__Fieldmark__2907_3642959469"/>
      <w:r>
        <w:t>l by E. Fe</w:t>
      </w:r>
      <w:bookmarkStart w:id="1539" w:name="__Fieldmark__2816_2362112943"/>
      <w:r>
        <w:t>r</w:t>
      </w:r>
      <w:bookmarkStart w:id="1540" w:name="__Fieldmark__2731_2049629825"/>
      <w:r>
        <w:t>r</w:t>
      </w:r>
      <w:bookmarkStart w:id="1541" w:name="__Fieldmark__2646_687217606"/>
      <w:r>
        <w:t>i</w:t>
      </w:r>
      <w:bookmarkStart w:id="1542" w:name="__Fieldmark__2561_2209115713"/>
      <w:r>
        <w:t>s</w:t>
      </w:r>
      <w:bookmarkStart w:id="1543" w:name="__Fieldmark__2478_1105856583"/>
      <w:r>
        <w:t>s</w:t>
      </w:r>
      <w:bookmarkStart w:id="1544" w:name="__Fieldmark__2391_1929513578"/>
      <w:r>
        <w:t xml:space="preserve"> </w:t>
      </w:r>
      <w:bookmarkStart w:id="1545" w:name="__Fieldmark__2306_739104655"/>
      <w:r>
        <w:t>e</w:t>
      </w:r>
      <w:bookmarkStart w:id="1546" w:name="__Fieldmark__2220_462321902"/>
      <w:r>
        <w:t>t</w:t>
      </w:r>
      <w:bookmarkStart w:id="1547" w:name="__Fieldmark__2132_948816634"/>
      <w:r>
        <w:t xml:space="preserve"> </w:t>
      </w:r>
      <w:bookmarkStart w:id="1548" w:name="__Fieldmark__2044_2312622389"/>
      <w:r>
        <w:t>a</w:t>
      </w:r>
      <w:bookmarkStart w:id="1549" w:name="__Fieldmark__1955_2161409428"/>
      <w:r>
        <w:t>l</w:t>
      </w:r>
      <w:bookmarkStart w:id="1550" w:name="__Fieldmark__1865_188299688"/>
      <w:r>
        <w:t>.</w:t>
      </w:r>
      <w:bookmarkStart w:id="1551" w:name="__Fieldmark__1774_1216455718"/>
      <w:r>
        <w:t xml:space="preserve"> </w:t>
      </w:r>
      <w:bookmarkStart w:id="1552" w:name="__Fieldmark__1683_649753871"/>
      <w:r>
        <w:t>(</w:t>
      </w:r>
      <w:bookmarkStart w:id="1553" w:name="__Fieldmark__1596_2534479100"/>
      <w:r>
        <w:t>2</w:t>
      </w:r>
      <w:bookmarkStart w:id="1554" w:name="__Fieldmark__1504_1692434574"/>
      <w:r>
        <w:t>0</w:t>
      </w:r>
      <w:bookmarkStart w:id="1555" w:name="__Fieldmark__1413_148202576"/>
      <w:r>
        <w:t>1</w:t>
      </w:r>
      <w:bookmarkStart w:id="1556" w:name="__Fieldmark__2894_2994147849"/>
      <w:r>
        <w:t>5</w:t>
      </w:r>
      <w:bookmarkStart w:id="1557" w:name="__Fieldmark__1230_3231691474"/>
      <w:r>
        <w:t>)</w:t>
      </w:r>
      <w:bookmarkStart w:id="1558" w:name="__Fieldmark__1138_3149341642"/>
      <w:r>
        <w:t xml:space="preserve"> </w:t>
      </w:r>
      <w:bookmarkStart w:id="1559" w:name="__Fieldmark__1046_4213078475"/>
      <w:r>
        <w:t>a</w:t>
      </w:r>
      <w:bookmarkStart w:id="1560" w:name="__Fieldmark__954_4019975519"/>
      <w:r>
        <w:t>n</w:t>
      </w:r>
      <w:bookmarkStart w:id="1561" w:name="__Fieldmark__865_3852820974"/>
      <w:r>
        <w:t>d implemented using the free, open-source software package pynams (Ferriss 2015)</w:t>
      </w:r>
      <w:r>
        <w:fldChar w:fldCharType="end"/>
      </w:r>
      <w:r>
        <w:fldChar w:fldCharType="begin"/>
      </w:r>
      <w:bookmarkStart w:id="1562" w:name="__Fieldmark__4991_1561598236"/>
      <w:bookmarkEnd w:id="1529"/>
      <w:bookmarkEnd w:id="1530"/>
      <w:r>
        <w:fldChar w:fldCharType="end"/>
      </w:r>
      <w:r>
        <w:fldChar w:fldCharType="begin"/>
      </w:r>
      <w:bookmarkStart w:id="1563" w:name="__Fieldmark__4996_1561598236"/>
      <w:bookmarkStart w:id="1564" w:name="__Fieldmark__4829_2280461051"/>
      <w:bookmarkEnd w:id="1562"/>
      <w:bookmarkEnd w:id="1531"/>
      <w:bookmarkEnd w:id="1532"/>
      <w:r>
        <w:fldChar w:fldCharType="end"/>
      </w:r>
      <w:r>
        <w:fldChar w:fldCharType="begin"/>
      </w:r>
      <w:bookmarkStart w:id="1565" w:name="__Fieldmark__4835_2280461051"/>
      <w:bookmarkStart w:id="1566" w:name="__Fieldmark__4564_908293503"/>
      <w:bookmarkStart w:id="1567" w:name="__Fieldmark__5004_1561598236"/>
      <w:bookmarkEnd w:id="1563"/>
      <w:bookmarkEnd w:id="1564"/>
      <w:bookmarkEnd w:id="1533"/>
      <w:bookmarkEnd w:id="1534"/>
      <w:bookmarkEnd w:id="1535"/>
      <w:r>
        <w:fldChar w:fldCharType="end"/>
      </w:r>
      <w:bookmarkStart w:id="1568" w:name="__Fieldmark__6730_527255555"/>
      <w:bookmarkStart w:id="1569" w:name="__Fieldmark__3030_3642959469"/>
      <w:bookmarkStart w:id="1570" w:name="__Fieldmark__11107_1777031281"/>
      <w:bookmarkStart w:id="1571" w:name="__Fieldmark__4001_2048093008"/>
      <w:bookmarkStart w:id="1572" w:name="__Fieldmark__4605_908293503"/>
      <w:bookmarkStart w:id="1573" w:name="__Fieldmark__1750_649753871"/>
      <w:bookmarkStart w:id="1574" w:name="__Fieldmark__1563_1692434574"/>
      <w:bookmarkStart w:id="1575" w:name="__Fieldmark__2945_2994147849"/>
      <w:bookmarkStart w:id="1576" w:name="__Fieldmark__1181_3149341642"/>
      <w:bookmarkStart w:id="1577" w:name="__Fieldmark__989_4019975519"/>
      <w:bookmarkStart w:id="1578" w:name="__Fieldmark__800_3917936936"/>
      <w:bookmarkStart w:id="1579" w:name="__Fieldmark__608_837005789"/>
      <w:bookmarkStart w:id="1580" w:name="__Fieldmark__416_2630548144"/>
      <w:bookmarkStart w:id="1581" w:name="__Fieldmark__639_2304565098"/>
      <w:bookmarkStart w:id="1582" w:name="__Fieldmark__2718_2304565098"/>
      <w:bookmarkStart w:id="1583" w:name="__Fieldmark__512_3470823330"/>
      <w:bookmarkStart w:id="1584" w:name="__Fieldmark__704_3265051427"/>
      <w:bookmarkStart w:id="1585" w:name="__Fieldmark__896_3852820974"/>
      <w:bookmarkStart w:id="1586" w:name="__Fieldmark__1085_4213078475"/>
      <w:bookmarkStart w:id="1587" w:name="__Fieldmark__1277_3231691474"/>
      <w:bookmarkStart w:id="1588" w:name="__Fieldmark__1468_148202576"/>
      <w:bookmarkStart w:id="1589" w:name="__Fieldmark__1659_2534479100"/>
      <w:bookmarkStart w:id="1590" w:name="__Fieldmark__1940_188299688"/>
      <w:bookmarkStart w:id="1591" w:name="__Fieldmark__2034_2161409428"/>
      <w:bookmarkStart w:id="1592" w:name="__Fieldmark__2127_2312622389"/>
      <w:bookmarkStart w:id="1593" w:name="__Fieldmark__2219_948816634"/>
      <w:bookmarkStart w:id="1594" w:name="__Fieldmark__2311_462321902"/>
      <w:bookmarkStart w:id="1595" w:name="__Fieldmark__2401_739104655"/>
      <w:bookmarkStart w:id="1596" w:name="__Fieldmark__2490_1929513578"/>
      <w:bookmarkStart w:id="1597" w:name="__Fieldmark__2581_1105856583"/>
      <w:bookmarkStart w:id="1598" w:name="__Fieldmark__2668_2209115713"/>
      <w:bookmarkStart w:id="1599" w:name="__Fieldmark__11114_1777031281"/>
      <w:bookmarkStart w:id="1600" w:name="__Fieldmark__2757_687217606"/>
      <w:bookmarkStart w:id="1601" w:name="__Fieldmark__2846_2049629825"/>
      <w:bookmarkStart w:id="1602" w:name="__Fieldmark__2935_2362112943"/>
      <w:bookmarkStart w:id="1603" w:name="__Fieldmark__4010_2048093008"/>
      <w:bookmarkStart w:id="1604" w:name="__Fieldmark__4870_2280461051"/>
      <w:bookmarkStart w:id="1605" w:name="__Fieldmark__11101_1777031281"/>
      <w:bookmarkStart w:id="1606" w:name="__Fieldmark__3993_2048093008"/>
      <w:bookmarkStart w:id="1607" w:name="__Fieldmark__4597_908293503"/>
      <w:bookmarkStart w:id="1608" w:name="__Fieldmark__773_3917936936"/>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r>
        <w:t xml:space="preserve">. </w:t>
      </w:r>
      <w:del w:id="1609" w:author="Elizabeth F" w:date="2017-11-02T16:15:00Z">
        <w:r>
          <w:commentReference w:id="1610"/>
        </w:r>
      </w:del>
    </w:p>
    <w:p w14:paraId="5988A341" w14:textId="77777777" w:rsidR="00401795" w:rsidRDefault="008A2967">
      <w:commentRangeStart w:id="1611"/>
      <w:r>
        <w:rPr>
          <w:rFonts w:cs="Times New Roman"/>
        </w:rPr>
        <w:t xml:space="preserve">For the </w:t>
      </w:r>
      <w:commentRangeEnd w:id="1611"/>
      <w:r w:rsidR="00CE4A37">
        <w:rPr>
          <w:rStyle w:val="CommentReference"/>
        </w:rPr>
        <w:commentReference w:id="1611"/>
      </w:r>
      <w:r>
        <w:rPr>
          <w:rFonts w:cs="Times New Roman"/>
        </w:rPr>
        <w:t xml:space="preserve">SIMS profiles of the zoned Kilauea </w:t>
      </w:r>
      <w:proofErr w:type="spellStart"/>
      <w:r>
        <w:rPr>
          <w:rFonts w:cs="Times New Roman"/>
        </w:rPr>
        <w:t>Iki</w:t>
      </w:r>
      <w:proofErr w:type="spellEnd"/>
      <w:r>
        <w:rPr>
          <w:rFonts w:cs="Times New Roman"/>
        </w:rPr>
        <w:t xml:space="preserve"> </w:t>
      </w:r>
      <w:proofErr w:type="spellStart"/>
      <w:r>
        <w:rPr>
          <w:rFonts w:cs="Times New Roman"/>
        </w:rPr>
        <w:t>phenocry</w:t>
      </w:r>
      <w:ins w:id="1612" w:author="Elizabeth F" w:date="2017-11-02T16:30:00Z">
        <w:r>
          <w:rPr>
            <w:rFonts w:cs="Times New Roman"/>
          </w:rPr>
          <w:t>s</w:t>
        </w:r>
      </w:ins>
      <w:r>
        <w:rPr>
          <w:rFonts w:cs="Times New Roman"/>
        </w:rPr>
        <w:t>t</w:t>
      </w:r>
      <w:proofErr w:type="spellEnd"/>
      <w:r>
        <w:rPr>
          <w:rFonts w:cs="Times New Roman"/>
        </w:rPr>
        <w:t xml:space="preserve">, we estimated the diffusivity using a Monte Carlo model of diffusive </w:t>
      </w:r>
      <w:del w:id="1613" w:author="Elizabeth F" w:date="2017-11-02T16:30:00Z">
        <w:r>
          <w:rPr>
            <w:rFonts w:cs="Times New Roman"/>
          </w:rPr>
          <w:delText>hydroge</w:delText>
        </w:r>
      </w:del>
      <w:ins w:id="1614" w:author="Elizabeth F" w:date="2017-11-02T16:30:00Z">
        <w:r>
          <w:rPr>
            <w:rFonts w:cs="Times New Roman"/>
          </w:rPr>
          <w:t>H</w:t>
        </w:r>
        <w:r>
          <w:rPr>
            <w:rFonts w:cs="Times New Roman"/>
            <w:vertAlign w:val="superscript"/>
          </w:rPr>
          <w:t>+</w:t>
        </w:r>
      </w:ins>
      <w:del w:id="1615" w:author="Elizabeth F" w:date="2017-11-02T16:30:00Z">
        <w:r>
          <w:rPr>
            <w:rFonts w:cs="Times New Roman"/>
            <w:vertAlign w:val="superscript"/>
          </w:rPr>
          <w:delText>n</w:delText>
        </w:r>
      </w:del>
      <w:r>
        <w:rPr>
          <w:rFonts w:cs="Times New Roman"/>
        </w:rPr>
        <w:t xml:space="preserve"> loss from the olivine </w:t>
      </w:r>
      <w:proofErr w:type="spellStart"/>
      <w:r>
        <w:rPr>
          <w:rFonts w:cs="Times New Roman"/>
        </w:rPr>
        <w:t>phenocryst</w:t>
      </w:r>
      <w:proofErr w:type="spellEnd"/>
      <w:r>
        <w:rPr>
          <w:rFonts w:cs="Times New Roman"/>
        </w:rPr>
        <w:t xml:space="preserve"> in response to </w:t>
      </w:r>
      <w:proofErr w:type="spellStart"/>
      <w:r>
        <w:rPr>
          <w:rFonts w:cs="Times New Roman"/>
        </w:rPr>
        <w:t>syneruptive</w:t>
      </w:r>
      <w:proofErr w:type="spellEnd"/>
      <w:r>
        <w:rPr>
          <w:rFonts w:cs="Times New Roman"/>
        </w:rPr>
        <w:t xml:space="preserve"> degassing of its host magma. We assume an average decompression rate of 0.05 ± 0.005 </w:t>
      </w:r>
      <w:proofErr w:type="spellStart"/>
      <w:r>
        <w:rPr>
          <w:rFonts w:cs="Times New Roman"/>
        </w:rPr>
        <w:t>MPa</w:t>
      </w:r>
      <w:proofErr w:type="spellEnd"/>
      <w:r>
        <w:rPr>
          <w:rFonts w:cs="Times New Roman"/>
        </w:rPr>
        <w:t>/s</w:t>
      </w:r>
      <w:del w:id="1616" w:author="Elizabeth F" w:date="2017-11-02T14:01:00Z">
        <w:r>
          <w:rPr>
            <w:rFonts w:cs="Times New Roman"/>
          </w:rPr>
          <w:delText>,</w:delText>
        </w:r>
      </w:del>
      <w:ins w:id="1617" w:author="Terry Plank" w:date="2017-10-24T13:45:00Z">
        <w:r>
          <w:rPr>
            <w:rFonts w:cs="Times New Roman"/>
          </w:rPr>
          <w:t xml:space="preserve"> from Ferguson e</w:t>
        </w:r>
      </w:ins>
      <w:ins w:id="1618" w:author="Elizabeth F" w:date="2017-11-02T14:01:00Z">
        <w:r>
          <w:rPr>
            <w:rFonts w:cs="Times New Roman"/>
          </w:rPr>
          <w:t xml:space="preserve">t al. 2016 </w:t>
        </w:r>
      </w:ins>
      <w:del w:id="1619" w:author="Terry Plank" w:date="2017-10-24T13:45:00Z">
        <w:r>
          <w:rPr>
            <w:rFonts w:cs="Times New Roman"/>
          </w:rPr>
          <w:delText xml:space="preserve"> </w:delText>
        </w:r>
      </w:del>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20" w:name="__Fieldmark__5164_1561598236"/>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21" w:name="__Fieldmark__5167_1561598236"/>
      <w:bookmarkStart w:id="1622" w:name="__Fieldmark__4990_2280461051"/>
      <w:bookmarkEnd w:id="1620"/>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23" w:name="__Fieldmark__5172_1561598236"/>
      <w:bookmarkStart w:id="1624" w:name="__Fieldmark__4709_908293503"/>
      <w:bookmarkStart w:id="1625" w:name="__Fieldmark__4993_2280461051"/>
      <w:bookmarkEnd w:id="1621"/>
      <w:bookmarkEnd w:id="1622"/>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26" w:name="__Fieldmark__5179_1561598236"/>
      <w:bookmarkStart w:id="1627" w:name="__Fieldmark__4712_908293503"/>
      <w:bookmarkStart w:id="1628" w:name="__Fieldmark__11206_1777031281"/>
      <w:bookmarkStart w:id="1629" w:name="__Fieldmark__4998_2280461051"/>
      <w:bookmarkEnd w:id="1623"/>
      <w:bookmarkEnd w:id="1624"/>
      <w:bookmarkEnd w:id="1625"/>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30" w:name="__Fieldmark__5188_1561598236"/>
      <w:bookmarkStart w:id="1631" w:name="__Fieldmark__4717_908293503"/>
      <w:bookmarkStart w:id="1632" w:name="__Fieldmark__4126_2048093008"/>
      <w:bookmarkStart w:id="1633" w:name="__Fieldmark__11209_1777031281"/>
      <w:bookmarkStart w:id="1634" w:name="__Fieldmark__5005_2280461051"/>
      <w:bookmarkEnd w:id="1626"/>
      <w:bookmarkEnd w:id="1627"/>
      <w:bookmarkEnd w:id="1628"/>
      <w:bookmarkEnd w:id="162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35" w:name="__Fieldmark__5199_1561598236"/>
      <w:bookmarkStart w:id="1636" w:name="__Fieldmark__4724_908293503"/>
      <w:bookmarkStart w:id="1637" w:name="__Fieldmark__4129_2048093008"/>
      <w:bookmarkStart w:id="1638" w:name="__Fieldmark__11214_1777031281"/>
      <w:bookmarkStart w:id="1639" w:name="__Fieldmark__5014_2280461051"/>
      <w:bookmarkStart w:id="1640" w:name="__Fieldmark__3805_527255555"/>
      <w:bookmarkEnd w:id="1630"/>
      <w:bookmarkEnd w:id="1631"/>
      <w:bookmarkEnd w:id="1632"/>
      <w:bookmarkEnd w:id="1633"/>
      <w:bookmarkEnd w:id="163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41" w:name="__Fieldmark__5209_1561598236"/>
      <w:bookmarkStart w:id="1642" w:name="__Fieldmark__4730_908293503"/>
      <w:bookmarkStart w:id="1643" w:name="__Fieldmark__4131_2048093008"/>
      <w:bookmarkStart w:id="1644" w:name="__Fieldmark__11218_1777031281"/>
      <w:bookmarkStart w:id="1645" w:name="__Fieldmark__5022_2280461051"/>
      <w:bookmarkEnd w:id="1635"/>
      <w:bookmarkEnd w:id="1636"/>
      <w:bookmarkEnd w:id="1637"/>
      <w:bookmarkEnd w:id="1638"/>
      <w:bookmarkEnd w:id="163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46" w:name="__Fieldmark__5220_1561598236"/>
      <w:bookmarkStart w:id="1647" w:name="__Fieldmark__4737_908293503"/>
      <w:bookmarkStart w:id="1648" w:name="__Fieldmark__4134_2048093008"/>
      <w:bookmarkStart w:id="1649" w:name="__Fieldmark__11223_1777031281"/>
      <w:bookmarkStart w:id="1650" w:name="__Fieldmark__5031_2280461051"/>
      <w:bookmarkStart w:id="1651" w:name="__Fieldmark__3808_527255555"/>
      <w:bookmarkEnd w:id="1641"/>
      <w:bookmarkEnd w:id="1642"/>
      <w:bookmarkEnd w:id="1643"/>
      <w:bookmarkEnd w:id="1644"/>
      <w:bookmarkEnd w:id="1645"/>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52" w:name="__Fieldmark__5231_1561598236"/>
      <w:bookmarkStart w:id="1653" w:name="__Fieldmark__4744_908293503"/>
      <w:bookmarkStart w:id="1654" w:name="__Fieldmark__4137_2048093008"/>
      <w:bookmarkStart w:id="1655" w:name="__Fieldmark__11228_1777031281"/>
      <w:bookmarkStart w:id="1656" w:name="__Fieldmark__5040_2280461051"/>
      <w:bookmarkStart w:id="1657" w:name="__Fieldmark__3662_3642959469"/>
      <w:bookmarkEnd w:id="1646"/>
      <w:bookmarkEnd w:id="1647"/>
      <w:bookmarkEnd w:id="1648"/>
      <w:bookmarkEnd w:id="1649"/>
      <w:bookmarkEnd w:id="1650"/>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58" w:name="__Fieldmark__5242_1561598236"/>
      <w:bookmarkStart w:id="1659" w:name="__Fieldmark__4751_908293503"/>
      <w:bookmarkStart w:id="1660" w:name="__Fieldmark__4140_2048093008"/>
      <w:bookmarkStart w:id="1661" w:name="__Fieldmark__11233_1777031281"/>
      <w:bookmarkStart w:id="1662" w:name="__Fieldmark__5049_2280461051"/>
      <w:bookmarkStart w:id="1663" w:name="__Fieldmark__3813_527255555"/>
      <w:bookmarkEnd w:id="1652"/>
      <w:bookmarkEnd w:id="1653"/>
      <w:bookmarkEnd w:id="1654"/>
      <w:bookmarkEnd w:id="1655"/>
      <w:bookmarkEnd w:id="1656"/>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64" w:name="__Fieldmark__5254_1561598236"/>
      <w:bookmarkStart w:id="1665" w:name="__Fieldmark__4759_908293503"/>
      <w:bookmarkStart w:id="1666" w:name="__Fieldmark__4144_2048093008"/>
      <w:bookmarkStart w:id="1667" w:name="__Fieldmark__11239_1777031281"/>
      <w:bookmarkStart w:id="1668" w:name="__Fieldmark__5059_2280461051"/>
      <w:bookmarkStart w:id="1669" w:name="__Fieldmark__3665_3642959469"/>
      <w:bookmarkStart w:id="1670" w:name="__Fieldmark__11627_2362112943"/>
      <w:bookmarkEnd w:id="1658"/>
      <w:bookmarkEnd w:id="1659"/>
      <w:bookmarkEnd w:id="1660"/>
      <w:bookmarkEnd w:id="1661"/>
      <w:bookmarkEnd w:id="1662"/>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71" w:name="__Fieldmark__5265_1561598236"/>
      <w:bookmarkStart w:id="1672" w:name="__Fieldmark__4766_908293503"/>
      <w:bookmarkStart w:id="1673" w:name="__Fieldmark__4147_2048093008"/>
      <w:bookmarkStart w:id="1674" w:name="__Fieldmark__11244_1777031281"/>
      <w:bookmarkStart w:id="1675" w:name="__Fieldmark__5068_2280461051"/>
      <w:bookmarkStart w:id="1676" w:name="__Fieldmark__3817_527255555"/>
      <w:bookmarkEnd w:id="1664"/>
      <w:bookmarkEnd w:id="1665"/>
      <w:bookmarkEnd w:id="1666"/>
      <w:bookmarkEnd w:id="1667"/>
      <w:bookmarkEnd w:id="1668"/>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77" w:name="__Fieldmark__5276_1561598236"/>
      <w:bookmarkStart w:id="1678" w:name="__Fieldmark__4773_908293503"/>
      <w:bookmarkStart w:id="1679" w:name="__Fieldmark__4150_2048093008"/>
      <w:bookmarkStart w:id="1680" w:name="__Fieldmark__11249_1777031281"/>
      <w:bookmarkStart w:id="1681" w:name="__Fieldmark__5077_2280461051"/>
      <w:bookmarkStart w:id="1682" w:name="__Fieldmark__3667_3642959469"/>
      <w:bookmarkEnd w:id="1671"/>
      <w:bookmarkEnd w:id="1672"/>
      <w:bookmarkEnd w:id="1673"/>
      <w:bookmarkEnd w:id="1674"/>
      <w:bookmarkEnd w:id="1675"/>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83" w:name="__Fieldmark__5287_1561598236"/>
      <w:bookmarkStart w:id="1684" w:name="__Fieldmark__4780_908293503"/>
      <w:bookmarkStart w:id="1685" w:name="__Fieldmark__4153_2048093008"/>
      <w:bookmarkStart w:id="1686" w:name="__Fieldmark__11254_1777031281"/>
      <w:bookmarkStart w:id="1687" w:name="__Fieldmark__5086_2280461051"/>
      <w:bookmarkStart w:id="1688" w:name="__Fieldmark__3821_527255555"/>
      <w:bookmarkEnd w:id="1677"/>
      <w:bookmarkEnd w:id="1678"/>
      <w:bookmarkEnd w:id="1679"/>
      <w:bookmarkEnd w:id="1680"/>
      <w:bookmarkEnd w:id="1681"/>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89" w:name="__Fieldmark__5298_1561598236"/>
      <w:bookmarkStart w:id="1690" w:name="__Fieldmark__4787_908293503"/>
      <w:bookmarkStart w:id="1691" w:name="__Fieldmark__4156_2048093008"/>
      <w:bookmarkStart w:id="1692" w:name="__Fieldmark__11259_1777031281"/>
      <w:bookmarkStart w:id="1693" w:name="__Fieldmark__5095_2280461051"/>
      <w:bookmarkStart w:id="1694" w:name="__Fieldmark__3669_3642959469"/>
      <w:bookmarkEnd w:id="1683"/>
      <w:bookmarkEnd w:id="1684"/>
      <w:bookmarkEnd w:id="1685"/>
      <w:bookmarkEnd w:id="1686"/>
      <w:bookmarkEnd w:id="1687"/>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695" w:name="__Fieldmark__5309_1561598236"/>
      <w:bookmarkStart w:id="1696" w:name="__Fieldmark__4794_908293503"/>
      <w:bookmarkStart w:id="1697" w:name="__Fieldmark__4159_2048093008"/>
      <w:bookmarkStart w:id="1698" w:name="__Fieldmark__11264_1777031281"/>
      <w:bookmarkStart w:id="1699" w:name="__Fieldmark__5104_2280461051"/>
      <w:bookmarkStart w:id="1700" w:name="__Fieldmark__3825_527255555"/>
      <w:bookmarkEnd w:id="1689"/>
      <w:bookmarkEnd w:id="1690"/>
      <w:bookmarkEnd w:id="1691"/>
      <w:bookmarkEnd w:id="1692"/>
      <w:bookmarkEnd w:id="1693"/>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01" w:name="__Fieldmark__5320_1561598236"/>
      <w:bookmarkStart w:id="1702" w:name="__Fieldmark__4801_908293503"/>
      <w:bookmarkStart w:id="1703" w:name="__Fieldmark__4162_2048093008"/>
      <w:bookmarkStart w:id="1704" w:name="__Fieldmark__11269_1777031281"/>
      <w:bookmarkStart w:id="1705" w:name="__Fieldmark__5113_2280461051"/>
      <w:bookmarkStart w:id="1706" w:name="__Fieldmark__3671_3642959469"/>
      <w:bookmarkEnd w:id="1695"/>
      <w:bookmarkEnd w:id="1696"/>
      <w:bookmarkEnd w:id="1697"/>
      <w:bookmarkEnd w:id="1698"/>
      <w:bookmarkEnd w:id="169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07" w:name="__Fieldmark__5331_1561598236"/>
      <w:bookmarkStart w:id="1708" w:name="__Fieldmark__4808_908293503"/>
      <w:bookmarkStart w:id="1709" w:name="__Fieldmark__4165_2048093008"/>
      <w:bookmarkStart w:id="1710" w:name="__Fieldmark__11274_1777031281"/>
      <w:bookmarkStart w:id="1711" w:name="__Fieldmark__5122_2280461051"/>
      <w:bookmarkStart w:id="1712" w:name="__Fieldmark__3829_527255555"/>
      <w:bookmarkEnd w:id="1701"/>
      <w:bookmarkEnd w:id="1702"/>
      <w:bookmarkEnd w:id="1703"/>
      <w:bookmarkEnd w:id="1704"/>
      <w:bookmarkEnd w:id="1705"/>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13" w:name="__Fieldmark__5342_1561598236"/>
      <w:bookmarkStart w:id="1714" w:name="__Fieldmark__4815_908293503"/>
      <w:bookmarkStart w:id="1715" w:name="__Fieldmark__4168_2048093008"/>
      <w:bookmarkStart w:id="1716" w:name="__Fieldmark__11279_1777031281"/>
      <w:bookmarkStart w:id="1717" w:name="__Fieldmark__5131_2280461051"/>
      <w:bookmarkStart w:id="1718" w:name="__Fieldmark__3673_3642959469"/>
      <w:bookmarkEnd w:id="1707"/>
      <w:bookmarkEnd w:id="1708"/>
      <w:bookmarkEnd w:id="1709"/>
      <w:bookmarkEnd w:id="1710"/>
      <w:bookmarkEnd w:id="1711"/>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19" w:name="__Fieldmark__5353_1561598236"/>
      <w:bookmarkStart w:id="1720" w:name="__Fieldmark__4822_908293503"/>
      <w:bookmarkStart w:id="1721" w:name="__Fieldmark__4171_2048093008"/>
      <w:bookmarkStart w:id="1722" w:name="__Fieldmark__11284_1777031281"/>
      <w:bookmarkStart w:id="1723" w:name="__Fieldmark__5140_2280461051"/>
      <w:bookmarkStart w:id="1724" w:name="__Fieldmark__3675_3642959469"/>
      <w:bookmarkEnd w:id="1713"/>
      <w:bookmarkEnd w:id="1714"/>
      <w:bookmarkEnd w:id="1715"/>
      <w:bookmarkEnd w:id="1716"/>
      <w:bookmarkEnd w:id="1717"/>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25" w:name="__Fieldmark__5363_1561598236"/>
      <w:bookmarkStart w:id="1726" w:name="__Fieldmark__4828_908293503"/>
      <w:bookmarkStart w:id="1727" w:name="__Fieldmark__4173_2048093008"/>
      <w:bookmarkStart w:id="1728" w:name="__Fieldmark__11288_1777031281"/>
      <w:bookmarkStart w:id="1729" w:name="__Fieldmark__5148_2280461051"/>
      <w:bookmarkEnd w:id="1719"/>
      <w:bookmarkEnd w:id="1720"/>
      <w:bookmarkEnd w:id="1721"/>
      <w:bookmarkEnd w:id="1722"/>
      <w:bookmarkEnd w:id="1723"/>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30" w:name="__Fieldmark__5373_1561598236"/>
      <w:bookmarkStart w:id="1731" w:name="__Fieldmark__4834_908293503"/>
      <w:bookmarkStart w:id="1732" w:name="__Fieldmark__4175_2048093008"/>
      <w:bookmarkStart w:id="1733" w:name="__Fieldmark__11292_1777031281"/>
      <w:bookmarkStart w:id="1734" w:name="__Fieldmark__5156_2280461051"/>
      <w:bookmarkEnd w:id="1725"/>
      <w:bookmarkEnd w:id="1726"/>
      <w:bookmarkEnd w:id="1727"/>
      <w:bookmarkEnd w:id="1728"/>
      <w:bookmarkEnd w:id="172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35" w:name="__Fieldmark__5383_1561598236"/>
      <w:bookmarkStart w:id="1736" w:name="__Fieldmark__4840_908293503"/>
      <w:bookmarkStart w:id="1737" w:name="__Fieldmark__4177_2048093008"/>
      <w:bookmarkStart w:id="1738" w:name="__Fieldmark__11296_1777031281"/>
      <w:bookmarkStart w:id="1739" w:name="__Fieldmark__5164_2280461051"/>
      <w:bookmarkEnd w:id="1730"/>
      <w:bookmarkEnd w:id="1731"/>
      <w:bookmarkEnd w:id="1732"/>
      <w:bookmarkEnd w:id="1733"/>
      <w:bookmarkEnd w:id="173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40" w:name="__Fieldmark__5393_1561598236"/>
      <w:bookmarkStart w:id="1741" w:name="__Fieldmark__4846_908293503"/>
      <w:bookmarkStart w:id="1742" w:name="__Fieldmark__4179_2048093008"/>
      <w:bookmarkStart w:id="1743" w:name="__Fieldmark__11300_1777031281"/>
      <w:bookmarkStart w:id="1744" w:name="__Fieldmark__5172_2280461051"/>
      <w:bookmarkEnd w:id="1735"/>
      <w:bookmarkEnd w:id="1736"/>
      <w:bookmarkEnd w:id="1737"/>
      <w:bookmarkEnd w:id="1738"/>
      <w:bookmarkEnd w:id="173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45" w:name="__Fieldmark__5403_1561598236"/>
      <w:bookmarkStart w:id="1746" w:name="__Fieldmark__4852_908293503"/>
      <w:bookmarkStart w:id="1747" w:name="__Fieldmark__4181_2048093008"/>
      <w:bookmarkStart w:id="1748" w:name="__Fieldmark__11304_1777031281"/>
      <w:bookmarkStart w:id="1749" w:name="__Fieldmark__5180_2280461051"/>
      <w:bookmarkEnd w:id="1740"/>
      <w:bookmarkEnd w:id="1741"/>
      <w:bookmarkEnd w:id="1742"/>
      <w:bookmarkEnd w:id="1743"/>
      <w:bookmarkEnd w:id="174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50" w:name="__Fieldmark__5413_1561598236"/>
      <w:bookmarkStart w:id="1751" w:name="__Fieldmark__4858_908293503"/>
      <w:bookmarkStart w:id="1752" w:name="__Fieldmark__4183_2048093008"/>
      <w:bookmarkStart w:id="1753" w:name="__Fieldmark__11308_1777031281"/>
      <w:bookmarkStart w:id="1754" w:name="__Fieldmark__5188_2280461051"/>
      <w:bookmarkEnd w:id="1745"/>
      <w:bookmarkEnd w:id="1746"/>
      <w:bookmarkEnd w:id="1747"/>
      <w:bookmarkEnd w:id="1748"/>
      <w:bookmarkEnd w:id="174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55" w:name="__Fieldmark__5424_1561598236"/>
      <w:bookmarkStart w:id="1756" w:name="__Fieldmark__4865_908293503"/>
      <w:bookmarkStart w:id="1757" w:name="__Fieldmark__4186_2048093008"/>
      <w:bookmarkStart w:id="1758" w:name="__Fieldmark__11313_1777031281"/>
      <w:bookmarkStart w:id="1759" w:name="__Fieldmark__5197_2280461051"/>
      <w:bookmarkEnd w:id="1750"/>
      <w:bookmarkEnd w:id="1751"/>
      <w:bookmarkEnd w:id="1752"/>
      <w:bookmarkEnd w:id="1753"/>
      <w:bookmarkEnd w:id="1754"/>
      <w:bookmarkEnd w:id="1706"/>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60" w:name="__Fieldmark__5434_1561598236"/>
      <w:bookmarkStart w:id="1761" w:name="__Fieldmark__4871_908293503"/>
      <w:bookmarkStart w:id="1762" w:name="__Fieldmark__4188_2048093008"/>
      <w:bookmarkStart w:id="1763" w:name="__Fieldmark__11317_1777031281"/>
      <w:bookmarkStart w:id="1764" w:name="__Fieldmark__5205_2280461051"/>
      <w:bookmarkEnd w:id="1755"/>
      <w:bookmarkEnd w:id="1756"/>
      <w:bookmarkEnd w:id="1757"/>
      <w:bookmarkEnd w:id="1758"/>
      <w:bookmarkEnd w:id="175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65" w:name="__Fieldmark__5444_1561598236"/>
      <w:bookmarkStart w:id="1766" w:name="__Fieldmark__4877_908293503"/>
      <w:bookmarkStart w:id="1767" w:name="__Fieldmark__4190_2048093008"/>
      <w:bookmarkStart w:id="1768" w:name="__Fieldmark__11321_1777031281"/>
      <w:bookmarkStart w:id="1769" w:name="__Fieldmark__5213_2280461051"/>
      <w:bookmarkEnd w:id="1760"/>
      <w:bookmarkEnd w:id="1761"/>
      <w:bookmarkEnd w:id="1762"/>
      <w:bookmarkEnd w:id="1763"/>
      <w:bookmarkEnd w:id="176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70" w:name="__Fieldmark__5454_1561598236"/>
      <w:bookmarkStart w:id="1771" w:name="__Fieldmark__4883_908293503"/>
      <w:bookmarkStart w:id="1772" w:name="__Fieldmark__4192_2048093008"/>
      <w:bookmarkStart w:id="1773" w:name="__Fieldmark__11325_1777031281"/>
      <w:bookmarkStart w:id="1774" w:name="__Fieldmark__5221_2280461051"/>
      <w:bookmarkEnd w:id="1765"/>
      <w:bookmarkEnd w:id="1766"/>
      <w:bookmarkEnd w:id="1767"/>
      <w:bookmarkEnd w:id="1768"/>
      <w:bookmarkEnd w:id="176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75" w:name="__Fieldmark__5464_1561598236"/>
      <w:bookmarkStart w:id="1776" w:name="__Fieldmark__4889_908293503"/>
      <w:bookmarkStart w:id="1777" w:name="__Fieldmark__4194_2048093008"/>
      <w:bookmarkStart w:id="1778" w:name="__Fieldmark__11329_1777031281"/>
      <w:bookmarkStart w:id="1779" w:name="__Fieldmark__5229_2280461051"/>
      <w:bookmarkEnd w:id="1770"/>
      <w:bookmarkEnd w:id="1771"/>
      <w:bookmarkEnd w:id="1772"/>
      <w:bookmarkEnd w:id="1773"/>
      <w:bookmarkEnd w:id="177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80" w:name="__Fieldmark__5475_1561598236"/>
      <w:bookmarkStart w:id="1781" w:name="__Fieldmark__4896_908293503"/>
      <w:bookmarkStart w:id="1782" w:name="__Fieldmark__4197_2048093008"/>
      <w:bookmarkStart w:id="1783" w:name="__Fieldmark__11334_1777031281"/>
      <w:bookmarkStart w:id="1784" w:name="__Fieldmark__5238_2280461051"/>
      <w:bookmarkEnd w:id="1775"/>
      <w:bookmarkEnd w:id="1776"/>
      <w:bookmarkEnd w:id="1777"/>
      <w:bookmarkEnd w:id="1778"/>
      <w:bookmarkEnd w:id="1779"/>
      <w:bookmarkEnd w:id="169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85" w:name="__Fieldmark__5485_1561598236"/>
      <w:bookmarkStart w:id="1786" w:name="__Fieldmark__4902_908293503"/>
      <w:bookmarkStart w:id="1787" w:name="__Fieldmark__4199_2048093008"/>
      <w:bookmarkStart w:id="1788" w:name="__Fieldmark__11338_1777031281"/>
      <w:bookmarkStart w:id="1789" w:name="__Fieldmark__5246_2280461051"/>
      <w:bookmarkEnd w:id="1780"/>
      <w:bookmarkEnd w:id="1781"/>
      <w:bookmarkEnd w:id="1782"/>
      <w:bookmarkEnd w:id="1783"/>
      <w:bookmarkEnd w:id="178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90" w:name="__Fieldmark__5495_1561598236"/>
      <w:bookmarkStart w:id="1791" w:name="__Fieldmark__4908_908293503"/>
      <w:bookmarkStart w:id="1792" w:name="__Fieldmark__4201_2048093008"/>
      <w:bookmarkStart w:id="1793" w:name="__Fieldmark__11342_1777031281"/>
      <w:bookmarkStart w:id="1794" w:name="__Fieldmark__5254_2280461051"/>
      <w:bookmarkEnd w:id="1785"/>
      <w:bookmarkEnd w:id="1786"/>
      <w:bookmarkEnd w:id="1787"/>
      <w:bookmarkEnd w:id="1788"/>
      <w:bookmarkEnd w:id="178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795" w:name="__Fieldmark__5505_1561598236"/>
      <w:bookmarkStart w:id="1796" w:name="__Fieldmark__4914_908293503"/>
      <w:bookmarkStart w:id="1797" w:name="__Fieldmark__4203_2048093008"/>
      <w:bookmarkStart w:id="1798" w:name="__Fieldmark__11346_1777031281"/>
      <w:bookmarkStart w:id="1799" w:name="__Fieldmark__5262_2280461051"/>
      <w:bookmarkEnd w:id="1790"/>
      <w:bookmarkEnd w:id="1791"/>
      <w:bookmarkEnd w:id="1792"/>
      <w:bookmarkEnd w:id="1793"/>
      <w:bookmarkEnd w:id="179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00" w:name="__Fieldmark__5516_1561598236"/>
      <w:bookmarkStart w:id="1801" w:name="__Fieldmark__4921_908293503"/>
      <w:bookmarkStart w:id="1802" w:name="__Fieldmark__4206_2048093008"/>
      <w:bookmarkStart w:id="1803" w:name="__Fieldmark__11351_1777031281"/>
      <w:bookmarkStart w:id="1804" w:name="__Fieldmark__5271_2280461051"/>
      <w:bookmarkEnd w:id="1795"/>
      <w:bookmarkEnd w:id="1796"/>
      <w:bookmarkEnd w:id="1797"/>
      <w:bookmarkEnd w:id="1798"/>
      <w:bookmarkEnd w:id="1799"/>
      <w:bookmarkEnd w:id="1682"/>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05" w:name="__Fieldmark__5526_1561598236"/>
      <w:bookmarkStart w:id="1806" w:name="__Fieldmark__4927_908293503"/>
      <w:bookmarkStart w:id="1807" w:name="__Fieldmark__4208_2048093008"/>
      <w:bookmarkStart w:id="1808" w:name="__Fieldmark__11355_1777031281"/>
      <w:bookmarkStart w:id="1809" w:name="__Fieldmark__5279_2280461051"/>
      <w:bookmarkEnd w:id="1800"/>
      <w:bookmarkEnd w:id="1801"/>
      <w:bookmarkEnd w:id="1802"/>
      <w:bookmarkEnd w:id="1803"/>
      <w:bookmarkEnd w:id="180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10" w:name="__Fieldmark__5536_1561598236"/>
      <w:bookmarkStart w:id="1811" w:name="__Fieldmark__4933_908293503"/>
      <w:bookmarkStart w:id="1812" w:name="__Fieldmark__4210_2048093008"/>
      <w:bookmarkStart w:id="1813" w:name="__Fieldmark__11359_1777031281"/>
      <w:bookmarkStart w:id="1814" w:name="__Fieldmark__5287_2280461051"/>
      <w:bookmarkEnd w:id="1805"/>
      <w:bookmarkEnd w:id="1806"/>
      <w:bookmarkEnd w:id="1807"/>
      <w:bookmarkEnd w:id="1808"/>
      <w:bookmarkEnd w:id="180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15" w:name="__Fieldmark__5546_1561598236"/>
      <w:bookmarkStart w:id="1816" w:name="__Fieldmark__4939_908293503"/>
      <w:bookmarkStart w:id="1817" w:name="__Fieldmark__4212_2048093008"/>
      <w:bookmarkStart w:id="1818" w:name="__Fieldmark__11363_1777031281"/>
      <w:bookmarkStart w:id="1819" w:name="__Fieldmark__5295_2280461051"/>
      <w:bookmarkEnd w:id="1810"/>
      <w:bookmarkEnd w:id="1811"/>
      <w:bookmarkEnd w:id="1812"/>
      <w:bookmarkEnd w:id="1813"/>
      <w:bookmarkEnd w:id="181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20" w:name="__Fieldmark__5557_1561598236"/>
      <w:bookmarkStart w:id="1821" w:name="__Fieldmark__4946_908293503"/>
      <w:bookmarkStart w:id="1822" w:name="__Fieldmark__4215_2048093008"/>
      <w:bookmarkStart w:id="1823" w:name="__Fieldmark__11368_1777031281"/>
      <w:bookmarkStart w:id="1824" w:name="__Fieldmark__5304_2280461051"/>
      <w:bookmarkEnd w:id="1815"/>
      <w:bookmarkEnd w:id="1816"/>
      <w:bookmarkEnd w:id="1817"/>
      <w:bookmarkEnd w:id="1818"/>
      <w:bookmarkEnd w:id="1819"/>
      <w:bookmarkEnd w:id="166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25" w:name="__Fieldmark__5569_1561598236"/>
      <w:bookmarkStart w:id="1826" w:name="__Fieldmark__4954_908293503"/>
      <w:bookmarkStart w:id="1827" w:name="__Fieldmark__4219_2048093008"/>
      <w:bookmarkStart w:id="1828" w:name="__Fieldmark__11374_1777031281"/>
      <w:bookmarkStart w:id="1829" w:name="__Fieldmark__5314_2280461051"/>
      <w:bookmarkEnd w:id="1820"/>
      <w:bookmarkEnd w:id="1821"/>
      <w:bookmarkEnd w:id="1822"/>
      <w:bookmarkEnd w:id="1823"/>
      <w:bookmarkEnd w:id="1824"/>
      <w:bookmarkEnd w:id="1724"/>
      <w:bookmarkEnd w:id="1700"/>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30" w:name="__Fieldmark__5580_1561598236"/>
      <w:bookmarkStart w:id="1831" w:name="__Fieldmark__4961_908293503"/>
      <w:bookmarkStart w:id="1832" w:name="__Fieldmark__4222_2048093008"/>
      <w:bookmarkStart w:id="1833" w:name="__Fieldmark__11379_1777031281"/>
      <w:bookmarkStart w:id="1834" w:name="__Fieldmark__5323_2280461051"/>
      <w:bookmarkEnd w:id="1825"/>
      <w:bookmarkEnd w:id="1826"/>
      <w:bookmarkEnd w:id="1827"/>
      <w:bookmarkEnd w:id="1828"/>
      <w:bookmarkEnd w:id="1829"/>
      <w:bookmarkEnd w:id="1718"/>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35" w:name="__Fieldmark__5591_1561598236"/>
      <w:bookmarkStart w:id="1836" w:name="__Fieldmark__4968_908293503"/>
      <w:bookmarkStart w:id="1837" w:name="__Fieldmark__4225_2048093008"/>
      <w:bookmarkStart w:id="1838" w:name="__Fieldmark__11384_1777031281"/>
      <w:bookmarkStart w:id="1839" w:name="__Fieldmark__5332_2280461051"/>
      <w:bookmarkEnd w:id="1830"/>
      <w:bookmarkEnd w:id="1831"/>
      <w:bookmarkEnd w:id="1832"/>
      <w:bookmarkEnd w:id="1833"/>
      <w:bookmarkEnd w:id="1834"/>
      <w:bookmarkEnd w:id="1657"/>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40" w:name="__Fieldmark__5601_1561598236"/>
      <w:bookmarkStart w:id="1841" w:name="__Fieldmark__4974_908293503"/>
      <w:bookmarkStart w:id="1842" w:name="__Fieldmark__4227_2048093008"/>
      <w:bookmarkStart w:id="1843" w:name="__Fieldmark__11388_1777031281"/>
      <w:bookmarkStart w:id="1844" w:name="__Fieldmark__5340_2280461051"/>
      <w:bookmarkEnd w:id="1835"/>
      <w:bookmarkEnd w:id="1836"/>
      <w:bookmarkEnd w:id="1837"/>
      <w:bookmarkEnd w:id="1838"/>
      <w:bookmarkEnd w:id="183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45" w:name="__Fieldmark__5611_1561598236"/>
      <w:bookmarkStart w:id="1846" w:name="__Fieldmark__4980_908293503"/>
      <w:bookmarkStart w:id="1847" w:name="__Fieldmark__4229_2048093008"/>
      <w:bookmarkStart w:id="1848" w:name="__Fieldmark__11392_1777031281"/>
      <w:bookmarkStart w:id="1849" w:name="__Fieldmark__5348_2280461051"/>
      <w:bookmarkEnd w:id="1840"/>
      <w:bookmarkEnd w:id="1841"/>
      <w:bookmarkEnd w:id="1842"/>
      <w:bookmarkEnd w:id="1843"/>
      <w:bookmarkEnd w:id="184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50" w:name="__Fieldmark__5621_1561598236"/>
      <w:bookmarkStart w:id="1851" w:name="__Fieldmark__4986_908293503"/>
      <w:bookmarkStart w:id="1852" w:name="__Fieldmark__4231_2048093008"/>
      <w:bookmarkStart w:id="1853" w:name="__Fieldmark__11396_1777031281"/>
      <w:bookmarkStart w:id="1854" w:name="__Fieldmark__5356_2280461051"/>
      <w:bookmarkEnd w:id="1845"/>
      <w:bookmarkEnd w:id="1846"/>
      <w:bookmarkEnd w:id="1847"/>
      <w:bookmarkEnd w:id="1848"/>
      <w:bookmarkEnd w:id="184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55" w:name="__Fieldmark__5631_1561598236"/>
      <w:bookmarkStart w:id="1856" w:name="__Fieldmark__4992_908293503"/>
      <w:bookmarkStart w:id="1857" w:name="__Fieldmark__4233_2048093008"/>
      <w:bookmarkStart w:id="1858" w:name="__Fieldmark__11400_1777031281"/>
      <w:bookmarkStart w:id="1859" w:name="__Fieldmark__5364_2280461051"/>
      <w:bookmarkEnd w:id="1850"/>
      <w:bookmarkEnd w:id="1851"/>
      <w:bookmarkEnd w:id="1852"/>
      <w:bookmarkEnd w:id="1853"/>
      <w:bookmarkEnd w:id="185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60" w:name="__Fieldmark__5641_1561598236"/>
      <w:bookmarkStart w:id="1861" w:name="__Fieldmark__4998_908293503"/>
      <w:bookmarkStart w:id="1862" w:name="__Fieldmark__4235_2048093008"/>
      <w:bookmarkStart w:id="1863" w:name="__Fieldmark__11404_1777031281"/>
      <w:bookmarkStart w:id="1864" w:name="__Fieldmark__5372_2280461051"/>
      <w:bookmarkEnd w:id="1855"/>
      <w:bookmarkEnd w:id="1856"/>
      <w:bookmarkEnd w:id="1857"/>
      <w:bookmarkEnd w:id="1858"/>
      <w:bookmarkEnd w:id="185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65" w:name="__Fieldmark__5651_1561598236"/>
      <w:bookmarkStart w:id="1866" w:name="__Fieldmark__5004_908293503"/>
      <w:bookmarkStart w:id="1867" w:name="__Fieldmark__4237_2048093008"/>
      <w:bookmarkStart w:id="1868" w:name="__Fieldmark__11408_1777031281"/>
      <w:bookmarkStart w:id="1869" w:name="__Fieldmark__5380_2280461051"/>
      <w:bookmarkEnd w:id="1860"/>
      <w:bookmarkEnd w:id="1861"/>
      <w:bookmarkEnd w:id="1862"/>
      <w:bookmarkEnd w:id="1863"/>
      <w:bookmarkEnd w:id="1864"/>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70" w:name="__Fieldmark__5661_1561598236"/>
      <w:bookmarkStart w:id="1871" w:name="__Fieldmark__5010_908293503"/>
      <w:bookmarkStart w:id="1872" w:name="__Fieldmark__4239_2048093008"/>
      <w:bookmarkStart w:id="1873" w:name="__Fieldmark__11412_1777031281"/>
      <w:bookmarkStart w:id="1874" w:name="__Fieldmark__5388_2280461051"/>
      <w:bookmarkEnd w:id="1865"/>
      <w:bookmarkEnd w:id="1866"/>
      <w:bookmarkEnd w:id="1867"/>
      <w:bookmarkEnd w:id="1868"/>
      <w:bookmarkEnd w:id="1869"/>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75" w:name="__Fieldmark__5672_1561598236"/>
      <w:bookmarkStart w:id="1876" w:name="__Fieldmark__5017_908293503"/>
      <w:bookmarkStart w:id="1877" w:name="__Fieldmark__4242_2048093008"/>
      <w:bookmarkStart w:id="1878" w:name="__Fieldmark__11417_1777031281"/>
      <w:bookmarkStart w:id="1879" w:name="__Fieldmark__5397_2280461051"/>
      <w:bookmarkEnd w:id="1870"/>
      <w:bookmarkEnd w:id="1871"/>
      <w:bookmarkEnd w:id="1872"/>
      <w:bookmarkEnd w:id="1873"/>
      <w:bookmarkEnd w:id="1874"/>
      <w:bookmarkEnd w:id="1688"/>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80" w:name="__Fieldmark__5683_1561598236"/>
      <w:bookmarkStart w:id="1881" w:name="__Fieldmark__5024_908293503"/>
      <w:bookmarkStart w:id="1882" w:name="__Fieldmark__4245_2048093008"/>
      <w:bookmarkStart w:id="1883" w:name="__Fieldmark__11422_1777031281"/>
      <w:bookmarkStart w:id="1884" w:name="__Fieldmark__5406_2280461051"/>
      <w:bookmarkEnd w:id="1875"/>
      <w:bookmarkEnd w:id="1876"/>
      <w:bookmarkEnd w:id="1877"/>
      <w:bookmarkEnd w:id="1878"/>
      <w:bookmarkEnd w:id="1879"/>
      <w:bookmarkEnd w:id="1712"/>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end"/>
      </w:r>
      <w:bookmarkStart w:id="1885" w:name="__Fieldmark__5693_1561598236"/>
      <w:bookmarkStart w:id="1886" w:name="__Fieldmark__5030_908293503"/>
      <w:bookmarkStart w:id="1887" w:name="__Fieldmark__4247_2048093008"/>
      <w:bookmarkStart w:id="1888" w:name="__Fieldmark__11426_1777031281"/>
      <w:bookmarkStart w:id="1889" w:name="__Fieldmark__5414_2280461051"/>
      <w:bookmarkEnd w:id="1880"/>
      <w:bookmarkEnd w:id="1881"/>
      <w:bookmarkEnd w:id="1882"/>
      <w:bookmarkEnd w:id="1883"/>
      <w:bookmarkEnd w:id="1884"/>
      <w:r>
        <w:fldChar w:fldCharType="begin"/>
      </w:r>
      <w:bookmarkStart w:id="1890" w:name="__Fieldmark__5703_1561598236"/>
      <w:bookmarkStart w:id="1891" w:name="__Fieldmark__5036_908293503"/>
      <w:bookmarkStart w:id="1892" w:name="__Fieldmark__4249_2048093008"/>
      <w:bookmarkStart w:id="1893" w:name="__Fieldmark__11430_1777031281"/>
      <w:bookmarkStart w:id="1894" w:name="__Fieldmark__5422_2280461051"/>
      <w:bookmarkEnd w:id="1885"/>
      <w:bookmarkEnd w:id="1886"/>
      <w:bookmarkEnd w:id="1887"/>
      <w:bookmarkEnd w:id="1888"/>
      <w:bookmarkEnd w:id="1889"/>
      <w:r>
        <w:fldChar w:fldCharType="end"/>
      </w:r>
      <w:r>
        <w:fldChar w:fldCharType="begin"/>
      </w:r>
      <w:bookmarkStart w:id="1895" w:name="__Fieldmark__5714_1561598236"/>
      <w:bookmarkStart w:id="1896" w:name="__Fieldmark__5043_908293503"/>
      <w:bookmarkStart w:id="1897" w:name="__Fieldmark__4252_2048093008"/>
      <w:bookmarkStart w:id="1898" w:name="__Fieldmark__11435_1777031281"/>
      <w:bookmarkStart w:id="1899" w:name="__Fieldmark__5431_2280461051"/>
      <w:bookmarkEnd w:id="1890"/>
      <w:bookmarkEnd w:id="1891"/>
      <w:bookmarkEnd w:id="1892"/>
      <w:bookmarkEnd w:id="1893"/>
      <w:bookmarkEnd w:id="1894"/>
      <w:bookmarkEnd w:id="1676"/>
      <w:r>
        <w:fldChar w:fldCharType="end"/>
      </w:r>
      <w:r>
        <w:fldChar w:fldCharType="begin"/>
      </w:r>
      <w:bookmarkStart w:id="1900" w:name="__Fieldmark__5724_1561598236"/>
      <w:bookmarkStart w:id="1901" w:name="__Fieldmark__5049_908293503"/>
      <w:bookmarkStart w:id="1902" w:name="__Fieldmark__4254_2048093008"/>
      <w:bookmarkStart w:id="1903" w:name="__Fieldmark__11439_1777031281"/>
      <w:bookmarkStart w:id="1904" w:name="__Fieldmark__5439_2280461051"/>
      <w:bookmarkEnd w:id="1895"/>
      <w:bookmarkEnd w:id="1896"/>
      <w:bookmarkEnd w:id="1897"/>
      <w:bookmarkEnd w:id="1898"/>
      <w:bookmarkEnd w:id="1899"/>
      <w:r>
        <w:fldChar w:fldCharType="end"/>
      </w:r>
      <w:r>
        <w:fldChar w:fldCharType="begin"/>
      </w:r>
      <w:bookmarkStart w:id="1905" w:name="__Fieldmark__4256_2048093008"/>
      <w:bookmarkStart w:id="1906" w:name="__Fieldmark__5740_1561598236"/>
      <w:bookmarkStart w:id="1907" w:name="__Fieldmark__5061_908293503"/>
      <w:bookmarkStart w:id="1908" w:name="__Fieldmark__4261_2048093008"/>
      <w:bookmarkStart w:id="1909" w:name="__Fieldmark__11449_1777031281"/>
      <w:bookmarkStart w:id="1910" w:name="__Fieldmark__5453_2280461051"/>
      <w:bookmarkEnd w:id="1900"/>
      <w:bookmarkEnd w:id="1901"/>
      <w:bookmarkEnd w:id="1902"/>
      <w:bookmarkEnd w:id="1903"/>
      <w:bookmarkEnd w:id="1904"/>
      <w:bookmarkEnd w:id="1663"/>
      <w:bookmarkEnd w:id="1651"/>
      <w:bookmarkEnd w:id="1640"/>
      <w:bookmarkEnd w:id="1905"/>
      <w:r>
        <w:fldChar w:fldCharType="end"/>
      </w:r>
      <w:r>
        <w:fldChar w:fldCharType="begin"/>
      </w:r>
      <w:bookmarkStart w:id="1911" w:name="__Fieldmark__5751_1561598236"/>
      <w:bookmarkStart w:id="1912" w:name="__Fieldmark__5068_908293503"/>
      <w:bookmarkStart w:id="1913" w:name="__Fieldmark__4264_2048093008"/>
      <w:bookmarkStart w:id="1914" w:name="__Fieldmark__11454_1777031281"/>
      <w:bookmarkStart w:id="1915" w:name="__Fieldmark__5462_2280461051"/>
      <w:bookmarkEnd w:id="1906"/>
      <w:bookmarkEnd w:id="1907"/>
      <w:bookmarkEnd w:id="1908"/>
      <w:bookmarkEnd w:id="1909"/>
      <w:bookmarkEnd w:id="1910"/>
      <w:bookmarkEnd w:id="1670"/>
      <w:r>
        <w:fldChar w:fldCharType="end"/>
      </w:r>
      <w:r>
        <w:fldChar w:fldCharType="begin"/>
      </w:r>
      <w:bookmarkStart w:id="1916" w:name="__Fieldmark__5761_1561598236"/>
      <w:bookmarkStart w:id="1917" w:name="__Fieldmark__5074_908293503"/>
      <w:bookmarkStart w:id="1918" w:name="__Fieldmark__4266_2048093008"/>
      <w:bookmarkStart w:id="1919" w:name="__Fieldmark__11458_1777031281"/>
      <w:bookmarkStart w:id="1920" w:name="__Fieldmark__5470_2280461051"/>
      <w:bookmarkEnd w:id="1911"/>
      <w:bookmarkEnd w:id="1912"/>
      <w:bookmarkEnd w:id="1913"/>
      <w:bookmarkEnd w:id="1914"/>
      <w:bookmarkEnd w:id="1915"/>
      <w:r>
        <w:fldChar w:fldCharType="end"/>
      </w:r>
      <w:r>
        <w:fldChar w:fldCharType="begin"/>
      </w:r>
      <w:bookmarkStart w:id="1921" w:name="__Fieldmark__5771_1561598236"/>
      <w:bookmarkStart w:id="1922" w:name="__Fieldmark__5080_908293503"/>
      <w:bookmarkStart w:id="1923" w:name="__Fieldmark__4268_2048093008"/>
      <w:bookmarkStart w:id="1924" w:name="__Fieldmark__11462_1777031281"/>
      <w:bookmarkStart w:id="1925" w:name="__Fieldmark__5478_2280461051"/>
      <w:bookmarkEnd w:id="1916"/>
      <w:bookmarkEnd w:id="1917"/>
      <w:bookmarkEnd w:id="1918"/>
      <w:bookmarkEnd w:id="1919"/>
      <w:bookmarkEnd w:id="1920"/>
      <w:r>
        <w:fldChar w:fldCharType="end"/>
      </w:r>
      <w:r>
        <w:fldChar w:fldCharType="begin"/>
      </w:r>
      <w:bookmarkStart w:id="1926" w:name="__Fieldmark__5781_1561598236"/>
      <w:bookmarkStart w:id="1927" w:name="__Fieldmark__5086_908293503"/>
      <w:bookmarkStart w:id="1928" w:name="__Fieldmark__4270_2048093008"/>
      <w:bookmarkStart w:id="1929" w:name="__Fieldmark__11466_1777031281"/>
      <w:bookmarkStart w:id="1930" w:name="__Fieldmark__5486_2280461051"/>
      <w:bookmarkEnd w:id="1921"/>
      <w:bookmarkEnd w:id="1922"/>
      <w:bookmarkEnd w:id="1923"/>
      <w:bookmarkEnd w:id="1924"/>
      <w:bookmarkEnd w:id="1925"/>
      <w:r>
        <w:fldChar w:fldCharType="end"/>
      </w:r>
      <w:r>
        <w:fldChar w:fldCharType="begin"/>
      </w:r>
      <w:bookmarkStart w:id="1931" w:name="__Fieldmark__5791_1561598236"/>
      <w:bookmarkStart w:id="1932" w:name="__Fieldmark__5092_908293503"/>
      <w:bookmarkStart w:id="1933" w:name="__Fieldmark__4272_2048093008"/>
      <w:bookmarkStart w:id="1934" w:name="__Fieldmark__11470_1777031281"/>
      <w:bookmarkStart w:id="1935" w:name="__Fieldmark__5494_2280461051"/>
      <w:bookmarkEnd w:id="1926"/>
      <w:bookmarkEnd w:id="1927"/>
      <w:bookmarkEnd w:id="1928"/>
      <w:bookmarkEnd w:id="1929"/>
      <w:bookmarkEnd w:id="1930"/>
      <w:r>
        <w:fldChar w:fldCharType="end"/>
      </w:r>
      <w:r>
        <w:fldChar w:fldCharType="begin"/>
      </w:r>
      <w:bookmarkStart w:id="1936" w:name="__Fieldmark__5502_2280461051"/>
      <w:bookmarkStart w:id="1937" w:name="__Fieldmark__11474_1777031281"/>
      <w:bookmarkStart w:id="1938" w:name="__Fieldmark__4274_2048093008"/>
      <w:bookmarkStart w:id="1939" w:name="__Fieldmark__5098_908293503"/>
      <w:bookmarkStart w:id="1940" w:name="__Fieldmark__5801_1561598236"/>
      <w:bookmarkEnd w:id="1931"/>
      <w:bookmarkEnd w:id="1932"/>
      <w:bookmarkEnd w:id="1933"/>
      <w:bookmarkEnd w:id="1934"/>
      <w:bookmarkEnd w:id="1935"/>
      <w:r>
        <w:fldChar w:fldCharType="separate"/>
      </w:r>
      <w:r>
        <w:rPr>
          <w:rFonts w:cs="Times New Roman"/>
        </w:rPr>
        <w:t>b</w:t>
      </w:r>
      <w:bookmarkStart w:id="1941" w:name="__Fieldmark__5510_2280461051"/>
      <w:bookmarkStart w:id="1942" w:name="__Fieldmark__11478_1777031281"/>
      <w:bookmarkStart w:id="1943" w:name="__Fieldmark__4276_2048093008"/>
      <w:bookmarkStart w:id="1944" w:name="__Fieldmark__5104_908293503"/>
      <w:r>
        <w:rPr>
          <w:rFonts w:cs="Times New Roman"/>
        </w:rPr>
        <w:t>a</w:t>
      </w:r>
      <w:bookmarkStart w:id="1945" w:name="__Fieldmark__11482_1777031281"/>
      <w:bookmarkStart w:id="1946" w:name="__Fieldmark__4278_2048093008"/>
      <w:bookmarkStart w:id="1947" w:name="__Fieldmark__5110_908293503"/>
      <w:r>
        <w:rPr>
          <w:rFonts w:cs="Times New Roman"/>
        </w:rPr>
        <w:t>s</w:t>
      </w:r>
      <w:bookmarkStart w:id="1948" w:name="__Fieldmark__11486_1777031281"/>
      <w:bookmarkStart w:id="1949" w:name="__Fieldmark__4280_2048093008"/>
      <w:r>
        <w:rPr>
          <w:rFonts w:cs="Times New Roman"/>
        </w:rPr>
        <w:t>ed on the diffusive loss of volatiles from olivine-hosted melt embayments (Ferguson e</w:t>
      </w:r>
      <w:r>
        <w:fldChar w:fldCharType="end"/>
      </w:r>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proofErr w:type="gramStart"/>
      <w:r>
        <w:rPr>
          <w:rFonts w:cs="Times New Roman"/>
        </w:rPr>
        <w:t>t</w:t>
      </w:r>
      <w:proofErr w:type="gramEnd"/>
      <w:r>
        <w:rPr>
          <w:rFonts w:cs="Times New Roman"/>
        </w:rPr>
        <w:t xml:space="preserve"> al. 2016) and that the volatile concentration of the host magma follows a closed-system </w:t>
      </w:r>
      <w:del w:id="1950" w:author="Elizabeth F" w:date="2017-11-02T16:30:00Z">
        <w:r>
          <w:rPr>
            <w:rFonts w:cs="Times New Roman"/>
          </w:rPr>
          <w:delText>degassi</w:delText>
        </w:r>
      </w:del>
      <w:ins w:id="1951" w:author="Elizabeth F" w:date="2017-11-02T16:30:00Z">
        <w:r>
          <w:rPr>
            <w:rFonts w:cs="Times New Roman"/>
          </w:rPr>
          <w:t>degassing</w:t>
        </w:r>
      </w:ins>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52" w:name="__Fieldmark__5832_1561598236"/>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53" w:name="__Fieldmark__5835_1561598236"/>
      <w:bookmarkStart w:id="1954" w:name="__Fieldmark__5530_2280461051"/>
      <w:bookmarkEnd w:id="1952"/>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955" w:name="__Fieldmark__5840_1561598236"/>
      <w:bookmarkStart w:id="1956" w:name="__Fieldmark__5121_908293503"/>
      <w:bookmarkStart w:id="1957" w:name="__Fieldmark__5533_2280461051"/>
      <w:bookmarkEnd w:id="1953"/>
      <w:bookmarkEnd w:id="1954"/>
      <w:del w:id="1958" w:author="Elizabeth F" w:date="2017-11-02T16:30:00Z">
        <w:r>
          <w:rPr>
            <w:rFonts w:cs="Times New Roman"/>
          </w:rPr>
          <w:delText>ng</w:delText>
        </w:r>
      </w:del>
      <w:bookmarkStart w:id="1959" w:name="__Fieldmark__5129_908293503"/>
      <w:bookmarkStart w:id="1960" w:name="__Fieldmark__4288_2048093008"/>
      <w:bookmarkStart w:id="1961" w:name="__Fieldmark__11495_1777031281"/>
      <w:bookmarkStart w:id="1962" w:name="__Fieldmark__5124_908293503"/>
      <w:bookmarkStart w:id="1963" w:name="__Fieldmark__11492_1777031281"/>
      <w:bookmarkStart w:id="1964" w:name="__Fieldmark__5538_2280461051"/>
      <w:r>
        <w:rPr>
          <w:rFonts w:cs="Times New Roman"/>
        </w:rPr>
        <w:t xml:space="preserve"> </w:t>
      </w:r>
      <w:bookmarkStart w:id="1965" w:name="__Fieldmark__4291_2048093008"/>
      <w:bookmarkStart w:id="1966" w:name="__Fieldmark__11500_1777031281"/>
      <w:bookmarkStart w:id="1967" w:name="__Fieldmark__3952_527255555"/>
      <w:r>
        <w:rPr>
          <w:rFonts w:cs="Times New Roman"/>
        </w:rPr>
        <w:t>p</w:t>
      </w:r>
      <w:bookmarkStart w:id="1968" w:name="__Fieldmark__4293_2048093008"/>
      <w:r>
        <w:rPr>
          <w:rFonts w:cs="Times New Roman"/>
        </w:rPr>
        <w:t>a</w:t>
      </w:r>
      <w:bookmarkStart w:id="1969" w:name="__Fieldmark__3837_3642959469"/>
      <w:bookmarkStart w:id="1970" w:name="__Fieldmark__11648_2362112943"/>
      <w:r>
        <w:rPr>
          <w:rFonts w:cs="Times New Roman"/>
        </w:rPr>
        <w:t>th (Witham et al. 2</w:t>
      </w:r>
      <w:r>
        <w:fldChar w:fldCharType="end"/>
      </w:r>
      <w:del w:id="1971" w:author="Elizabeth F" w:date="2017-11-02T16:30:00Z">
        <w:r>
          <w:rPr>
            <w:rFonts w:cs="Times New Roman"/>
          </w:rPr>
          <w:delText xml:space="preserve">00x). </w:delText>
        </w:r>
      </w:del>
      <w:del w:id="1972" w:author="Elizabeth F" w:date="2017-11-02T16:31:00Z">
        <w:r>
          <w:rPr>
            <w:rFonts w:cs="Times New Roman"/>
          </w:rPr>
          <w:delText xml:space="preserve"> </w:delText>
        </w:r>
      </w:del>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73" w:name="__Fieldmark__5875_1561598236"/>
      <w:bookmarkEnd w:id="1965"/>
      <w:bookmarkEnd w:id="1966"/>
      <w:bookmarkEnd w:id="1959"/>
      <w:bookmarkEnd w:id="1960"/>
      <w:bookmarkEnd w:id="1961"/>
      <w:bookmarkEnd w:id="1962"/>
      <w:bookmarkEnd w:id="1963"/>
      <w:bookmarkEnd w:id="1964"/>
      <w:bookmarkEnd w:id="1955"/>
      <w:bookmarkEnd w:id="1956"/>
      <w:bookmarkEnd w:id="1957"/>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74" w:name="__Fieldmark__5878_1561598236"/>
      <w:bookmarkStart w:id="1975" w:name="__Fieldmark__5565_2280461051"/>
      <w:bookmarkEnd w:id="1973"/>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76" w:name="__Fieldmark__5883_1561598236"/>
      <w:bookmarkStart w:id="1977" w:name="__Fieldmark__5148_908293503"/>
      <w:bookmarkStart w:id="1978" w:name="__Fieldmark__5568_2280461051"/>
      <w:bookmarkEnd w:id="1974"/>
      <w:bookmarkEnd w:id="1975"/>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79" w:name="__Fieldmark__5890_1561598236"/>
      <w:bookmarkStart w:id="1980" w:name="__Fieldmark__5151_908293503"/>
      <w:bookmarkStart w:id="1981" w:name="__Fieldmark__11511_1777031281"/>
      <w:bookmarkStart w:id="1982" w:name="__Fieldmark__5573_2280461051"/>
      <w:bookmarkEnd w:id="1976"/>
      <w:bookmarkEnd w:id="1977"/>
      <w:bookmarkEnd w:id="1978"/>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83" w:name="__Fieldmark__5900_1561598236"/>
      <w:bookmarkStart w:id="1984" w:name="__Fieldmark__5157_908293503"/>
      <w:bookmarkStart w:id="1985" w:name="__Fieldmark__4299_2048093008"/>
      <w:bookmarkStart w:id="1986" w:name="__Fieldmark__11515_1777031281"/>
      <w:bookmarkStart w:id="1987" w:name="__Fieldmark__5581_2280461051"/>
      <w:bookmarkEnd w:id="1979"/>
      <w:bookmarkEnd w:id="1980"/>
      <w:bookmarkEnd w:id="1981"/>
      <w:bookmarkEnd w:id="1982"/>
      <w:bookmarkEnd w:id="1968"/>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end"/>
      </w:r>
      <w:bookmarkStart w:id="1988" w:name="__Fieldmark__5911_1561598236"/>
      <w:bookmarkStart w:id="1989" w:name="__Fieldmark__5164_908293503"/>
      <w:bookmarkStart w:id="1990" w:name="__Fieldmark__4304_2048093008"/>
      <w:bookmarkStart w:id="1991" w:name="__Fieldmark__11520_1777031281"/>
      <w:bookmarkStart w:id="1992" w:name="__Fieldmark__5590_2280461051"/>
      <w:bookmarkStart w:id="1993" w:name="__Fieldmark__3960_527255555"/>
      <w:bookmarkEnd w:id="1983"/>
      <w:bookmarkEnd w:id="1984"/>
      <w:bookmarkEnd w:id="1985"/>
      <w:bookmarkEnd w:id="1986"/>
      <w:bookmarkEnd w:id="1987"/>
      <w:r>
        <w:fldChar w:fldCharType="begin"/>
      </w:r>
      <w:bookmarkStart w:id="1994" w:name="__Fieldmark__5922_1561598236"/>
      <w:bookmarkStart w:id="1995" w:name="__Fieldmark__5171_908293503"/>
      <w:bookmarkStart w:id="1996" w:name="__Fieldmark__4307_2048093008"/>
      <w:bookmarkStart w:id="1997" w:name="__Fieldmark__11525_1777031281"/>
      <w:bookmarkStart w:id="1998" w:name="__Fieldmark__5599_2280461051"/>
      <w:bookmarkStart w:id="1999" w:name="__Fieldmark__3964_527255555"/>
      <w:bookmarkEnd w:id="1988"/>
      <w:bookmarkEnd w:id="1989"/>
      <w:bookmarkEnd w:id="1990"/>
      <w:bookmarkEnd w:id="1991"/>
      <w:bookmarkEnd w:id="1992"/>
      <w:r>
        <w:fldChar w:fldCharType="end"/>
      </w:r>
      <w:r>
        <w:fldChar w:fldCharType="begin"/>
      </w:r>
      <w:bookmarkStart w:id="2000" w:name="__Fieldmark__5933_1561598236"/>
      <w:bookmarkStart w:id="2001" w:name="__Fieldmark__5178_908293503"/>
      <w:bookmarkStart w:id="2002" w:name="__Fieldmark__4310_2048093008"/>
      <w:bookmarkStart w:id="2003" w:name="__Fieldmark__11530_1777031281"/>
      <w:bookmarkStart w:id="2004" w:name="__Fieldmark__5608_2280461051"/>
      <w:bookmarkStart w:id="2005" w:name="__Fieldmark__3842_3642959469"/>
      <w:bookmarkEnd w:id="1994"/>
      <w:bookmarkEnd w:id="1995"/>
      <w:bookmarkEnd w:id="1996"/>
      <w:bookmarkEnd w:id="1997"/>
      <w:bookmarkEnd w:id="1998"/>
      <w:r>
        <w:fldChar w:fldCharType="end"/>
      </w:r>
      <w:r>
        <w:fldChar w:fldCharType="begin"/>
      </w:r>
      <w:bookmarkStart w:id="2006" w:name="__Fieldmark__5945_1561598236"/>
      <w:bookmarkStart w:id="2007" w:name="__Fieldmark__5186_908293503"/>
      <w:bookmarkStart w:id="2008" w:name="__Fieldmark__3968_527255555"/>
      <w:bookmarkStart w:id="2009" w:name="__Fieldmark__3846_3642959469"/>
      <w:bookmarkStart w:id="2010" w:name="__Fieldmark__4314_2048093008"/>
      <w:bookmarkStart w:id="2011" w:name="__Fieldmark__11536_1777031281"/>
      <w:bookmarkStart w:id="2012" w:name="__Fieldmark__5618_2280461051"/>
      <w:bookmarkEnd w:id="2000"/>
      <w:bookmarkEnd w:id="2001"/>
      <w:bookmarkEnd w:id="2002"/>
      <w:bookmarkEnd w:id="2003"/>
      <w:bookmarkEnd w:id="2004"/>
      <w:r>
        <w:fldChar w:fldCharType="end"/>
      </w:r>
      <w:r>
        <w:fldChar w:fldCharType="begin"/>
      </w:r>
      <w:bookmarkStart w:id="2013" w:name="__Fieldmark__3850_3642959469"/>
      <w:bookmarkStart w:id="2014" w:name="__Fieldmark__3854_3642959469"/>
      <w:bookmarkStart w:id="2015" w:name="__Fieldmark__3972_527255555"/>
      <w:bookmarkStart w:id="2016" w:name="__Fieldmark__4317_2048093008"/>
      <w:bookmarkStart w:id="2017" w:name="__Fieldmark__5973_1561598236"/>
      <w:bookmarkStart w:id="2018" w:name="__Fieldmark__5210_908293503"/>
      <w:bookmarkStart w:id="2019" w:name="__Fieldmark__4332_2048093008"/>
      <w:bookmarkStart w:id="2020" w:name="__Fieldmark__11558_1777031281"/>
      <w:bookmarkStart w:id="2021" w:name="__Fieldmark__5644_2280461051"/>
      <w:bookmarkEnd w:id="2006"/>
      <w:bookmarkEnd w:id="2007"/>
      <w:bookmarkEnd w:id="2008"/>
      <w:bookmarkEnd w:id="2009"/>
      <w:bookmarkEnd w:id="2010"/>
      <w:bookmarkEnd w:id="2011"/>
      <w:bookmarkEnd w:id="2012"/>
      <w:bookmarkEnd w:id="2005"/>
      <w:bookmarkEnd w:id="1993"/>
      <w:bookmarkEnd w:id="1969"/>
      <w:bookmarkEnd w:id="1967"/>
      <w:bookmarkEnd w:id="2013"/>
      <w:bookmarkEnd w:id="2014"/>
      <w:bookmarkEnd w:id="2015"/>
      <w:bookmarkEnd w:id="2016"/>
      <w:r>
        <w:fldChar w:fldCharType="end"/>
      </w:r>
      <w:r>
        <w:fldChar w:fldCharType="begin"/>
      </w:r>
      <w:bookmarkStart w:id="2022" w:name="__Fieldmark__5984_1561598236"/>
      <w:bookmarkStart w:id="2023" w:name="__Fieldmark__5217_908293503"/>
      <w:bookmarkStart w:id="2024" w:name="__Fieldmark__4335_2048093008"/>
      <w:bookmarkStart w:id="2025" w:name="__Fieldmark__11563_1777031281"/>
      <w:bookmarkStart w:id="2026" w:name="__Fieldmark__5653_2280461051"/>
      <w:bookmarkEnd w:id="2017"/>
      <w:bookmarkEnd w:id="2018"/>
      <w:bookmarkEnd w:id="2019"/>
      <w:bookmarkEnd w:id="2020"/>
      <w:bookmarkEnd w:id="2021"/>
      <w:bookmarkEnd w:id="1999"/>
      <w:r>
        <w:fldChar w:fldCharType="end"/>
      </w:r>
      <w:r>
        <w:fldChar w:fldCharType="begin"/>
      </w:r>
      <w:bookmarkStart w:id="2027" w:name="__Fieldmark__5661_2280461051"/>
      <w:bookmarkStart w:id="2028" w:name="__Fieldmark__11567_1777031281"/>
      <w:bookmarkStart w:id="2029" w:name="__Fieldmark__4337_2048093008"/>
      <w:bookmarkStart w:id="2030" w:name="__Fieldmark__5223_908293503"/>
      <w:bookmarkStart w:id="2031" w:name="__Fieldmark__5994_1561598236"/>
      <w:bookmarkEnd w:id="2022"/>
      <w:bookmarkEnd w:id="2023"/>
      <w:bookmarkEnd w:id="2024"/>
      <w:bookmarkEnd w:id="2025"/>
      <w:bookmarkEnd w:id="2026"/>
      <w:r>
        <w:fldChar w:fldCharType="separate"/>
      </w:r>
      <w:r>
        <w:rPr>
          <w:rFonts w:cs="Times New Roman"/>
        </w:rPr>
        <w:t>0</w:t>
      </w:r>
      <w:bookmarkStart w:id="2032" w:name="__Fieldmark__5669_2280461051"/>
      <w:bookmarkStart w:id="2033" w:name="__Fieldmark__11571_1777031281"/>
      <w:bookmarkStart w:id="2034" w:name="__Fieldmark__4339_2048093008"/>
      <w:bookmarkStart w:id="2035" w:name="__Fieldmark__5229_908293503"/>
      <w:r>
        <w:rPr>
          <w:rFonts w:cs="Times New Roman"/>
        </w:rPr>
        <w:t>1</w:t>
      </w:r>
      <w:bookmarkStart w:id="2036" w:name="__Fieldmark__11575_1777031281"/>
      <w:bookmarkStart w:id="2037" w:name="__Fieldmark__4341_2048093008"/>
      <w:bookmarkStart w:id="2038" w:name="__Fieldmark__5235_908293503"/>
      <w:r>
        <w:rPr>
          <w:rFonts w:cs="Times New Roman"/>
        </w:rPr>
        <w:t>2</w:t>
      </w:r>
      <w:bookmarkStart w:id="2039" w:name="__Fieldmark__11580_1777031281"/>
      <w:bookmarkStart w:id="2040" w:name="__Fieldmark__4344_2048093008"/>
      <w:r>
        <w:rPr>
          <w:rFonts w:cs="Times New Roman"/>
        </w:rPr>
        <w:t xml:space="preserve">). </w:t>
      </w:r>
      <w:r>
        <w:fldChar w:fldCharType="end"/>
      </w:r>
      <w:bookmarkEnd w:id="1970"/>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r>
        <w:rPr>
          <w:rFonts w:cs="Times New Roman"/>
        </w:rPr>
        <w:t>We use a 1-dimensional (1</w:t>
      </w:r>
      <w:del w:id="2041" w:author="Elizabeth F" w:date="2017-11-02T16:31:00Z">
        <w:r>
          <w:rPr>
            <w:rFonts w:cs="Times New Roman"/>
          </w:rPr>
          <w:delText>-</w:delText>
        </w:r>
      </w:del>
      <w:r>
        <w:rPr>
          <w:rFonts w:cs="Times New Roman"/>
        </w:rPr>
        <w:t xml:space="preserve">D) finite element model, which is appropriate if a central concentration plateau is observed, which would suggest that </w:t>
      </w:r>
      <w:del w:id="2042" w:author="Elizabeth F" w:date="2017-11-02T16:31:00Z">
        <w:r>
          <w:rPr>
            <w:rFonts w:cs="Times New Roman"/>
          </w:rPr>
          <w:delText>hydrogen</w:delText>
        </w:r>
      </w:del>
      <w:ins w:id="2043" w:author="Elizabeth F" w:date="2017-11-02T16:31:00Z">
        <w:r>
          <w:rPr>
            <w:rFonts w:cs="Times New Roman"/>
          </w:rPr>
          <w:t>H</w:t>
        </w:r>
        <w:r>
          <w:rPr>
            <w:rFonts w:cs="Times New Roman"/>
            <w:vertAlign w:val="superscript"/>
          </w:rPr>
          <w:t>+</w:t>
        </w:r>
      </w:ins>
      <w:r>
        <w:rPr>
          <w:rFonts w:cs="Times New Roman"/>
        </w:rPr>
        <w:t xml:space="preserve"> diffusion has not reached the center of the crystal (</w:t>
      </w:r>
      <w:proofErr w:type="spellStart"/>
      <w:r>
        <w:rPr>
          <w:rFonts w:cs="Times New Roman"/>
        </w:rPr>
        <w:t>Thoraval</w:t>
      </w:r>
      <w:proofErr w:type="spellEnd"/>
      <w:r>
        <w:rPr>
          <w:rFonts w:cs="Times New Roman"/>
        </w:rPr>
        <w:t xml:space="preserve"> and </w:t>
      </w:r>
      <w:proofErr w:type="spellStart"/>
      <w:r>
        <w:rPr>
          <w:rFonts w:cs="Times New Roman"/>
        </w:rPr>
        <w:t>Demouchy</w:t>
      </w:r>
      <w:proofErr w:type="spellEnd"/>
      <w:r>
        <w:rPr>
          <w:rFonts w:cs="Times New Roman"/>
        </w:rPr>
        <w:t xml:space="preserve"> 2014, Shea et al. 2015). The concentration of </w:t>
      </w:r>
      <w:del w:id="2044" w:author="Elizabeth F" w:date="2017-11-02T16:31:00Z">
        <w:r>
          <w:rPr>
            <w:rFonts w:cs="Times New Roman"/>
          </w:rPr>
          <w:delText xml:space="preserve">hydrogen </w:delText>
        </w:r>
      </w:del>
      <w:ins w:id="2045" w:author="Elizabeth F" w:date="2017-11-02T16:31:00Z">
        <w:r>
          <w:rPr>
            <w:rFonts w:cs="Times New Roman"/>
          </w:rPr>
          <w:t>H</w:t>
        </w:r>
        <w:r>
          <w:rPr>
            <w:rFonts w:cs="Times New Roman"/>
            <w:vertAlign w:val="superscript"/>
          </w:rPr>
          <w:t>+</w:t>
        </w:r>
        <w:r>
          <w:rPr>
            <w:rFonts w:cs="Times New Roman"/>
          </w:rPr>
          <w:t xml:space="preserve"> </w:t>
        </w:r>
      </w:ins>
      <w:r>
        <w:rPr>
          <w:rFonts w:cs="Times New Roman"/>
        </w:rPr>
        <w:t xml:space="preserve">dissolved in olivine in equilibrium with the degassing magma, i.e., the boundary condition at the exterior edge of the crystal, is calculated at each time step with a partition coefficient </w:t>
      </w:r>
      <w:proofErr w:type="spellStart"/>
      <w:r>
        <w:rPr>
          <w:rFonts w:cs="Times New Roman"/>
        </w:rPr>
        <w:t>K</w:t>
      </w:r>
      <w:r>
        <w:rPr>
          <w:rFonts w:cs="Times New Roman"/>
          <w:vertAlign w:val="subscript"/>
        </w:rPr>
        <w:t>d</w:t>
      </w:r>
      <w:proofErr w:type="spellEnd"/>
      <w:r>
        <w:rPr>
          <w:rFonts w:cs="Times New Roman"/>
        </w:rPr>
        <w:t xml:space="preserve">. The diffusivity of </w:t>
      </w:r>
      <w:del w:id="2046" w:author="Elizabeth F" w:date="2017-11-02T16:31:00Z">
        <w:r>
          <w:rPr>
            <w:rFonts w:cs="Times New Roman"/>
          </w:rPr>
          <w:delText>hydrogen</w:delText>
        </w:r>
      </w:del>
      <w:ins w:id="2047" w:author="Elizabeth F" w:date="2017-11-02T16:31:00Z">
        <w:r>
          <w:rPr>
            <w:rFonts w:cs="Times New Roman"/>
          </w:rPr>
          <w:t>H</w:t>
        </w:r>
        <w:r>
          <w:rPr>
            <w:rFonts w:cs="Times New Roman"/>
            <w:vertAlign w:val="superscript"/>
          </w:rPr>
          <w:t>+</w:t>
        </w:r>
      </w:ins>
      <w:r>
        <w:rPr>
          <w:rFonts w:cs="Times New Roman"/>
        </w:rPr>
        <w:t>, the magma decompression rate (</w:t>
      </w:r>
      <w:proofErr w:type="spellStart"/>
      <w:r>
        <w:rPr>
          <w:rFonts w:cs="Times New Roman"/>
        </w:rPr>
        <w:t>dP</w:t>
      </w:r>
      <w:proofErr w:type="spellEnd"/>
      <w:r>
        <w:rPr>
          <w:rFonts w:cs="Times New Roman"/>
        </w:rPr>
        <w:t>/</w:t>
      </w:r>
      <w:proofErr w:type="spellStart"/>
      <w:r>
        <w:rPr>
          <w:rFonts w:cs="Times New Roman"/>
        </w:rPr>
        <w:t>dt</w:t>
      </w:r>
      <w:proofErr w:type="spellEnd"/>
      <w:r>
        <w:rPr>
          <w:rFonts w:cs="Times New Roman"/>
        </w:rPr>
        <w:t xml:space="preserve">), and the partition coefficient are treated as free parameters in the model. Best-fit values of these parameters </w:t>
      </w:r>
      <w:del w:id="2048" w:author="Elizabeth F" w:date="2017-11-02T16:32:00Z">
        <w:r>
          <w:rPr>
            <w:rFonts w:cs="Times New Roman"/>
          </w:rPr>
          <w:delText>a</w:delText>
        </w:r>
      </w:del>
      <w:ins w:id="2049" w:author="Elizabeth F" w:date="2017-11-02T16:32:00Z">
        <w:r>
          <w:rPr>
            <w:rFonts w:cs="Times New Roman"/>
          </w:rPr>
          <w:t>we</w:t>
        </w:r>
      </w:ins>
      <w:r>
        <w:rPr>
          <w:rFonts w:cs="Times New Roman"/>
        </w:rPr>
        <w:t xml:space="preserve">re determined via </w:t>
      </w:r>
      <w:proofErr w:type="gramStart"/>
      <w:r>
        <w:rPr>
          <w:rFonts w:cs="Times New Roman"/>
        </w:rPr>
        <w:t>least-squares</w:t>
      </w:r>
      <w:proofErr w:type="gramEnd"/>
      <w:r>
        <w:rPr>
          <w:rFonts w:cs="Times New Roman"/>
        </w:rPr>
        <w:t xml:space="preserve"> fitting to 20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w:t>
      </w:r>
      <w:proofErr w:type="spellStart"/>
      <w:r>
        <w:rPr>
          <w:rFonts w:cs="Times New Roman"/>
        </w:rPr>
        <w:t>devation</w:t>
      </w:r>
      <w:proofErr w:type="spellEnd"/>
      <w:r>
        <w:rPr>
          <w:rFonts w:cs="Times New Roman"/>
        </w:rPr>
        <w:t xml:space="preserve"> of 0.35 ppm H</w:t>
      </w:r>
      <w:r>
        <w:rPr>
          <w:rFonts w:cs="Times New Roman"/>
          <w:vertAlign w:val="subscript"/>
        </w:rPr>
        <w:t>2</w:t>
      </w:r>
      <w:r>
        <w:rPr>
          <w:rFonts w:cs="Times New Roman"/>
        </w:rPr>
        <w:t>O. The least-squares minimization was performed using the ‘</w:t>
      </w:r>
      <w:proofErr w:type="spellStart"/>
      <w:r>
        <w:rPr>
          <w:rFonts w:cs="Times New Roman"/>
        </w:rPr>
        <w:t>fminsearch</w:t>
      </w:r>
      <w:proofErr w:type="spellEnd"/>
      <w:r>
        <w:rPr>
          <w:rFonts w:cs="Times New Roman"/>
        </w:rPr>
        <w:t xml:space="preserve">’ MATLAB function. Starting values of D, </w:t>
      </w:r>
      <w:proofErr w:type="spellStart"/>
      <w:r>
        <w:rPr>
          <w:rFonts w:cs="Times New Roman"/>
        </w:rPr>
        <w:t>dP</w:t>
      </w:r>
      <w:proofErr w:type="spellEnd"/>
      <w:r>
        <w:rPr>
          <w:rFonts w:cs="Times New Roman"/>
        </w:rPr>
        <w:t>/</w:t>
      </w:r>
      <w:proofErr w:type="spellStart"/>
      <w:r>
        <w:rPr>
          <w:rFonts w:cs="Times New Roman"/>
        </w:rPr>
        <w:t>dt</w:t>
      </w:r>
      <w:proofErr w:type="spellEnd"/>
      <w:r>
        <w:rPr>
          <w:rFonts w:cs="Times New Roman"/>
        </w:rPr>
        <w:t xml:space="preserve">, and </w:t>
      </w:r>
      <w:proofErr w:type="spellStart"/>
      <w:r>
        <w:rPr>
          <w:rFonts w:cs="Times New Roman"/>
        </w:rPr>
        <w:t>K</w:t>
      </w:r>
      <w:r>
        <w:rPr>
          <w:rFonts w:cs="Times New Roman"/>
          <w:vertAlign w:val="subscript"/>
        </w:rPr>
        <w:t>d</w:t>
      </w:r>
      <w:proofErr w:type="spellEnd"/>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 xml:space="preserve">/s) &lt; -10.5; 0.045 &lt; </w:t>
      </w:r>
      <w:proofErr w:type="spellStart"/>
      <w:r>
        <w:rPr>
          <w:rFonts w:cs="Times New Roman"/>
        </w:rPr>
        <w:t>dP</w:t>
      </w:r>
      <w:proofErr w:type="spellEnd"/>
      <w:r>
        <w:rPr>
          <w:rFonts w:cs="Times New Roman"/>
        </w:rPr>
        <w:t>/</w:t>
      </w:r>
      <w:proofErr w:type="spellStart"/>
      <w:r>
        <w:rPr>
          <w:rFonts w:cs="Times New Roman"/>
        </w:rPr>
        <w:t>dt</w:t>
      </w:r>
      <w:proofErr w:type="spellEnd"/>
      <w:r>
        <w:rPr>
          <w:rFonts w:cs="Times New Roman"/>
        </w:rPr>
        <w:t xml:space="preserve"> (</w:t>
      </w:r>
      <w:proofErr w:type="spellStart"/>
      <w:r>
        <w:rPr>
          <w:rFonts w:cs="Times New Roman"/>
        </w:rPr>
        <w:t>MPa</w:t>
      </w:r>
      <w:proofErr w:type="spellEnd"/>
      <w:r>
        <w:rPr>
          <w:rFonts w:cs="Times New Roman"/>
        </w:rPr>
        <w:t xml:space="preserve">/s) &lt; 0.055; </w:t>
      </w:r>
      <w:proofErr w:type="gramStart"/>
      <w:r>
        <w:rPr>
          <w:rFonts w:cs="Times New Roman"/>
        </w:rPr>
        <w:t>and  0.0012</w:t>
      </w:r>
      <w:proofErr w:type="gramEnd"/>
      <w:r>
        <w:rPr>
          <w:rFonts w:cs="Times New Roman"/>
        </w:rPr>
        <w:t xml:space="preserve"> &lt; </w:t>
      </w:r>
      <w:proofErr w:type="spellStart"/>
      <w:r>
        <w:rPr>
          <w:rFonts w:cs="Times New Roman"/>
        </w:rPr>
        <w:t>K</w:t>
      </w:r>
      <w:r>
        <w:rPr>
          <w:rFonts w:cs="Times New Roman"/>
          <w:vertAlign w:val="subscript"/>
        </w:rPr>
        <w:t>d</w:t>
      </w:r>
      <w:proofErr w:type="spellEnd"/>
      <w:r>
        <w:rPr>
          <w:rFonts w:cs="Times New Roman"/>
          <w:vertAlign w:val="subscript"/>
        </w:rPr>
        <w:t xml:space="preserve"> </w:t>
      </w:r>
      <w:r>
        <w:rPr>
          <w:rFonts w:cs="Times New Roman"/>
        </w:rPr>
        <w:t xml:space="preserve">&lt; 0.0017. </w:t>
      </w:r>
    </w:p>
    <w:p w14:paraId="69EBD591" w14:textId="77777777" w:rsidR="00401795" w:rsidRDefault="008A2967">
      <w:pPr>
        <w:pStyle w:val="Heading1"/>
      </w:pPr>
      <w:r>
        <w:t>Results</w:t>
      </w:r>
    </w:p>
    <w:p w14:paraId="176D1D88" w14:textId="77777777" w:rsidR="00401795" w:rsidRDefault="008A2967">
      <w:pPr>
        <w:pStyle w:val="Heading2"/>
      </w:pPr>
      <w:r>
        <w:t>Characterization of the starting material</w:t>
      </w:r>
    </w:p>
    <w:p w14:paraId="50129590" w14:textId="77777777" w:rsidR="00401795" w:rsidRDefault="008A2967">
      <w: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050" w:name="__Fieldmark__6043_1561598236"/>
      <w:r>
        <w:t>(</w:t>
      </w:r>
      <w:bookmarkStart w:id="2051" w:name="__Fieldmark__5707_2280461051"/>
      <w:r>
        <w:t>R</w:t>
      </w:r>
      <w:bookmarkStart w:id="2052" w:name="__Fieldmark__5264_908293503"/>
      <w:r>
        <w:t>u</w:t>
      </w:r>
      <w:bookmarkStart w:id="2053" w:name="__Fieldmark__11603_1777031281"/>
      <w:r>
        <w:t>p</w:t>
      </w:r>
      <w:bookmarkStart w:id="2054" w:name="__Fieldmark__4372_2048093008"/>
      <w:r>
        <w:t>r</w:t>
      </w:r>
      <w:bookmarkStart w:id="2055" w:name="__Fieldmark__4001_527255555"/>
      <w:r>
        <w:t>e</w:t>
      </w:r>
      <w:bookmarkStart w:id="2056" w:name="__Fieldmark__3898_3642959469"/>
      <w:r>
        <w:t>c</w:t>
      </w:r>
      <w:bookmarkStart w:id="2057" w:name="__Fieldmark__3542_2362112943"/>
      <w:r>
        <w:t>h</w:t>
      </w:r>
      <w:bookmarkStart w:id="2058" w:name="__Fieldmark__3437_2049629825"/>
      <w:r>
        <w:t>t</w:t>
      </w:r>
      <w:bookmarkStart w:id="2059" w:name="__Fieldmark__3332_687217606"/>
      <w:r>
        <w:t xml:space="preserve"> </w:t>
      </w:r>
      <w:bookmarkStart w:id="2060" w:name="__Fieldmark__3227_2209115713"/>
      <w:r>
        <w:t>a</w:t>
      </w:r>
      <w:bookmarkStart w:id="2061" w:name="__Fieldmark__3124_1105856583"/>
      <w:r>
        <w:t>n</w:t>
      </w:r>
      <w:bookmarkStart w:id="2062" w:name="__Fieldmark__3016_1929513578"/>
      <w:r>
        <w:t>d</w:t>
      </w:r>
      <w:bookmarkStart w:id="2063" w:name="__Fieldmark__2911_739104655"/>
      <w:r>
        <w:t xml:space="preserve"> </w:t>
      </w:r>
      <w:bookmarkStart w:id="2064" w:name="__Fieldmark__2803_462321902"/>
      <w:r>
        <w:t>P</w:t>
      </w:r>
      <w:bookmarkStart w:id="2065" w:name="__Fieldmark__2693_948816634"/>
      <w:r>
        <w:t>l</w:t>
      </w:r>
      <w:bookmarkStart w:id="2066" w:name="__Fieldmark__2583_2312622389"/>
      <w:r>
        <w:t>a</w:t>
      </w:r>
      <w:bookmarkStart w:id="2067" w:name="__Fieldmark__2472_2161409428"/>
      <w:r>
        <w:t>n</w:t>
      </w:r>
      <w:bookmarkStart w:id="2068" w:name="__Fieldmark__2359_188299688"/>
      <w:r>
        <w:t>k</w:t>
      </w:r>
      <w:bookmarkStart w:id="2069" w:name="__Fieldmark__2245_1216455718"/>
      <w:r>
        <w:t xml:space="preserve"> </w:t>
      </w:r>
      <w:bookmarkStart w:id="2070" w:name="__Fieldmark__2131_649753871"/>
      <w:r>
        <w:t>2</w:t>
      </w:r>
      <w:bookmarkStart w:id="2071" w:name="__Fieldmark__2021_2534479100"/>
      <w:r>
        <w:t>0</w:t>
      </w:r>
      <w:bookmarkStart w:id="2072" w:name="__Fieldmark__1906_1692434574"/>
      <w:r>
        <w:t>1</w:t>
      </w:r>
      <w:bookmarkStart w:id="2073" w:name="__Fieldmark__1791_148202576"/>
      <w:r>
        <w:t>3</w:t>
      </w:r>
      <w:bookmarkStart w:id="2074" w:name="__Fieldmark__3248_2994147849"/>
      <w:r>
        <w:t>;</w:t>
      </w:r>
      <w:bookmarkStart w:id="2075" w:name="__Fieldmark__1560_3231691474"/>
      <w:r>
        <w:t xml:space="preserve"> </w:t>
      </w:r>
      <w:bookmarkStart w:id="2076" w:name="__Fieldmark__1444_3149341642"/>
      <w:r>
        <w:t>F</w:t>
      </w:r>
      <w:bookmarkStart w:id="2077" w:name="__Fieldmark__1328_4213078475"/>
      <w:r>
        <w:t>e</w:t>
      </w:r>
      <w:bookmarkStart w:id="2078" w:name="__Fieldmark__1212_4019975519"/>
      <w:r>
        <w:t>r</w:t>
      </w:r>
      <w:bookmarkStart w:id="2079" w:name="__Fieldmark__1099_3852820974"/>
      <w:r>
        <w:t>g</w:t>
      </w:r>
      <w:bookmarkStart w:id="2080" w:name="__Fieldmark__983_3917936936"/>
      <w:r>
        <w:t>u</w:t>
      </w:r>
      <w:bookmarkStart w:id="2081" w:name="__Fieldmark__867_3265051427"/>
      <w:r>
        <w:t>s</w:t>
      </w:r>
      <w:bookmarkStart w:id="2082" w:name="__Fieldmark__751_837005789"/>
      <w:r>
        <w:t>o</w:t>
      </w:r>
      <w:bookmarkStart w:id="2083" w:name="__Fieldmark__635_3470823330"/>
      <w:r>
        <w:t>n</w:t>
      </w:r>
      <w:bookmarkStart w:id="2084" w:name="__Fieldmark__519_2630548144"/>
      <w:r>
        <w:t xml:space="preserve"> </w:t>
      </w:r>
      <w:bookmarkStart w:id="2085" w:name="__Fieldmark__2801_2304565098"/>
      <w:r>
        <w:t>e</w:t>
      </w:r>
      <w:bookmarkStart w:id="2086" w:name="__Fieldmark__758_2304565098"/>
      <w:r>
        <w:t>t al. 2016)</w:t>
      </w:r>
      <w:r>
        <w:fldChar w:fldCharType="end"/>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r>
        <w:t xml:space="preserve"> with somewhat lower </w:t>
      </w:r>
      <w:proofErr w:type="spellStart"/>
      <w:r>
        <w:t>forsterite</w:t>
      </w:r>
      <w:proofErr w:type="spellEnd"/>
      <w:r>
        <w:t xml:space="preserve"> numbers: 87.7</w:t>
      </w:r>
      <w:r>
        <w:rPr>
          <w:rFonts w:cstheme="minorHAnsi"/>
        </w:rPr>
        <w:t>±</w:t>
      </w:r>
      <w:r>
        <w:t>0.2 in SC1-2 and 86.2</w:t>
      </w:r>
      <w:r>
        <w:rPr>
          <w:rFonts w:cstheme="minorHAnsi"/>
        </w:rPr>
        <w:t>±</w:t>
      </w:r>
      <w:r>
        <w:t>0.2 in Kiki</w:t>
      </w:r>
      <w:ins w:id="2087" w:author="Elizabeth F" w:date="2017-11-02T16:15:00Z">
        <w:r>
          <w:t xml:space="preserve"> (detailed traverse information and standard</w:t>
        </w:r>
      </w:ins>
      <w:ins w:id="2088" w:author="Elizabeth F" w:date="2017-11-02T16:16:00Z">
        <w:r>
          <w:t xml:space="preserve"> measurements are in the Supplemental Tables)</w:t>
        </w:r>
      </w:ins>
      <w:r>
        <w:t>. The San Carlos olivine used in previous H</w:t>
      </w:r>
      <w:ins w:id="2089" w:author="Elizabeth F" w:date="2017-11-02T16:33:00Z">
        <w:r>
          <w:rPr>
            <w:vertAlign w:val="superscript"/>
          </w:rPr>
          <w:t>+</w:t>
        </w:r>
      </w:ins>
      <w:r>
        <w:t xml:space="preserve"> diffusion experiments had a reported approximate composition with </w:t>
      </w:r>
      <w:proofErr w:type="spellStart"/>
      <w:r>
        <w:t>forsterite</w:t>
      </w:r>
      <w:proofErr w:type="spellEnd"/>
      <w:r>
        <w:t xml:space="preserv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090" w:name="__Fieldmark__6194_1561598236"/>
      <w:r>
        <w:t>(</w:t>
      </w:r>
      <w:bookmarkStart w:id="2091" w:name="__Fieldmark__5854_2280461051"/>
      <w:r>
        <w:t>M</w:t>
      </w:r>
      <w:bookmarkStart w:id="2092" w:name="__Fieldmark__5407_908293503"/>
      <w:r>
        <w:t>a</w:t>
      </w:r>
      <w:bookmarkStart w:id="2093" w:name="__Fieldmark__11742_1777031281"/>
      <w:r>
        <w:t>c</w:t>
      </w:r>
      <w:bookmarkStart w:id="2094" w:name="__Fieldmark__4507_2048093008"/>
      <w:r>
        <w:t>k</w:t>
      </w:r>
      <w:bookmarkStart w:id="2095" w:name="__Fieldmark__4132_527255555"/>
      <w:r>
        <w:t>w</w:t>
      </w:r>
      <w:bookmarkStart w:id="2096" w:name="__Fieldmark__4025_3642959469"/>
      <w:r>
        <w:t>e</w:t>
      </w:r>
      <w:bookmarkStart w:id="2097" w:name="__Fieldmark__3665_2362112943"/>
      <w:r>
        <w:t>l</w:t>
      </w:r>
      <w:bookmarkStart w:id="2098" w:name="__Fieldmark__3556_2049629825"/>
      <w:r>
        <w:t>l</w:t>
      </w:r>
      <w:bookmarkStart w:id="2099" w:name="__Fieldmark__3447_687217606"/>
      <w:r>
        <w:t xml:space="preserve"> </w:t>
      </w:r>
      <w:bookmarkStart w:id="2100" w:name="__Fieldmark__3338_2209115713"/>
      <w:r>
        <w:t>a</w:t>
      </w:r>
      <w:bookmarkStart w:id="2101" w:name="__Fieldmark__3231_1105856583"/>
      <w:r>
        <w:t>n</w:t>
      </w:r>
      <w:bookmarkStart w:id="2102" w:name="__Fieldmark__3119_1929513578"/>
      <w:r>
        <w:t>d</w:t>
      </w:r>
      <w:bookmarkStart w:id="2103" w:name="__Fieldmark__3010_739104655"/>
      <w:r>
        <w:t xml:space="preserve"> </w:t>
      </w:r>
      <w:bookmarkStart w:id="2104" w:name="__Fieldmark__2898_462321902"/>
      <w:r>
        <w:t>K</w:t>
      </w:r>
      <w:bookmarkStart w:id="2105" w:name="__Fieldmark__2784_948816634"/>
      <w:r>
        <w:t>o</w:t>
      </w:r>
      <w:bookmarkStart w:id="2106" w:name="__Fieldmark__2670_2312622389"/>
      <w:r>
        <w:t>h</w:t>
      </w:r>
      <w:bookmarkStart w:id="2107" w:name="__Fieldmark__2555_2161409428"/>
      <w:r>
        <w:t>l</w:t>
      </w:r>
      <w:bookmarkStart w:id="2108" w:name="__Fieldmark__2438_188299688"/>
      <w:r>
        <w:t>s</w:t>
      </w:r>
      <w:bookmarkStart w:id="2109" w:name="__Fieldmark__2320_1216455718"/>
      <w:r>
        <w:t>t</w:t>
      </w:r>
      <w:bookmarkStart w:id="2110" w:name="__Fieldmark__2202_649753871"/>
      <w:r>
        <w:t>e</w:t>
      </w:r>
      <w:bookmarkStart w:id="2111" w:name="__Fieldmark__2088_2534479100"/>
      <w:r>
        <w:t>d</w:t>
      </w:r>
      <w:bookmarkStart w:id="2112" w:name="__Fieldmark__1969_1692434574"/>
      <w:r>
        <w:t>t</w:t>
      </w:r>
      <w:bookmarkStart w:id="2113" w:name="__Fieldmark__1850_148202576"/>
      <w:r>
        <w:t xml:space="preserve"> </w:t>
      </w:r>
      <w:bookmarkStart w:id="2114" w:name="__Fieldmark__3303_2994147849"/>
      <w:r>
        <w:t>1</w:t>
      </w:r>
      <w:bookmarkStart w:id="2115" w:name="__Fieldmark__1611_3231691474"/>
      <w:r>
        <w:t>9</w:t>
      </w:r>
      <w:bookmarkStart w:id="2116" w:name="__Fieldmark__1491_3149341642"/>
      <w:r>
        <w:t>9</w:t>
      </w:r>
      <w:bookmarkStart w:id="2117" w:name="__Fieldmark__1371_4213078475"/>
      <w:r>
        <w:t>0</w:t>
      </w:r>
      <w:bookmarkStart w:id="2118" w:name="__Fieldmark__1251_4019975519"/>
      <w:r>
        <w:t>)</w:t>
      </w:r>
      <w:bookmarkStart w:id="2119" w:name="__Fieldmark__1134_3852820974"/>
      <w:r>
        <w:fldChar w:fldCharType="end"/>
      </w:r>
      <w:bookmarkStart w:id="2120" w:name="__Fieldmark__894_3265051427"/>
      <w:bookmarkStart w:id="2121" w:name="__Fieldmark__654_3470823330"/>
      <w:bookmarkStart w:id="2122" w:name="__Fieldmark__2812_2304565098"/>
      <w:bookmarkStart w:id="2123" w:name="__Fieldmark__770_2304565098"/>
      <w:bookmarkStart w:id="2124" w:name="__Fieldmark__534_2630548144"/>
      <w:bookmarkStart w:id="2125" w:name="__Fieldmark__774_837005789"/>
      <w:bookmarkStart w:id="2126" w:name="__Fieldmark__1014_3917936936"/>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r>
        <w:t xml:space="preserve">. This large difference in </w:t>
      </w:r>
      <w:proofErr w:type="spellStart"/>
      <w:r>
        <w:t>forsterite</w:t>
      </w:r>
      <w:proofErr w:type="spellEnd"/>
      <w:r>
        <w:t xml:space="preserve"> content suggests that the San Carlos olivine that we are using came from a different xenolith than the samples used in previous work. The initial water concentration was estimated from the polarized FTIR measurements and baselines shown in </w:t>
      </w:r>
      <w:r>
        <w:fldChar w:fldCharType="begin"/>
      </w:r>
      <w:r>
        <w:instrText>REF _Ref490060168 \h</w:instrText>
      </w:r>
      <w:r>
        <w:fldChar w:fldCharType="separate"/>
      </w:r>
      <w:r>
        <w:t>Figure 2</w:t>
      </w:r>
      <w:r>
        <w:fldChar w:fldCharType="end"/>
      </w:r>
      <w:r>
        <w:t xml:space="preserve"> using both the Bell calibration and the Withers calibration and also by </w:t>
      </w:r>
      <w:proofErr w:type="spellStart"/>
      <w:r>
        <w:t>nanoSIMS</w:t>
      </w:r>
      <w:proofErr w:type="spellEnd"/>
      <w:r>
        <w:t xml:space="preserve"> (</w:t>
      </w:r>
      <w:r>
        <w:fldChar w:fldCharType="begin"/>
      </w:r>
      <w:r>
        <w:instrText>REF _Ref482181791 \h</w:instrText>
      </w:r>
      <w:r>
        <w:fldChar w:fldCharType="separate"/>
      </w:r>
      <w:r>
        <w:t>Table 2</w:t>
      </w:r>
      <w:r>
        <w:fldChar w:fldCharType="end"/>
      </w:r>
      <w:r>
        <w:t>). These three estimates were averaged to produce initial</w:t>
      </w:r>
      <w:del w:id="2127" w:author="Elizabeth F" w:date="2017-11-02T16:33:00Z">
        <w:r>
          <w:delText xml:space="preserve"> water</w:delText>
        </w:r>
      </w:del>
      <w:ins w:id="2128" w:author="Elizabeth F" w:date="2017-11-02T16:33:00Z">
        <w:r>
          <w:t xml:space="preserve"> H</w:t>
        </w:r>
        <w:r>
          <w:rPr>
            <w:vertAlign w:val="superscript"/>
          </w:rPr>
          <w:t>+</w:t>
        </w:r>
      </w:ins>
      <w:r>
        <w:t xml:space="preserve"> concentration estimates of 15</w:t>
      </w:r>
      <w:r>
        <w:rPr>
          <w:rFonts w:cstheme="minorHAnsi"/>
        </w:rPr>
        <w:t>±</w:t>
      </w:r>
      <w:r>
        <w:t>2 ppm H</w:t>
      </w:r>
      <w:r>
        <w:rPr>
          <w:vertAlign w:val="subscript"/>
        </w:rPr>
        <w:t>2</w:t>
      </w:r>
      <w:r>
        <w:t xml:space="preserve">O in the Kilauea </w:t>
      </w:r>
      <w:proofErr w:type="spellStart"/>
      <w:r>
        <w:t>Iki</w:t>
      </w:r>
      <w:proofErr w:type="spellEnd"/>
      <w:r>
        <w:t xml:space="preserve"> olivine and 4</w:t>
      </w:r>
      <w:r>
        <w:rPr>
          <w:rFonts w:cstheme="minorHAnsi"/>
        </w:rPr>
        <w:t>±</w:t>
      </w:r>
      <w:r>
        <w:t>1 ppm H</w:t>
      </w:r>
      <w:r>
        <w:rPr>
          <w:vertAlign w:val="subscript"/>
        </w:rPr>
        <w:t>2</w:t>
      </w:r>
      <w: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129" w:name="__Fieldmark__6348_1561598236"/>
      <w:r>
        <w:t>(</w:t>
      </w:r>
      <w:bookmarkStart w:id="2130" w:name="__Fieldmark__6005_2280461051"/>
      <w:r>
        <w:t>P</w:t>
      </w:r>
      <w:bookmarkStart w:id="2131" w:name="__Fieldmark__5555_908293503"/>
      <w:r>
        <w:t>e</w:t>
      </w:r>
      <w:bookmarkStart w:id="2132" w:name="__Fieldmark__11887_1777031281"/>
      <w:r>
        <w:t>s</w:t>
      </w:r>
      <w:bookmarkStart w:id="2133" w:name="__Fieldmark__4649_2048093008"/>
      <w:r>
        <w:t>l</w:t>
      </w:r>
      <w:bookmarkStart w:id="2134" w:name="__Fieldmark__4271_527255555"/>
      <w:r>
        <w:t>i</w:t>
      </w:r>
      <w:bookmarkStart w:id="2135" w:name="__Fieldmark__4161_3642959469"/>
      <w:r>
        <w:t>e</w:t>
      </w:r>
      <w:bookmarkStart w:id="2136" w:name="__Fieldmark__3798_2362112943"/>
      <w:r>
        <w:t>r</w:t>
      </w:r>
      <w:bookmarkStart w:id="2137" w:name="__Fieldmark__3685_2049629825"/>
      <w:r>
        <w:t xml:space="preserve"> </w:t>
      </w:r>
      <w:bookmarkStart w:id="2138" w:name="__Fieldmark__3572_687217606"/>
      <w:r>
        <w:t>a</w:t>
      </w:r>
      <w:bookmarkStart w:id="2139" w:name="__Fieldmark__3459_2209115713"/>
      <w:r>
        <w:t>n</w:t>
      </w:r>
      <w:bookmarkStart w:id="2140" w:name="__Fieldmark__3348_1105856583"/>
      <w:r>
        <w:t>d</w:t>
      </w:r>
      <w:bookmarkStart w:id="2141" w:name="__Fieldmark__3232_1929513578"/>
      <w:r>
        <w:t xml:space="preserve"> </w:t>
      </w:r>
      <w:bookmarkStart w:id="2142" w:name="__Fieldmark__3119_739104655"/>
      <w:r>
        <w:t>L</w:t>
      </w:r>
      <w:bookmarkStart w:id="2143" w:name="__Fieldmark__3003_462321902"/>
      <w:r>
        <w:t>u</w:t>
      </w:r>
      <w:bookmarkStart w:id="2144" w:name="__Fieldmark__2885_948816634"/>
      <w:r>
        <w:t>h</w:t>
      </w:r>
      <w:bookmarkStart w:id="2145" w:name="__Fieldmark__2767_2312622389"/>
      <w:r>
        <w:t>r</w:t>
      </w:r>
      <w:bookmarkStart w:id="2146" w:name="__Fieldmark__2648_2161409428"/>
      <w:r>
        <w:t xml:space="preserve"> </w:t>
      </w:r>
      <w:bookmarkStart w:id="2147" w:name="__Fieldmark__2527_188299688"/>
      <w:r>
        <w:t>2</w:t>
      </w:r>
      <w:bookmarkStart w:id="2148" w:name="__Fieldmark__2405_1216455718"/>
      <w:r>
        <w:t>0</w:t>
      </w:r>
      <w:bookmarkStart w:id="2149" w:name="__Fieldmark__2283_649753871"/>
      <w:r>
        <w:t>0</w:t>
      </w:r>
      <w:bookmarkStart w:id="2150" w:name="__Fieldmark__2165_2534479100"/>
      <w:r>
        <w:t>6</w:t>
      </w:r>
      <w:bookmarkStart w:id="2151" w:name="__Fieldmark__2042_1692434574"/>
      <w:r>
        <w:t>;</w:t>
      </w:r>
      <w:bookmarkStart w:id="2152" w:name="__Fieldmark__1919_148202576"/>
      <w:r>
        <w:t xml:space="preserve"> </w:t>
      </w:r>
      <w:bookmarkStart w:id="2153" w:name="__Fieldmark__3368_2994147849"/>
      <w:r>
        <w:t>K</w:t>
      </w:r>
      <w:bookmarkStart w:id="2154" w:name="__Fieldmark__1672_3231691474"/>
      <w:r>
        <w:t>u</w:t>
      </w:r>
      <w:bookmarkStart w:id="2155" w:name="__Fieldmark__1548_3149341642"/>
      <w:r>
        <w:t>r</w:t>
      </w:r>
      <w:bookmarkStart w:id="2156" w:name="__Fieldmark__1424_4213078475"/>
      <w:r>
        <w:t>o</w:t>
      </w:r>
      <w:bookmarkStart w:id="2157" w:name="__Fieldmark__1300_4019975519"/>
      <w:r>
        <w:t>s</w:t>
      </w:r>
      <w:bookmarkStart w:id="2158" w:name="__Fieldmark__1179_3852820974"/>
      <w:r>
        <w:t>a</w:t>
      </w:r>
      <w:bookmarkStart w:id="2159" w:name="__Fieldmark__1055_3917936936"/>
      <w:r>
        <w:t>w</w:t>
      </w:r>
      <w:bookmarkStart w:id="2160" w:name="__Fieldmark__931_3265051427"/>
      <w:r>
        <w:t>a</w:t>
      </w:r>
      <w:bookmarkStart w:id="2161" w:name="__Fieldmark__807_837005789"/>
      <w:r>
        <w:t>,</w:t>
      </w:r>
      <w:bookmarkStart w:id="2162" w:name="__Fieldmark__683_3470823330"/>
      <w:r>
        <w:t xml:space="preserve"> </w:t>
      </w:r>
      <w:bookmarkStart w:id="2163" w:name="__Fieldmark__561_2630548144"/>
      <w:r>
        <w:t>Y</w:t>
      </w:r>
      <w:bookmarkStart w:id="2164" w:name="__Fieldmark__2833_2304565098"/>
      <w:r>
        <w:t>u</w:t>
      </w:r>
      <w:bookmarkStart w:id="2165" w:name="__Fieldmark__799_2304565098"/>
      <w:r>
        <w:t>rimoto, and Sueno 1997)</w:t>
      </w:r>
      <w:r>
        <w:fldChar w:fldCharType="end"/>
      </w:r>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r>
        <w:rPr>
          <w:b/>
        </w:rPr>
        <w:t xml:space="preserve">. </w:t>
      </w:r>
      <w:r>
        <w:t xml:space="preserve">The </w:t>
      </w:r>
      <w:del w:id="2166" w:author="Elizabeth F" w:date="2017-11-02T16:34:00Z">
        <w:r>
          <w:delText>hydrogen</w:delText>
        </w:r>
      </w:del>
      <w:ins w:id="2167" w:author="Elizabeth F" w:date="2017-11-02T16:34:00Z">
        <w:r>
          <w:t>H</w:t>
        </w:r>
        <w:r>
          <w:rPr>
            <w:vertAlign w:val="superscript"/>
          </w:rPr>
          <w:t>+</w:t>
        </w:r>
      </w:ins>
      <w:r>
        <w:t xml:space="preserve"> concentration in the Kilauea </w:t>
      </w:r>
      <w:proofErr w:type="spellStart"/>
      <w:r>
        <w:t>Iki</w:t>
      </w:r>
      <w:proofErr w:type="spellEnd"/>
      <w:r>
        <w:t xml:space="preserve"> sample, for which the low rims had been polished off to prepare the sample as a rectangular parallelepiped, was homogeneous by both SIMS and FTIR. </w:t>
      </w:r>
    </w:p>
    <w:p w14:paraId="7400A720" w14:textId="77777777" w:rsidR="00401795" w:rsidRDefault="008A2967">
      <w:r>
        <w:t xml:space="preserve">Several different O-H </w:t>
      </w:r>
      <w:ins w:id="2168" w:author="Elizabeth F" w:date="2017-11-02T16:34:00Z">
        <w:r>
          <w:t xml:space="preserve">absorption </w:t>
        </w:r>
      </w:ins>
      <w:r>
        <w:t xml:space="preserve">peaks were observed in </w:t>
      </w:r>
      <w:ins w:id="2169" w:author="Elizabeth F" w:date="2017-11-02T16:34:00Z">
        <w:r>
          <w:t xml:space="preserve">FTIR profiles of </w:t>
        </w:r>
      </w:ins>
      <w:r>
        <w:t>the initial materials. The prominent peaks at wavenumbers 3525 and 3573 cm</w:t>
      </w:r>
      <w:r>
        <w:rPr>
          <w:vertAlign w:val="superscript"/>
        </w:rPr>
        <w:t>-1</w:t>
      </w:r>
      <w:r>
        <w:t xml:space="preserve"> oriented primarily || </w:t>
      </w:r>
      <w:del w:id="2170" w:author="Elizabeth F" w:date="2017-11-02T16:35:00Z">
        <w:r>
          <w:delText>[100]</w:delText>
        </w:r>
      </w:del>
      <w:ins w:id="2171" w:author="Elizabeth F" w:date="2017-11-02T16:35:00Z">
        <w:r>
          <w:rPr>
            <w:i/>
            <w:iCs/>
          </w:rPr>
          <w:t>a</w:t>
        </w:r>
      </w:ins>
      <w:r>
        <w:t xml:space="preserve"> in both Kilauea </w:t>
      </w:r>
      <w:proofErr w:type="spellStart"/>
      <w:r>
        <w:t>Iki</w:t>
      </w:r>
      <w:proofErr w:type="spellEnd"/>
      <w:r>
        <w:t xml:space="preserve">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2172" w:name="__Fieldmark__6500_1561598236"/>
      <w:r>
        <w:t>(</w:t>
      </w:r>
      <w:bookmarkStart w:id="2173" w:name="__Fieldmark__6153_2280461051"/>
      <w:r>
        <w:t>B</w:t>
      </w:r>
      <w:bookmarkStart w:id="2174" w:name="__Fieldmark__5699_908293503"/>
      <w:r>
        <w:t>e</w:t>
      </w:r>
      <w:bookmarkStart w:id="2175" w:name="__Fieldmark__12028_1777031281"/>
      <w:r>
        <w:t>r</w:t>
      </w:r>
      <w:bookmarkStart w:id="2176" w:name="__Fieldmark__4788_2048093008"/>
      <w:r>
        <w:t>r</w:t>
      </w:r>
      <w:bookmarkStart w:id="2177" w:name="__Fieldmark__4406_527255555"/>
      <w:r>
        <w:t>y</w:t>
      </w:r>
      <w:bookmarkStart w:id="2178" w:name="__Fieldmark__4292_3642959469"/>
      <w:r>
        <w:t xml:space="preserve"> </w:t>
      </w:r>
      <w:bookmarkStart w:id="2179" w:name="__Fieldmark__3925_2362112943"/>
      <w:r>
        <w:t>e</w:t>
      </w:r>
      <w:bookmarkStart w:id="2180" w:name="__Fieldmark__3808_2049629825"/>
      <w:r>
        <w:t>t</w:t>
      </w:r>
      <w:bookmarkStart w:id="2181" w:name="__Fieldmark__3691_687217606"/>
      <w:r>
        <w:t xml:space="preserve"> </w:t>
      </w:r>
      <w:bookmarkStart w:id="2182" w:name="__Fieldmark__3574_2209115713"/>
      <w:r>
        <w:t>a</w:t>
      </w:r>
      <w:bookmarkStart w:id="2183" w:name="__Fieldmark__3459_1105856583"/>
      <w:r>
        <w:t>l</w:t>
      </w:r>
      <w:bookmarkStart w:id="2184" w:name="__Fieldmark__3339_1929513578"/>
      <w:r>
        <w:t>.</w:t>
      </w:r>
      <w:bookmarkStart w:id="2185" w:name="__Fieldmark__3222_739104655"/>
      <w:r>
        <w:t xml:space="preserve"> </w:t>
      </w:r>
      <w:bookmarkStart w:id="2186" w:name="__Fieldmark__3102_462321902"/>
      <w:r>
        <w:t>2</w:t>
      </w:r>
      <w:bookmarkStart w:id="2187" w:name="__Fieldmark__2980_948816634"/>
      <w:r>
        <w:t>0</w:t>
      </w:r>
      <w:bookmarkStart w:id="2188" w:name="__Fieldmark__2858_2312622389"/>
      <w:r>
        <w:t>0</w:t>
      </w:r>
      <w:bookmarkStart w:id="2189" w:name="__Fieldmark__2735_2161409428"/>
      <w:r>
        <w:t>5</w:t>
      </w:r>
      <w:bookmarkStart w:id="2190" w:name="__Fieldmark__2610_188299688"/>
      <w:r>
        <w:t>)</w:t>
      </w:r>
      <w:bookmarkStart w:id="2191" w:name="__Fieldmark__2484_1216455718"/>
      <w:r>
        <w:fldChar w:fldCharType="end"/>
      </w:r>
      <w:bookmarkStart w:id="2192" w:name="__Fieldmark__2236_2534479100"/>
      <w:bookmarkStart w:id="2193" w:name="__Fieldmark__1982_148202576"/>
      <w:bookmarkStart w:id="2194" w:name="__Fieldmark__1727_3231691474"/>
      <w:bookmarkStart w:id="2195" w:name="__Fieldmark__1471_4213078475"/>
      <w:bookmarkStart w:id="2196" w:name="__Fieldmark__1218_3852820974"/>
      <w:bookmarkStart w:id="2197" w:name="__Fieldmark__962_3265051427"/>
      <w:bookmarkStart w:id="2198" w:name="__Fieldmark__706_3470823330"/>
      <w:bookmarkStart w:id="2199" w:name="__Fieldmark__2848_2304565098"/>
      <w:bookmarkStart w:id="2200" w:name="__Fieldmark__822_2304565098"/>
      <w:bookmarkStart w:id="2201" w:name="__Fieldmark__580_2630548144"/>
      <w:bookmarkStart w:id="2202" w:name="__Fieldmark__834_837005789"/>
      <w:bookmarkStart w:id="2203" w:name="__Fieldmark__1090_3917936936"/>
      <w:bookmarkStart w:id="2204" w:name="__Fieldmark__1343_4019975519"/>
      <w:bookmarkStart w:id="2205" w:name="__Fieldmark__1599_3149341642"/>
      <w:bookmarkStart w:id="2206" w:name="__Fieldmark__3427_2994147849"/>
      <w:bookmarkStart w:id="2207" w:name="__Fieldmark__2109_1692434574"/>
      <w:bookmarkStart w:id="2208" w:name="__Fieldmark__2358_6497538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r>
        <w:t>. A very small peak at 3600 cm</w:t>
      </w:r>
      <w:r>
        <w:rPr>
          <w:vertAlign w:val="superscript"/>
        </w:rPr>
        <w:t>-1</w:t>
      </w:r>
      <w:r>
        <w:t xml:space="preserve"> present in both samples has been ascribed to [Si] with nearby Fe</w:t>
      </w:r>
      <w:r>
        <w:rPr>
          <w:vertAlign w:val="superscript"/>
        </w:rPr>
        <w:t>2+</w:t>
      </w:r>
      <w: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09" w:name="__Fieldmark__6634_1561598236"/>
      <w:r>
        <w:t>(</w:t>
      </w:r>
      <w:bookmarkStart w:id="2210" w:name="__Fieldmark__6284_2280461051"/>
      <w:r>
        <w:t>B</w:t>
      </w:r>
      <w:bookmarkStart w:id="2211" w:name="__Fieldmark__5827_908293503"/>
      <w:r>
        <w:t>l</w:t>
      </w:r>
      <w:bookmarkStart w:id="2212" w:name="__Fieldmark__12153_1777031281"/>
      <w:r>
        <w:t>a</w:t>
      </w:r>
      <w:bookmarkStart w:id="2213" w:name="__Fieldmark__4910_2048093008"/>
      <w:r>
        <w:t>n</w:t>
      </w:r>
      <w:bookmarkStart w:id="2214" w:name="__Fieldmark__4525_527255555"/>
      <w:r>
        <w:t>c</w:t>
      </w:r>
      <w:bookmarkStart w:id="2215" w:name="__Fieldmark__4408_3642959469"/>
      <w:r>
        <w:t>h</w:t>
      </w:r>
      <w:bookmarkStart w:id="2216" w:name="__Fieldmark__4038_2362112943"/>
      <w:r>
        <w:t>a</w:t>
      </w:r>
      <w:bookmarkStart w:id="2217" w:name="__Fieldmark__3918_2049629825"/>
      <w:r>
        <w:t>r</w:t>
      </w:r>
      <w:bookmarkStart w:id="2218" w:name="__Fieldmark__3798_687217606"/>
      <w:r>
        <w:t>d</w:t>
      </w:r>
      <w:bookmarkStart w:id="2219" w:name="__Fieldmark__3678_2209115713"/>
      <w:r>
        <w:t xml:space="preserve"> </w:t>
      </w:r>
      <w:bookmarkStart w:id="2220" w:name="__Fieldmark__3560_1105856583"/>
      <w:r>
        <w:t>e</w:t>
      </w:r>
      <w:bookmarkStart w:id="2221" w:name="__Fieldmark__3437_1929513578"/>
      <w:r>
        <w:t>t</w:t>
      </w:r>
      <w:bookmarkStart w:id="2222" w:name="__Fieldmark__3317_739104655"/>
      <w:r>
        <w:t xml:space="preserve"> </w:t>
      </w:r>
      <w:bookmarkStart w:id="2223" w:name="__Fieldmark__3194_462321902"/>
      <w:r>
        <w:t>a</w:t>
      </w:r>
      <w:bookmarkStart w:id="2224" w:name="__Fieldmark__3069_948816634"/>
      <w:r>
        <w:t>l</w:t>
      </w:r>
      <w:bookmarkStart w:id="2225" w:name="__Fieldmark__2944_2312622389"/>
      <w:r>
        <w:t>.</w:t>
      </w:r>
      <w:bookmarkStart w:id="2226" w:name="__Fieldmark__2818_2161409428"/>
      <w:r>
        <w:t xml:space="preserve"> </w:t>
      </w:r>
      <w:bookmarkStart w:id="2227" w:name="__Fieldmark__2689_188299688"/>
      <w:r>
        <w:t>2</w:t>
      </w:r>
      <w:bookmarkStart w:id="2228" w:name="__Fieldmark__2559_1216455718"/>
      <w:r>
        <w:t>0</w:t>
      </w:r>
      <w:bookmarkStart w:id="2229" w:name="__Fieldmark__2429_649753871"/>
      <w:r>
        <w:t>1</w:t>
      </w:r>
      <w:bookmarkStart w:id="2230" w:name="__Fieldmark__2303_2534479100"/>
      <w:r>
        <w:t>7</w:t>
      </w:r>
      <w:bookmarkStart w:id="2231" w:name="__Fieldmark__2172_1692434574"/>
      <w:r>
        <w:t>)</w:t>
      </w:r>
      <w:bookmarkStart w:id="2232" w:name="__Fieldmark__2041_148202576"/>
      <w:r>
        <w:fldChar w:fldCharType="end"/>
      </w:r>
      <w:bookmarkStart w:id="2233" w:name="__Fieldmark__1778_3231691474"/>
      <w:bookmarkStart w:id="2234" w:name="__Fieldmark__1514_4213078475"/>
      <w:bookmarkStart w:id="2235" w:name="__Fieldmark__1253_3852820974"/>
      <w:bookmarkStart w:id="2236" w:name="__Fieldmark__989_3265051427"/>
      <w:bookmarkStart w:id="2237" w:name="__Fieldmark__725_3470823330"/>
      <w:bookmarkStart w:id="2238" w:name="__Fieldmark__2859_2304565098"/>
      <w:bookmarkStart w:id="2239" w:name="__Fieldmark__831_2304565098"/>
      <w:bookmarkStart w:id="2240" w:name="__Fieldmark__595_2630548144"/>
      <w:bookmarkStart w:id="2241" w:name="__Fieldmark__857_837005789"/>
      <w:bookmarkStart w:id="2242" w:name="__Fieldmark__1121_3917936936"/>
      <w:bookmarkStart w:id="2243" w:name="__Fieldmark__1382_4019975519"/>
      <w:bookmarkStart w:id="2244" w:name="__Fieldmark__1646_3149341642"/>
      <w:bookmarkStart w:id="2245" w:name="__Fieldmark__3482_2994147849"/>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r>
        <w:t>. Because of the association with Fe</w:t>
      </w:r>
      <w:r>
        <w:rPr>
          <w:vertAlign w:val="superscript"/>
        </w:rPr>
        <w:t>2+</w:t>
      </w:r>
      <w:r>
        <w:t>, we label this peak [Si-Fe</w:t>
      </w:r>
      <w:r>
        <w:rPr>
          <w:vertAlign w:val="superscript"/>
        </w:rPr>
        <w:t>2+</w:t>
      </w:r>
      <w:r>
        <w:t xml:space="preserve">]. The Kilauea </w:t>
      </w:r>
      <w:proofErr w:type="spellStart"/>
      <w:r>
        <w:t>Iki</w:t>
      </w:r>
      <w:proofErr w:type="spellEnd"/>
      <w:r>
        <w:t xml:space="preserve"> olivine, but not the untreated San Carlos olivine, contains prominent [tri] peaks. These peaks at 3356 and 3329 cm</w:t>
      </w:r>
      <w:r>
        <w:rPr>
          <w:vertAlign w:val="superscript"/>
        </w:rPr>
        <w:t>-1</w:t>
      </w:r>
      <w: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46" w:name="__Fieldmark__6774_1561598236"/>
      <w:r>
        <w:t>B</w:t>
      </w:r>
      <w:bookmarkStart w:id="2247" w:name="__Fieldmark__6421_2280461051"/>
      <w:r>
        <w:t>l</w:t>
      </w:r>
      <w:bookmarkStart w:id="2248" w:name="__Fieldmark__5961_908293503"/>
      <w:r>
        <w:t>a</w:t>
      </w:r>
      <w:bookmarkStart w:id="2249" w:name="__Fieldmark__12284_1777031281"/>
      <w:r>
        <w:t>n</w:t>
      </w:r>
      <w:bookmarkStart w:id="2250" w:name="__Fieldmark__5038_2048093008"/>
      <w:r>
        <w:t>c</w:t>
      </w:r>
      <w:bookmarkStart w:id="2251" w:name="__Fieldmark__4650_527255555"/>
      <w:r>
        <w:t>h</w:t>
      </w:r>
      <w:bookmarkStart w:id="2252" w:name="__Fieldmark__4530_3642959469"/>
      <w:r>
        <w:t>a</w:t>
      </w:r>
      <w:bookmarkStart w:id="2253" w:name="__Fieldmark__4157_2362112943"/>
      <w:r>
        <w:t>r</w:t>
      </w:r>
      <w:bookmarkStart w:id="2254" w:name="__Fieldmark__4034_2049629825"/>
      <w:r>
        <w:t>d</w:t>
      </w:r>
      <w:bookmarkStart w:id="2255" w:name="__Fieldmark__3911_687217606"/>
      <w:r>
        <w:t xml:space="preserve"> </w:t>
      </w:r>
      <w:bookmarkStart w:id="2256" w:name="__Fieldmark__3788_2209115713"/>
      <w:r>
        <w:t>e</w:t>
      </w:r>
      <w:bookmarkStart w:id="2257" w:name="__Fieldmark__3667_1105856583"/>
      <w:r>
        <w:t>t</w:t>
      </w:r>
      <w:bookmarkStart w:id="2258" w:name="__Fieldmark__3541_1929513578"/>
      <w:r>
        <w:t xml:space="preserve"> </w:t>
      </w:r>
      <w:bookmarkStart w:id="2259" w:name="__Fieldmark__3418_739104655"/>
      <w:r>
        <w:t>a</w:t>
      </w:r>
      <w:bookmarkStart w:id="2260" w:name="__Fieldmark__3291_462321902"/>
      <w:r>
        <w:t>l</w:t>
      </w:r>
      <w:bookmarkStart w:id="2261" w:name="__Fieldmark__3162_948816634"/>
      <w:r>
        <w:t>.</w:t>
      </w:r>
      <w:bookmarkStart w:id="2262" w:name="__Fieldmark__3033_2312622389"/>
      <w:r>
        <w:t xml:space="preserve"> </w:t>
      </w:r>
      <w:bookmarkStart w:id="2263" w:name="__Fieldmark__2903_2161409428"/>
      <w:r>
        <w:t>(</w:t>
      </w:r>
      <w:bookmarkStart w:id="2264" w:name="__Fieldmark__2770_188299688"/>
      <w:r>
        <w:t>2</w:t>
      </w:r>
      <w:bookmarkStart w:id="2265" w:name="__Fieldmark__2636_1216455718"/>
      <w:r>
        <w:t>0</w:t>
      </w:r>
      <w:bookmarkStart w:id="2266" w:name="__Fieldmark__2502_649753871"/>
      <w:r>
        <w:t>1</w:t>
      </w:r>
      <w:bookmarkStart w:id="2267" w:name="__Fieldmark__2372_2534479100"/>
      <w:r>
        <w:t>7</w:t>
      </w:r>
      <w:bookmarkStart w:id="2268" w:name="__Fieldmark__2237_1692434574"/>
      <w:r>
        <w:t>)</w:t>
      </w:r>
      <w:bookmarkStart w:id="2269" w:name="__Fieldmark__2102_148202576"/>
      <w:r>
        <w:fldChar w:fldCharType="end"/>
      </w:r>
      <w:bookmarkStart w:id="2270" w:name="__Fieldmark__1831_3231691474"/>
      <w:bookmarkStart w:id="2271" w:name="__Fieldmark__1559_4213078475"/>
      <w:bookmarkStart w:id="2272" w:name="__Fieldmark__1290_3852820974"/>
      <w:bookmarkStart w:id="2273" w:name="__Fieldmark__1018_3265051427"/>
      <w:bookmarkStart w:id="2274" w:name="__Fieldmark__746_3470823330"/>
      <w:bookmarkStart w:id="2275" w:name="__Fieldmark__2872_2304565098"/>
      <w:bookmarkStart w:id="2276" w:name="__Fieldmark__848_2304565098"/>
      <w:bookmarkStart w:id="2277" w:name="__Fieldmark__612_2630548144"/>
      <w:bookmarkStart w:id="2278" w:name="__Fieldmark__882_837005789"/>
      <w:bookmarkStart w:id="2279" w:name="__Fieldmark__1154_3917936936"/>
      <w:bookmarkStart w:id="2280" w:name="__Fieldmark__1423_4019975519"/>
      <w:bookmarkStart w:id="2281" w:name="__Fieldmark__1695_3149341642"/>
      <w:bookmarkStart w:id="2282" w:name="__Fieldmark__3539_2994147849"/>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r>
        <w:t xml:space="preserve"> associate with Fe</w:t>
      </w:r>
      <w:r>
        <w:rPr>
          <w:vertAlign w:val="superscript"/>
        </w:rPr>
        <w:t>3+</w:t>
      </w:r>
      <w:r>
        <w:t>, and which we therefore designate [tri-Fe</w:t>
      </w:r>
      <w:r>
        <w:rPr>
          <w:vertAlign w:val="superscript"/>
        </w:rPr>
        <w:t>3+</w:t>
      </w:r>
      <w:bookmarkStart w:id="2283" w:name="_Ref477258465"/>
      <w:r>
        <w:t xml:space="preserve">]. </w:t>
      </w:r>
      <w:commentRangeStart w:id="2284"/>
      <w:r>
        <w:t xml:space="preserve">No [Mg] peaks </w:t>
      </w:r>
      <w:commentRangeEnd w:id="2284"/>
      <w:r w:rsidR="004B6147">
        <w:rPr>
          <w:rStyle w:val="CommentReference"/>
        </w:rPr>
        <w:commentReference w:id="2284"/>
      </w:r>
      <w:r>
        <w:t>were present initially.</w:t>
      </w:r>
    </w:p>
    <w:p w14:paraId="58187374" w14:textId="77777777" w:rsidR="00401795" w:rsidRDefault="008A2967">
      <w:r>
        <w:t xml:space="preserve"> </w:t>
      </w:r>
    </w:p>
    <w:p w14:paraId="3D121AA8" w14:textId="77777777" w:rsidR="00401795" w:rsidRDefault="008A2967">
      <w:pPr>
        <w:pStyle w:val="Caption"/>
      </w:pPr>
      <w:bookmarkStart w:id="2285" w:name="_Ref482181791"/>
      <w:proofErr w:type="gramStart"/>
      <w:r>
        <w:lastRenderedPageBreak/>
        <w:t xml:space="preserve">Table </w:t>
      </w:r>
      <w:r>
        <w:fldChar w:fldCharType="begin"/>
      </w:r>
      <w:r>
        <w:instrText>SEQ Table \* ARABIC</w:instrText>
      </w:r>
      <w:r>
        <w:fldChar w:fldCharType="separate"/>
      </w:r>
      <w:r>
        <w:t>2</w:t>
      </w:r>
      <w:r>
        <w:fldChar w:fldCharType="end"/>
      </w:r>
      <w:bookmarkEnd w:id="2283"/>
      <w:bookmarkEnd w:id="2285"/>
      <w:r>
        <w:t>.</w:t>
      </w:r>
      <w:proofErr w:type="gramEnd"/>
      <w:r>
        <w:t xml:space="preserve"> </w:t>
      </w:r>
      <w:del w:id="2286" w:author="Elizabeth F" w:date="2017-11-02T16:35:00Z">
        <w:r>
          <w:delText>Water</w:delText>
        </w:r>
      </w:del>
      <w:ins w:id="2287" w:author="Elizabeth F" w:date="2017-11-02T16:35:00Z">
        <w:r>
          <w:t>H</w:t>
        </w:r>
        <w:r>
          <w:rPr>
            <w:vertAlign w:val="superscript"/>
          </w:rPr>
          <w:t>+</w:t>
        </w:r>
      </w:ins>
      <w:r>
        <w:t xml:space="preserve"> concentration estimates for Kilauea </w:t>
      </w:r>
      <w:proofErr w:type="spellStart"/>
      <w:r>
        <w:t>Iki</w:t>
      </w:r>
      <w:proofErr w:type="spellEnd"/>
      <w:r>
        <w:t xml:space="preserve"> olivine and San Carlos olivine based on polarized FTIR areas (Figure 2) and SIMS measurements.</w:t>
      </w:r>
    </w:p>
    <w:tbl>
      <w:tblPr>
        <w:tblStyle w:val="TableGrid"/>
        <w:tblW w:w="9350" w:type="dxa"/>
        <w:tblInd w:w="-60" w:type="dxa"/>
        <w:tblCellMar>
          <w:left w:w="-5" w:type="dxa"/>
        </w:tblCellMar>
        <w:tblLook w:val="04A0" w:firstRow="1" w:lastRow="0" w:firstColumn="1" w:lastColumn="0" w:noHBand="0" w:noVBand="1"/>
      </w:tblPr>
      <w:tblGrid>
        <w:gridCol w:w="3093"/>
        <w:gridCol w:w="2482"/>
        <w:gridCol w:w="1260"/>
        <w:gridCol w:w="2515"/>
      </w:tblGrid>
      <w:tr w:rsidR="00401795" w14:paraId="4EA87317" w14:textId="77777777">
        <w:tc>
          <w:tcPr>
            <w:tcW w:w="3092" w:type="dxa"/>
            <w:shd w:val="clear" w:color="auto" w:fill="auto"/>
            <w:tcMar>
              <w:left w:w="-5" w:type="dxa"/>
            </w:tcMar>
          </w:tcPr>
          <w:p w14:paraId="7A957FFC" w14:textId="77777777" w:rsidR="00401795" w:rsidRDefault="00401795">
            <w:pPr>
              <w:ind w:firstLine="0"/>
            </w:pPr>
          </w:p>
        </w:tc>
        <w:tc>
          <w:tcPr>
            <w:tcW w:w="2482" w:type="dxa"/>
            <w:shd w:val="clear" w:color="auto" w:fill="auto"/>
            <w:tcMar>
              <w:left w:w="-5" w:type="dxa"/>
            </w:tcMar>
          </w:tcPr>
          <w:p w14:paraId="545BE866" w14:textId="77777777" w:rsidR="00401795" w:rsidRDefault="008A2967">
            <w:pPr>
              <w:ind w:firstLine="0"/>
            </w:pPr>
            <w:r>
              <w:t xml:space="preserve">Kilauea </w:t>
            </w:r>
            <w:proofErr w:type="spellStart"/>
            <w:r>
              <w:t>Iki</w:t>
            </w:r>
            <w:proofErr w:type="spellEnd"/>
            <w:r>
              <w:t xml:space="preserve"> olivine; Kiki</w:t>
            </w:r>
          </w:p>
        </w:tc>
        <w:tc>
          <w:tcPr>
            <w:tcW w:w="3775" w:type="dxa"/>
            <w:gridSpan w:val="2"/>
            <w:shd w:val="clear" w:color="auto" w:fill="auto"/>
            <w:tcMar>
              <w:left w:w="-5" w:type="dxa"/>
            </w:tcMar>
          </w:tcPr>
          <w:p w14:paraId="64EF62A6" w14:textId="77777777" w:rsidR="00401795" w:rsidRDefault="008A2967">
            <w:pPr>
              <w:ind w:firstLine="0"/>
            </w:pPr>
            <w:r>
              <w:t>San Carlos olivine; sub-samples of SC1</w:t>
            </w:r>
          </w:p>
        </w:tc>
      </w:tr>
      <w:tr w:rsidR="00401795" w14:paraId="67FBBB99" w14:textId="77777777">
        <w:tc>
          <w:tcPr>
            <w:tcW w:w="3092" w:type="dxa"/>
            <w:shd w:val="clear" w:color="auto" w:fill="auto"/>
            <w:tcMar>
              <w:left w:w="-5" w:type="dxa"/>
            </w:tcMar>
          </w:tcPr>
          <w:p w14:paraId="2F540BB4" w14:textId="77777777" w:rsidR="00401795" w:rsidRDefault="008A2967">
            <w:pPr>
              <w:ind w:firstLine="0"/>
            </w:pPr>
            <w:r>
              <w:t xml:space="preserve">FTIR area E || </w:t>
            </w:r>
            <w:del w:id="2288" w:author="Elizabeth F" w:date="2017-11-02T16:35:00Z">
              <w:r>
                <w:delText xml:space="preserve">[100] </w:delText>
              </w:r>
            </w:del>
            <w:ins w:id="2289" w:author="Elizabeth F" w:date="2017-11-02T16:35:00Z">
              <w:r>
                <w:rPr>
                  <w:i/>
                  <w:iCs/>
                </w:rPr>
                <w:t>a</w:t>
              </w:r>
              <w:r>
                <w:t xml:space="preserve"> </w:t>
              </w:r>
            </w:ins>
            <w:r>
              <w:t>(cm</w:t>
            </w:r>
            <w:r>
              <w:rPr>
                <w:vertAlign w:val="superscript"/>
              </w:rPr>
              <w:t>-2</w:t>
            </w:r>
            <w:r>
              <w:t>)</w:t>
            </w:r>
          </w:p>
        </w:tc>
        <w:tc>
          <w:tcPr>
            <w:tcW w:w="2482" w:type="dxa"/>
            <w:shd w:val="clear" w:color="auto" w:fill="auto"/>
            <w:tcMar>
              <w:left w:w="-5" w:type="dxa"/>
            </w:tcMar>
          </w:tcPr>
          <w:p w14:paraId="4651C3C5" w14:textId="77777777" w:rsidR="00401795" w:rsidRDefault="008A2967">
            <w:pPr>
              <w:ind w:firstLine="0"/>
            </w:pPr>
            <w:r>
              <w:t>52+/-10</w:t>
            </w:r>
          </w:p>
        </w:tc>
        <w:tc>
          <w:tcPr>
            <w:tcW w:w="1260" w:type="dxa"/>
            <w:shd w:val="clear" w:color="auto" w:fill="auto"/>
            <w:tcMar>
              <w:left w:w="-5" w:type="dxa"/>
            </w:tcMar>
          </w:tcPr>
          <w:p w14:paraId="49D02C11" w14:textId="77777777" w:rsidR="00401795" w:rsidRDefault="008A2967">
            <w:pPr>
              <w:ind w:firstLine="0"/>
            </w:pPr>
            <w:r>
              <w:t xml:space="preserve">7+/-5 </w:t>
            </w:r>
          </w:p>
          <w:p w14:paraId="5237574D" w14:textId="77777777" w:rsidR="00401795" w:rsidRDefault="008A2967">
            <w:pPr>
              <w:ind w:firstLine="0"/>
            </w:pPr>
            <w:r>
              <w:t xml:space="preserve">55+/-17 </w:t>
            </w:r>
          </w:p>
          <w:p w14:paraId="301CF79F" w14:textId="77777777" w:rsidR="00401795" w:rsidRDefault="008A2967">
            <w:pPr>
              <w:ind w:firstLine="0"/>
            </w:pPr>
            <w:r>
              <w:t xml:space="preserve">24+/-8 </w:t>
            </w:r>
          </w:p>
          <w:p w14:paraId="62544FA6" w14:textId="77777777" w:rsidR="00401795" w:rsidRDefault="008A2967">
            <w:pPr>
              <w:ind w:firstLine="0"/>
            </w:pPr>
            <w:r>
              <w:t xml:space="preserve">7+/-6 </w:t>
            </w:r>
          </w:p>
        </w:tc>
        <w:tc>
          <w:tcPr>
            <w:tcW w:w="2515" w:type="dxa"/>
            <w:shd w:val="clear" w:color="auto" w:fill="auto"/>
            <w:tcMar>
              <w:left w:w="-5" w:type="dxa"/>
            </w:tcMar>
          </w:tcPr>
          <w:p w14:paraId="578078AE" w14:textId="77777777" w:rsidR="00401795" w:rsidRDefault="008A2967">
            <w:pPr>
              <w:ind w:firstLine="0"/>
            </w:pPr>
            <w:proofErr w:type="gramStart"/>
            <w:r>
              <w:t>untreated</w:t>
            </w:r>
            <w:proofErr w:type="gramEnd"/>
            <w:r>
              <w:t xml:space="preserve"> SC1-1</w:t>
            </w:r>
          </w:p>
          <w:p w14:paraId="76A2A232" w14:textId="77777777" w:rsidR="00401795" w:rsidRDefault="008A2967">
            <w:pPr>
              <w:ind w:firstLine="0"/>
            </w:pPr>
            <w:proofErr w:type="gramStart"/>
            <w:r>
              <w:t>partially</w:t>
            </w:r>
            <w:proofErr w:type="gramEnd"/>
            <w:r>
              <w:t xml:space="preserve"> hydrated SC1-7</w:t>
            </w:r>
          </w:p>
          <w:p w14:paraId="58354316" w14:textId="77777777" w:rsidR="00401795" w:rsidRDefault="008A2967">
            <w:pPr>
              <w:ind w:firstLine="0"/>
            </w:pPr>
            <w:proofErr w:type="gramStart"/>
            <w:r>
              <w:t>partially</w:t>
            </w:r>
            <w:proofErr w:type="gramEnd"/>
            <w:r>
              <w:t xml:space="preserve"> hydrated SC1-2</w:t>
            </w:r>
          </w:p>
          <w:p w14:paraId="0E5B84A1" w14:textId="77777777" w:rsidR="00401795" w:rsidRDefault="008A2967">
            <w:pPr>
              <w:ind w:firstLine="0"/>
            </w:pPr>
            <w:proofErr w:type="gramStart"/>
            <w:r>
              <w:t>dehydrated</w:t>
            </w:r>
            <w:proofErr w:type="gramEnd"/>
            <w:r>
              <w:t xml:space="preserve"> SC1-2</w:t>
            </w:r>
          </w:p>
        </w:tc>
      </w:tr>
      <w:tr w:rsidR="00401795" w14:paraId="7F46591B" w14:textId="77777777">
        <w:tc>
          <w:tcPr>
            <w:tcW w:w="3092" w:type="dxa"/>
            <w:shd w:val="clear" w:color="auto" w:fill="auto"/>
            <w:tcMar>
              <w:left w:w="-5" w:type="dxa"/>
            </w:tcMar>
          </w:tcPr>
          <w:p w14:paraId="3F58D5BE" w14:textId="77777777" w:rsidR="00401795" w:rsidRDefault="008A2967">
            <w:pPr>
              <w:ind w:firstLine="0"/>
            </w:pPr>
            <w:r>
              <w:t xml:space="preserve">FTIR area E || </w:t>
            </w:r>
            <w:del w:id="2290" w:author="Elizabeth F" w:date="2017-11-02T16:35:00Z">
              <w:r>
                <w:delText>[010]</w:delText>
              </w:r>
            </w:del>
            <w:ins w:id="2291" w:author="Elizabeth F" w:date="2017-11-02T16:35:00Z">
              <w:r>
                <w:rPr>
                  <w:i/>
                  <w:iCs/>
                </w:rPr>
                <w:t>b</w:t>
              </w:r>
            </w:ins>
            <w:r>
              <w:t xml:space="preserve"> (cm</w:t>
            </w:r>
            <w:r>
              <w:rPr>
                <w:vertAlign w:val="superscript"/>
              </w:rPr>
              <w:t>-2</w:t>
            </w:r>
            <w:r>
              <w:t>)</w:t>
            </w:r>
          </w:p>
        </w:tc>
        <w:tc>
          <w:tcPr>
            <w:tcW w:w="2482" w:type="dxa"/>
            <w:shd w:val="clear" w:color="auto" w:fill="auto"/>
            <w:tcMar>
              <w:left w:w="-5" w:type="dxa"/>
            </w:tcMar>
          </w:tcPr>
          <w:p w14:paraId="4E0CA8D9" w14:textId="77777777" w:rsidR="00401795" w:rsidRDefault="008A2967">
            <w:pPr>
              <w:ind w:firstLine="0"/>
            </w:pPr>
            <w:r>
              <w:t>31+/-13</w:t>
            </w:r>
          </w:p>
        </w:tc>
        <w:tc>
          <w:tcPr>
            <w:tcW w:w="1260" w:type="dxa"/>
            <w:shd w:val="clear" w:color="auto" w:fill="auto"/>
            <w:tcMar>
              <w:left w:w="-5" w:type="dxa"/>
            </w:tcMar>
          </w:tcPr>
          <w:p w14:paraId="56B669F8" w14:textId="77777777" w:rsidR="00401795" w:rsidRDefault="008A2967">
            <w:pPr>
              <w:ind w:firstLine="0"/>
            </w:pPr>
            <w:r>
              <w:t>8+/-5</w:t>
            </w:r>
          </w:p>
        </w:tc>
        <w:tc>
          <w:tcPr>
            <w:tcW w:w="2515" w:type="dxa"/>
            <w:shd w:val="clear" w:color="auto" w:fill="auto"/>
            <w:tcMar>
              <w:left w:w="-5" w:type="dxa"/>
            </w:tcMar>
          </w:tcPr>
          <w:p w14:paraId="2F0C2078" w14:textId="77777777" w:rsidR="00401795" w:rsidRDefault="008A2967">
            <w:pPr>
              <w:ind w:firstLine="0"/>
            </w:pPr>
            <w:proofErr w:type="gramStart"/>
            <w:r>
              <w:t>untreated</w:t>
            </w:r>
            <w:proofErr w:type="gramEnd"/>
            <w:r>
              <w:t xml:space="preserve"> SC1-1</w:t>
            </w:r>
          </w:p>
        </w:tc>
      </w:tr>
      <w:tr w:rsidR="00401795" w14:paraId="09476636" w14:textId="77777777">
        <w:tc>
          <w:tcPr>
            <w:tcW w:w="3092" w:type="dxa"/>
            <w:shd w:val="clear" w:color="auto" w:fill="auto"/>
            <w:tcMar>
              <w:left w:w="-5" w:type="dxa"/>
            </w:tcMar>
          </w:tcPr>
          <w:p w14:paraId="48D565E2" w14:textId="77777777" w:rsidR="00401795" w:rsidRDefault="008A2967">
            <w:pPr>
              <w:ind w:firstLine="0"/>
            </w:pPr>
            <w:r>
              <w:t xml:space="preserve">FTIR area E || </w:t>
            </w:r>
            <w:del w:id="2292" w:author="Elizabeth F" w:date="2017-11-02T16:36:00Z">
              <w:r>
                <w:delText>[001]</w:delText>
              </w:r>
            </w:del>
            <w:ins w:id="2293" w:author="Elizabeth F" w:date="2017-11-02T16:36:00Z">
              <w:r>
                <w:rPr>
                  <w:i/>
                  <w:iCs/>
                </w:rPr>
                <w:t>c</w:t>
              </w:r>
            </w:ins>
            <w:r>
              <w:t xml:space="preserve"> (cm</w:t>
            </w:r>
            <w:r>
              <w:rPr>
                <w:vertAlign w:val="superscript"/>
              </w:rPr>
              <w:t>-2</w:t>
            </w:r>
            <w:r>
              <w:t>)</w:t>
            </w:r>
          </w:p>
        </w:tc>
        <w:tc>
          <w:tcPr>
            <w:tcW w:w="2482" w:type="dxa"/>
            <w:shd w:val="clear" w:color="auto" w:fill="auto"/>
            <w:tcMar>
              <w:left w:w="-5" w:type="dxa"/>
            </w:tcMar>
          </w:tcPr>
          <w:p w14:paraId="3DB2595B" w14:textId="77777777" w:rsidR="00401795" w:rsidRDefault="008A2967">
            <w:pPr>
              <w:ind w:firstLine="0"/>
            </w:pPr>
            <w:r>
              <w:t>18+/-9</w:t>
            </w:r>
          </w:p>
        </w:tc>
        <w:tc>
          <w:tcPr>
            <w:tcW w:w="1260" w:type="dxa"/>
            <w:shd w:val="clear" w:color="auto" w:fill="auto"/>
            <w:tcMar>
              <w:left w:w="-5" w:type="dxa"/>
            </w:tcMar>
          </w:tcPr>
          <w:p w14:paraId="7E1AD21E" w14:textId="77777777" w:rsidR="00401795" w:rsidRDefault="008A2967">
            <w:pPr>
              <w:ind w:firstLine="0"/>
            </w:pPr>
            <w:r>
              <w:t>9+/-4</w:t>
            </w:r>
          </w:p>
        </w:tc>
        <w:tc>
          <w:tcPr>
            <w:tcW w:w="2515" w:type="dxa"/>
            <w:shd w:val="clear" w:color="auto" w:fill="auto"/>
            <w:tcMar>
              <w:left w:w="-5" w:type="dxa"/>
            </w:tcMar>
          </w:tcPr>
          <w:p w14:paraId="65FBD5D6" w14:textId="77777777" w:rsidR="00401795" w:rsidRDefault="008A2967">
            <w:pPr>
              <w:ind w:firstLine="0"/>
            </w:pPr>
            <w:proofErr w:type="gramStart"/>
            <w:r>
              <w:t>untreated</w:t>
            </w:r>
            <w:proofErr w:type="gramEnd"/>
            <w:r>
              <w:t xml:space="preserve"> SC1-1</w:t>
            </w:r>
          </w:p>
        </w:tc>
      </w:tr>
      <w:tr w:rsidR="00401795" w14:paraId="6B7EA8F2" w14:textId="77777777">
        <w:tc>
          <w:tcPr>
            <w:tcW w:w="3092" w:type="dxa"/>
            <w:shd w:val="clear" w:color="auto" w:fill="auto"/>
            <w:tcMar>
              <w:left w:w="-5" w:type="dxa"/>
            </w:tcMar>
          </w:tcPr>
          <w:p w14:paraId="1328D593" w14:textId="77777777" w:rsidR="00401795" w:rsidRDefault="008A2967">
            <w:pPr>
              <w:ind w:firstLine="0"/>
            </w:pPr>
            <w:r>
              <w:t>FTIR area summed over 3 directions (cm</w:t>
            </w:r>
            <w:r>
              <w:rPr>
                <w:vertAlign w:val="superscript"/>
              </w:rPr>
              <w:t>-2</w:t>
            </w:r>
            <w:r>
              <w:t>)</w:t>
            </w:r>
          </w:p>
        </w:tc>
        <w:tc>
          <w:tcPr>
            <w:tcW w:w="2482" w:type="dxa"/>
            <w:shd w:val="clear" w:color="auto" w:fill="auto"/>
            <w:tcMar>
              <w:left w:w="-5" w:type="dxa"/>
            </w:tcMar>
          </w:tcPr>
          <w:p w14:paraId="20962579" w14:textId="77777777" w:rsidR="00401795" w:rsidRDefault="008A2967">
            <w:pPr>
              <w:ind w:firstLine="0"/>
            </w:pPr>
            <w:r>
              <w:t>101+/-19</w:t>
            </w:r>
          </w:p>
        </w:tc>
        <w:tc>
          <w:tcPr>
            <w:tcW w:w="1260" w:type="dxa"/>
            <w:shd w:val="clear" w:color="auto" w:fill="auto"/>
            <w:tcMar>
              <w:left w:w="-5" w:type="dxa"/>
            </w:tcMar>
          </w:tcPr>
          <w:p w14:paraId="3B2847DB" w14:textId="77777777" w:rsidR="00401795" w:rsidRDefault="008A2967">
            <w:pPr>
              <w:ind w:firstLine="0"/>
            </w:pPr>
            <w:r>
              <w:t>24+/-8</w:t>
            </w:r>
          </w:p>
        </w:tc>
        <w:tc>
          <w:tcPr>
            <w:tcW w:w="2515" w:type="dxa"/>
            <w:shd w:val="clear" w:color="auto" w:fill="auto"/>
            <w:tcMar>
              <w:left w:w="-5" w:type="dxa"/>
            </w:tcMar>
          </w:tcPr>
          <w:p w14:paraId="13597F8B" w14:textId="77777777" w:rsidR="00401795" w:rsidRDefault="008A2967">
            <w:pPr>
              <w:ind w:firstLine="0"/>
            </w:pPr>
            <w:proofErr w:type="gramStart"/>
            <w:r>
              <w:t>untreated</w:t>
            </w:r>
            <w:proofErr w:type="gramEnd"/>
            <w:r>
              <w:t xml:space="preserve"> SC1-1</w:t>
            </w:r>
          </w:p>
        </w:tc>
      </w:tr>
      <w:tr w:rsidR="00401795" w14:paraId="6435EDF6" w14:textId="77777777">
        <w:tc>
          <w:tcPr>
            <w:tcW w:w="3092" w:type="dxa"/>
            <w:shd w:val="clear" w:color="auto" w:fill="auto"/>
            <w:tcMar>
              <w:left w:w="-5" w:type="dxa"/>
            </w:tcMar>
          </w:tcPr>
          <w:p w14:paraId="7524479E" w14:textId="77777777" w:rsidR="00401795" w:rsidRDefault="008A2967">
            <w:pPr>
              <w:ind w:firstLine="0"/>
            </w:pPr>
            <w:r>
              <w:t>Water, Bell calibration (ppm H</w:t>
            </w:r>
            <w:r>
              <w:rPr>
                <w:vertAlign w:val="subscript"/>
              </w:rPr>
              <w:t>2</w:t>
            </w:r>
            <w:r>
              <w:t>O)</w:t>
            </w:r>
          </w:p>
        </w:tc>
        <w:tc>
          <w:tcPr>
            <w:tcW w:w="2482" w:type="dxa"/>
            <w:shd w:val="clear" w:color="auto" w:fill="auto"/>
            <w:tcMar>
              <w:left w:w="-5" w:type="dxa"/>
            </w:tcMar>
          </w:tcPr>
          <w:p w14:paraId="0BDC7469" w14:textId="77777777" w:rsidR="00401795" w:rsidRDefault="008A2967">
            <w:pPr>
              <w:ind w:firstLine="0"/>
            </w:pPr>
            <w:r>
              <w:t>19+/-4</w:t>
            </w:r>
          </w:p>
        </w:tc>
        <w:tc>
          <w:tcPr>
            <w:tcW w:w="1260" w:type="dxa"/>
            <w:shd w:val="clear" w:color="auto" w:fill="auto"/>
            <w:tcMar>
              <w:left w:w="-5" w:type="dxa"/>
            </w:tcMar>
          </w:tcPr>
          <w:p w14:paraId="236A84F0" w14:textId="77777777" w:rsidR="00401795" w:rsidRDefault="008A2967">
            <w:pPr>
              <w:ind w:firstLine="0"/>
            </w:pPr>
            <w:r>
              <w:t>4.5+/-1.5</w:t>
            </w:r>
          </w:p>
        </w:tc>
        <w:tc>
          <w:tcPr>
            <w:tcW w:w="2515" w:type="dxa"/>
            <w:shd w:val="clear" w:color="auto" w:fill="auto"/>
            <w:tcMar>
              <w:left w:w="-5" w:type="dxa"/>
            </w:tcMar>
          </w:tcPr>
          <w:p w14:paraId="487AA5C8" w14:textId="77777777" w:rsidR="00401795" w:rsidRDefault="008A2967">
            <w:pPr>
              <w:ind w:firstLine="0"/>
            </w:pPr>
            <w:proofErr w:type="gramStart"/>
            <w:r>
              <w:t>untreated</w:t>
            </w:r>
            <w:proofErr w:type="gramEnd"/>
            <w:r>
              <w:t xml:space="preserve"> SC1-1</w:t>
            </w:r>
          </w:p>
          <w:p w14:paraId="2436C525" w14:textId="77777777" w:rsidR="00401795" w:rsidRDefault="00401795">
            <w:pPr>
              <w:ind w:firstLine="0"/>
            </w:pPr>
          </w:p>
        </w:tc>
      </w:tr>
      <w:tr w:rsidR="00401795" w14:paraId="429B4435" w14:textId="77777777">
        <w:tc>
          <w:tcPr>
            <w:tcW w:w="3092" w:type="dxa"/>
            <w:shd w:val="clear" w:color="auto" w:fill="auto"/>
            <w:tcMar>
              <w:left w:w="-5" w:type="dxa"/>
            </w:tcMar>
          </w:tcPr>
          <w:p w14:paraId="03F6E830" w14:textId="77777777" w:rsidR="00401795" w:rsidRDefault="008A2967">
            <w:pPr>
              <w:ind w:firstLine="0"/>
            </w:pPr>
            <w:r>
              <w:t>Water, Withers calibration (ppm H</w:t>
            </w:r>
            <w:r>
              <w:rPr>
                <w:vertAlign w:val="subscript"/>
              </w:rPr>
              <w:t>2</w:t>
            </w:r>
            <w:r>
              <w:t>O)</w:t>
            </w:r>
          </w:p>
        </w:tc>
        <w:tc>
          <w:tcPr>
            <w:tcW w:w="2482" w:type="dxa"/>
            <w:shd w:val="clear" w:color="auto" w:fill="auto"/>
            <w:tcMar>
              <w:left w:w="-5" w:type="dxa"/>
            </w:tcMar>
          </w:tcPr>
          <w:p w14:paraId="3236298B" w14:textId="77777777" w:rsidR="00401795" w:rsidRDefault="008A2967">
            <w:pPr>
              <w:ind w:firstLine="0"/>
            </w:pPr>
            <w:r>
              <w:t>12+/-2</w:t>
            </w:r>
          </w:p>
        </w:tc>
        <w:tc>
          <w:tcPr>
            <w:tcW w:w="1260" w:type="dxa"/>
            <w:shd w:val="clear" w:color="auto" w:fill="auto"/>
            <w:tcMar>
              <w:left w:w="-5" w:type="dxa"/>
            </w:tcMar>
          </w:tcPr>
          <w:p w14:paraId="62E4847F" w14:textId="77777777" w:rsidR="00401795" w:rsidRDefault="008A2967">
            <w:pPr>
              <w:ind w:firstLine="0"/>
            </w:pPr>
            <w:r>
              <w:t>3+/-1</w:t>
            </w:r>
          </w:p>
        </w:tc>
        <w:tc>
          <w:tcPr>
            <w:tcW w:w="2515" w:type="dxa"/>
            <w:shd w:val="clear" w:color="auto" w:fill="auto"/>
            <w:tcMar>
              <w:left w:w="-5" w:type="dxa"/>
            </w:tcMar>
          </w:tcPr>
          <w:p w14:paraId="73BBF585" w14:textId="77777777" w:rsidR="00401795" w:rsidRDefault="008A2967">
            <w:pPr>
              <w:ind w:firstLine="0"/>
            </w:pPr>
            <w:proofErr w:type="gramStart"/>
            <w:r>
              <w:t>untreated</w:t>
            </w:r>
            <w:proofErr w:type="gramEnd"/>
            <w:r>
              <w:t xml:space="preserve"> SC1-1</w:t>
            </w:r>
          </w:p>
          <w:p w14:paraId="0CC6D30D" w14:textId="77777777" w:rsidR="00401795" w:rsidRDefault="00401795">
            <w:pPr>
              <w:ind w:firstLine="0"/>
            </w:pPr>
          </w:p>
        </w:tc>
      </w:tr>
      <w:tr w:rsidR="00401795" w14:paraId="0F8E8486" w14:textId="77777777">
        <w:tc>
          <w:tcPr>
            <w:tcW w:w="3092" w:type="dxa"/>
            <w:shd w:val="clear" w:color="auto" w:fill="auto"/>
            <w:tcMar>
              <w:left w:w="-5" w:type="dxa"/>
            </w:tcMar>
          </w:tcPr>
          <w:p w14:paraId="59947EB8" w14:textId="77777777" w:rsidR="00401795" w:rsidRDefault="008A2967">
            <w:pPr>
              <w:ind w:firstLine="0"/>
            </w:pPr>
            <w:r>
              <w:t>Water, SIMS (ppm H</w:t>
            </w:r>
            <w:r>
              <w:rPr>
                <w:vertAlign w:val="subscript"/>
              </w:rPr>
              <w:t>2</w:t>
            </w:r>
            <w:r>
              <w:t>O)</w:t>
            </w:r>
          </w:p>
        </w:tc>
        <w:tc>
          <w:tcPr>
            <w:tcW w:w="2482" w:type="dxa"/>
            <w:shd w:val="clear" w:color="auto" w:fill="auto"/>
            <w:tcMar>
              <w:left w:w="-5" w:type="dxa"/>
            </w:tcMar>
          </w:tcPr>
          <w:p w14:paraId="30CE2E0A" w14:textId="77777777" w:rsidR="00401795" w:rsidRDefault="008A2967">
            <w:pPr>
              <w:ind w:firstLine="0"/>
            </w:pPr>
            <w:r>
              <w:t>14+/-1</w:t>
            </w:r>
          </w:p>
        </w:tc>
        <w:tc>
          <w:tcPr>
            <w:tcW w:w="1260" w:type="dxa"/>
            <w:shd w:val="clear" w:color="auto" w:fill="auto"/>
            <w:tcMar>
              <w:left w:w="-5" w:type="dxa"/>
            </w:tcMar>
          </w:tcPr>
          <w:p w14:paraId="70C8FD43" w14:textId="77777777" w:rsidR="00401795" w:rsidRDefault="008A2967">
            <w:pPr>
              <w:ind w:firstLine="0"/>
            </w:pPr>
            <w:r>
              <w:t>5+/1</w:t>
            </w:r>
          </w:p>
        </w:tc>
        <w:tc>
          <w:tcPr>
            <w:tcW w:w="2515" w:type="dxa"/>
            <w:shd w:val="clear" w:color="auto" w:fill="auto"/>
            <w:tcMar>
              <w:left w:w="-5" w:type="dxa"/>
            </w:tcMar>
          </w:tcPr>
          <w:p w14:paraId="69A8E60E" w14:textId="77777777" w:rsidR="00401795" w:rsidRDefault="008A2967">
            <w:pPr>
              <w:ind w:firstLine="0"/>
            </w:pPr>
            <w:proofErr w:type="gramStart"/>
            <w:r>
              <w:t>dehydrated</w:t>
            </w:r>
            <w:proofErr w:type="gramEnd"/>
            <w:r>
              <w:t xml:space="preserve"> SC1-2</w:t>
            </w:r>
          </w:p>
        </w:tc>
      </w:tr>
      <w:tr w:rsidR="00401795" w14:paraId="4C39E800" w14:textId="77777777">
        <w:tc>
          <w:tcPr>
            <w:tcW w:w="3092" w:type="dxa"/>
            <w:shd w:val="clear" w:color="auto" w:fill="auto"/>
            <w:tcMar>
              <w:left w:w="-5" w:type="dxa"/>
            </w:tcMar>
          </w:tcPr>
          <w:p w14:paraId="697ECF8F" w14:textId="77777777" w:rsidR="00401795" w:rsidRDefault="008A2967">
            <w:pPr>
              <w:ind w:firstLine="0"/>
            </w:pPr>
            <w:r>
              <w:t>Average initial water (ppm H</w:t>
            </w:r>
            <w:r>
              <w:rPr>
                <w:vertAlign w:val="subscript"/>
              </w:rPr>
              <w:t>2</w:t>
            </w:r>
            <w:r>
              <w:t>O)</w:t>
            </w:r>
          </w:p>
        </w:tc>
        <w:tc>
          <w:tcPr>
            <w:tcW w:w="2482" w:type="dxa"/>
            <w:shd w:val="clear" w:color="auto" w:fill="auto"/>
            <w:tcMar>
              <w:left w:w="-5" w:type="dxa"/>
            </w:tcMar>
          </w:tcPr>
          <w:p w14:paraId="40ED9AB5" w14:textId="77777777" w:rsidR="00401795" w:rsidRDefault="008A2967">
            <w:pPr>
              <w:ind w:firstLine="0"/>
            </w:pPr>
            <w:r>
              <w:t>15+/-2</w:t>
            </w:r>
          </w:p>
        </w:tc>
        <w:tc>
          <w:tcPr>
            <w:tcW w:w="1260" w:type="dxa"/>
            <w:shd w:val="clear" w:color="auto" w:fill="auto"/>
            <w:tcMar>
              <w:left w:w="-5" w:type="dxa"/>
            </w:tcMar>
          </w:tcPr>
          <w:p w14:paraId="7654F1F5" w14:textId="77777777" w:rsidR="00401795" w:rsidRDefault="008A2967">
            <w:pPr>
              <w:ind w:firstLine="0"/>
            </w:pPr>
            <w:r>
              <w:t>4+/-1</w:t>
            </w:r>
          </w:p>
        </w:tc>
        <w:tc>
          <w:tcPr>
            <w:tcW w:w="2515" w:type="dxa"/>
            <w:shd w:val="clear" w:color="auto" w:fill="auto"/>
            <w:tcMar>
              <w:left w:w="-5" w:type="dxa"/>
            </w:tcMar>
          </w:tcPr>
          <w:p w14:paraId="33D34CE6" w14:textId="77777777" w:rsidR="00401795" w:rsidRDefault="008A2967">
            <w:pPr>
              <w:ind w:firstLine="0"/>
            </w:pPr>
            <w:r>
              <w:t>SC1</w:t>
            </w:r>
          </w:p>
        </w:tc>
      </w:tr>
      <w:tr w:rsidR="00401795" w14:paraId="1C36163F" w14:textId="77777777">
        <w:tc>
          <w:tcPr>
            <w:tcW w:w="3092" w:type="dxa"/>
            <w:shd w:val="clear" w:color="auto" w:fill="auto"/>
            <w:tcMar>
              <w:left w:w="-5" w:type="dxa"/>
            </w:tcMar>
          </w:tcPr>
          <w:p w14:paraId="648616AC" w14:textId="77777777" w:rsidR="00401795" w:rsidRDefault="008A2967">
            <w:pPr>
              <w:ind w:firstLine="0"/>
            </w:pPr>
            <w:r>
              <w:t>Ratio of water in ppm H</w:t>
            </w:r>
            <w:r>
              <w:rPr>
                <w:vertAlign w:val="subscript"/>
              </w:rPr>
              <w:t>2</w:t>
            </w:r>
            <w:r>
              <w:t>O to area in cm</w:t>
            </w:r>
            <w:r>
              <w:rPr>
                <w:vertAlign w:val="superscript"/>
              </w:rPr>
              <w:t>-2</w:t>
            </w:r>
            <w:r>
              <w:t xml:space="preserve"> with E || </w:t>
            </w:r>
            <w:del w:id="2294" w:author="Elizabeth F" w:date="2017-11-02T16:36:00Z">
              <w:r>
                <w:delText>[100]</w:delText>
              </w:r>
            </w:del>
            <w:ins w:id="2295" w:author="Elizabeth F" w:date="2017-11-02T16:36:00Z">
              <w:r>
                <w:rPr>
                  <w:i/>
                  <w:iCs/>
                </w:rPr>
                <w:t>a</w:t>
              </w:r>
            </w:ins>
          </w:p>
        </w:tc>
        <w:tc>
          <w:tcPr>
            <w:tcW w:w="2482" w:type="dxa"/>
            <w:shd w:val="clear" w:color="auto" w:fill="auto"/>
            <w:tcMar>
              <w:left w:w="-5" w:type="dxa"/>
            </w:tcMar>
          </w:tcPr>
          <w:p w14:paraId="0720BA0D" w14:textId="77777777" w:rsidR="00401795" w:rsidRDefault="008A2967">
            <w:pPr>
              <w:ind w:firstLine="0"/>
            </w:pPr>
            <w:r>
              <w:t>0.3</w:t>
            </w:r>
          </w:p>
        </w:tc>
        <w:tc>
          <w:tcPr>
            <w:tcW w:w="1260" w:type="dxa"/>
            <w:shd w:val="clear" w:color="auto" w:fill="auto"/>
            <w:tcMar>
              <w:left w:w="-5" w:type="dxa"/>
            </w:tcMar>
          </w:tcPr>
          <w:p w14:paraId="0D8E37FA" w14:textId="77777777" w:rsidR="00401795" w:rsidRDefault="008A2967">
            <w:pPr>
              <w:ind w:firstLine="0"/>
            </w:pPr>
            <w:r>
              <w:t>0.6</w:t>
            </w:r>
          </w:p>
        </w:tc>
        <w:tc>
          <w:tcPr>
            <w:tcW w:w="2515" w:type="dxa"/>
            <w:shd w:val="clear" w:color="auto" w:fill="auto"/>
            <w:tcMar>
              <w:left w:w="-5" w:type="dxa"/>
            </w:tcMar>
          </w:tcPr>
          <w:p w14:paraId="24062E97" w14:textId="77777777" w:rsidR="00401795" w:rsidRDefault="008A2967">
            <w:pPr>
              <w:ind w:firstLine="0"/>
            </w:pPr>
            <w:r>
              <w:t>SC1-1</w:t>
            </w:r>
          </w:p>
        </w:tc>
      </w:tr>
      <w:tr w:rsidR="00401795" w14:paraId="3DCE8806" w14:textId="77777777">
        <w:tc>
          <w:tcPr>
            <w:tcW w:w="3092" w:type="dxa"/>
            <w:shd w:val="clear" w:color="auto" w:fill="auto"/>
            <w:tcMar>
              <w:left w:w="-5" w:type="dxa"/>
            </w:tcMar>
          </w:tcPr>
          <w:p w14:paraId="62003BFC" w14:textId="77777777" w:rsidR="00401795" w:rsidRDefault="008A2967">
            <w:pPr>
              <w:ind w:firstLine="0"/>
            </w:pPr>
            <w:r>
              <w:t>Average water (ppm H</w:t>
            </w:r>
            <w:r>
              <w:rPr>
                <w:vertAlign w:val="subscript"/>
              </w:rPr>
              <w:t>2</w:t>
            </w:r>
            <w:r>
              <w:t>O) after piston cylinder experiment</w:t>
            </w:r>
          </w:p>
        </w:tc>
        <w:tc>
          <w:tcPr>
            <w:tcW w:w="2482" w:type="dxa"/>
            <w:shd w:val="clear" w:color="auto" w:fill="auto"/>
            <w:tcMar>
              <w:left w:w="-5" w:type="dxa"/>
            </w:tcMar>
          </w:tcPr>
          <w:p w14:paraId="3E0A2F3A" w14:textId="77777777" w:rsidR="00401795" w:rsidRDefault="008A2967">
            <w:pPr>
              <w:ind w:firstLine="0"/>
            </w:pPr>
            <w:r>
              <w:t>Not treated with pressure</w:t>
            </w:r>
          </w:p>
        </w:tc>
        <w:tc>
          <w:tcPr>
            <w:tcW w:w="1260" w:type="dxa"/>
            <w:shd w:val="clear" w:color="auto" w:fill="auto"/>
            <w:tcMar>
              <w:left w:w="-5" w:type="dxa"/>
            </w:tcMar>
          </w:tcPr>
          <w:p w14:paraId="27C2A781" w14:textId="77777777" w:rsidR="00401795" w:rsidRDefault="008A2967">
            <w:pPr>
              <w:ind w:firstLine="0"/>
            </w:pPr>
            <w:r>
              <w:t xml:space="preserve">32+/-23 </w:t>
            </w:r>
          </w:p>
          <w:p w14:paraId="71A0B4C3" w14:textId="77777777" w:rsidR="00401795" w:rsidRDefault="008A2967">
            <w:pPr>
              <w:ind w:firstLine="0"/>
            </w:pPr>
            <w:r>
              <w:t xml:space="preserve">14+/-10 </w:t>
            </w:r>
          </w:p>
        </w:tc>
        <w:tc>
          <w:tcPr>
            <w:tcW w:w="2515" w:type="dxa"/>
            <w:shd w:val="clear" w:color="auto" w:fill="auto"/>
            <w:tcMar>
              <w:left w:w="-5" w:type="dxa"/>
            </w:tcMar>
          </w:tcPr>
          <w:p w14:paraId="3D437FD2" w14:textId="77777777" w:rsidR="00401795" w:rsidRDefault="008A2967">
            <w:pPr>
              <w:ind w:firstLine="0"/>
            </w:pPr>
            <w:proofErr w:type="gramStart"/>
            <w:r>
              <w:t>partially</w:t>
            </w:r>
            <w:proofErr w:type="gramEnd"/>
            <w:r>
              <w:t xml:space="preserve"> hydrated SC1-7</w:t>
            </w:r>
          </w:p>
          <w:p w14:paraId="618B732E" w14:textId="77777777" w:rsidR="00401795" w:rsidRDefault="008A2967">
            <w:pPr>
              <w:ind w:firstLine="0"/>
            </w:pPr>
            <w:proofErr w:type="gramStart"/>
            <w:r>
              <w:t>partially</w:t>
            </w:r>
            <w:proofErr w:type="gramEnd"/>
            <w:r>
              <w:t xml:space="preserve"> hydrated SC1-2</w:t>
            </w:r>
          </w:p>
        </w:tc>
      </w:tr>
    </w:tbl>
    <w:p w14:paraId="37451FA1" w14:textId="77777777" w:rsidR="00401795" w:rsidRDefault="008A2967">
      <w:pPr>
        <w:pStyle w:val="Heading2"/>
      </w:pPr>
      <w:r>
        <w:t>Hydration</w:t>
      </w:r>
    </w:p>
    <w:p w14:paraId="71DB27F8" w14:textId="77777777" w:rsidR="00401795" w:rsidRDefault="008A2967">
      <w:pPr>
        <w:pStyle w:val="Caption"/>
        <w:ind w:firstLine="432"/>
      </w:pPr>
      <w:r>
        <w:t xml:space="preserve">Changes in FTIR absorbance indicate that </w:t>
      </w:r>
      <w:del w:id="2296" w:author="Elizabeth F" w:date="2017-11-02T16:36:00Z">
        <w:r>
          <w:delText>hydrogen</w:delText>
        </w:r>
      </w:del>
      <w:ins w:id="2297" w:author="Elizabeth F" w:date="2017-11-02T16:36:00Z">
        <w:r>
          <w:t>H</w:t>
        </w:r>
        <w:r>
          <w:rPr>
            <w:vertAlign w:val="superscript"/>
          </w:rPr>
          <w:t>+</w:t>
        </w:r>
      </w:ins>
      <w:r>
        <w:t xml:space="preserve"> was successfully incorporated into San Carlos olivine samples SC1-7 and SC1-2 (</w:t>
      </w:r>
      <w:r>
        <w:fldChar w:fldCharType="begin"/>
      </w:r>
      <w:r>
        <w:instrText>REF _Ref477446399 \h</w:instrText>
      </w:r>
      <w:r>
        <w:fldChar w:fldCharType="separate"/>
      </w:r>
      <w:r>
        <w:t>Figure 3</w:t>
      </w:r>
      <w:r>
        <w:fldChar w:fldCharType="end"/>
      </w:r>
      <w:r>
        <w:t xml:space="preserve">A). To construct </w:t>
      </w:r>
      <w:del w:id="2298" w:author="Elizabeth F" w:date="2017-11-02T16:36:00Z">
        <w:r>
          <w:delText>hydrogen</w:delText>
        </w:r>
      </w:del>
      <w:ins w:id="2299" w:author="Elizabeth F" w:date="2017-11-02T16:36:00Z">
        <w:r>
          <w:t>H</w:t>
        </w:r>
        <w:r>
          <w:rPr>
            <w:vertAlign w:val="superscript"/>
          </w:rPr>
          <w:t>+</w:t>
        </w:r>
      </w:ins>
      <w:r>
        <w:t xml:space="preserve"> profiles, quadratic baselines were drawn to match both the curve of the spectrum of the untreated sample and the middle baselines used to determine the initial water concentration in </w:t>
      </w:r>
      <w:r>
        <w:fldChar w:fldCharType="begin"/>
      </w:r>
      <w:r>
        <w:instrText>REF _Ref490060168 \h</w:instrText>
      </w:r>
      <w:r>
        <w:fldChar w:fldCharType="separate"/>
      </w:r>
      <w:r>
        <w:t>Figure 2</w:t>
      </w:r>
      <w:r>
        <w:fldChar w:fldCharType="end"/>
      </w:r>
      <w:r>
        <w:t xml:space="preserve">. Typical baselines are illustrated in </w:t>
      </w:r>
      <w:r>
        <w:fldChar w:fldCharType="begin"/>
      </w:r>
      <w:r>
        <w:instrText>REF _Ref477446399 \h</w:instrText>
      </w:r>
      <w:r>
        <w:fldChar w:fldCharType="separate"/>
      </w:r>
      <w:r>
        <w:t>Figure 3</w:t>
      </w:r>
      <w:r>
        <w:fldChar w:fldCharType="end"/>
      </w:r>
      <w:r>
        <w:t>B and C, and all spectra and baselines are shown in the Supplement. The area under each curve was determined and scaled to an estimated H</w:t>
      </w:r>
      <w:ins w:id="2300" w:author="Elizabeth F" w:date="2017-11-02T16:37:00Z">
        <w:r>
          <w:rPr>
            <w:vertAlign w:val="superscript"/>
          </w:rPr>
          <w:t>+</w:t>
        </w:r>
      </w:ins>
      <w:r>
        <w:t xml:space="preserve"> concentration by multiplying </w:t>
      </w:r>
      <w:commentRangeStart w:id="2301"/>
      <w:r>
        <w:t>by 0.6</w:t>
      </w:r>
      <w:commentRangeEnd w:id="2301"/>
      <w:r w:rsidR="00AE41E9">
        <w:rPr>
          <w:rStyle w:val="CommentReference"/>
          <w:bCs w:val="0"/>
        </w:rPr>
        <w:commentReference w:id="2301"/>
      </w:r>
      <w:r>
        <w:t xml:space="preserve">, following the ratio of concentration to area with E || </w:t>
      </w:r>
      <w:del w:id="2302" w:author="Elizabeth F" w:date="2017-11-02T16:37:00Z">
        <w:r>
          <w:delText>[100]</w:delText>
        </w:r>
      </w:del>
      <w:ins w:id="2303" w:author="Elizabeth F" w:date="2017-11-02T16:37:00Z">
        <w:r>
          <w:rPr>
            <w:i/>
            <w:iCs/>
          </w:rPr>
          <w:t>a</w:t>
        </w:r>
      </w:ins>
      <w:r>
        <w:t xml:space="preserve"> reported for San Carlos olivine in </w:t>
      </w:r>
      <w:r>
        <w:fldChar w:fldCharType="begin"/>
      </w:r>
      <w:r>
        <w:instrText>REF _Ref482181791 \h</w:instrText>
      </w:r>
      <w:r>
        <w:fldChar w:fldCharType="separate"/>
      </w:r>
      <w:r>
        <w:t>Table 2</w:t>
      </w:r>
      <w:r>
        <w:fldChar w:fldCharType="end"/>
      </w:r>
      <w:r>
        <w:t>.</w:t>
      </w:r>
    </w:p>
    <w:p w14:paraId="7F99560B" w14:textId="77777777" w:rsidR="00401795" w:rsidRDefault="008A2967">
      <w:r>
        <w:rPr>
          <w:rFonts w:cstheme="minorHAnsi"/>
        </w:rPr>
        <w:t>The partially hydrated sample SC1-2 was sufficiently homogeneous for both bulk H</w:t>
      </w:r>
      <w:ins w:id="2304" w:author="Elizabeth F" w:date="2017-11-02T16:37:00Z">
        <w:r>
          <w:rPr>
            <w:rFonts w:cstheme="minorHAnsi"/>
            <w:vertAlign w:val="superscript"/>
          </w:rPr>
          <w:t>+</w:t>
        </w:r>
      </w:ins>
      <w:r>
        <w:rPr>
          <w:rFonts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theme="minorHAnsi"/>
        </w:rPr>
        <w:fldChar w:fldCharType="begin"/>
      </w:r>
      <w:r>
        <w:instrText>REF _Ref477446399 \h</w:instrText>
      </w:r>
      <w:r>
        <w:rPr>
          <w:rFonts w:cstheme="minorHAnsi"/>
        </w:rPr>
      </w:r>
      <w:r>
        <w:fldChar w:fldCharType="separate"/>
      </w:r>
      <w:r>
        <w:t>Figure 3</w:t>
      </w:r>
      <w:r>
        <w:fldChar w:fldCharType="end"/>
      </w:r>
      <w:r>
        <w:rPr>
          <w:rFonts w:cstheme="minorHAnsi"/>
        </w:rPr>
        <w:t xml:space="preserve">C, the </w:t>
      </w:r>
      <w:del w:id="2305" w:author="Elizabeth F" w:date="2017-11-02T16:38:00Z">
        <w:r>
          <w:rPr>
            <w:rFonts w:cstheme="minorHAnsi"/>
          </w:rPr>
          <w:delText>water</w:delText>
        </w:r>
      </w:del>
      <w:ins w:id="2306" w:author="Elizabeth F" w:date="2017-11-02T16:38:00Z">
        <w:r>
          <w:rPr>
            <w:rFonts w:cstheme="minorHAnsi"/>
          </w:rPr>
          <w:t>H</w:t>
        </w:r>
        <w:r>
          <w:rPr>
            <w:rFonts w:cstheme="minorHAnsi"/>
            <w:vertAlign w:val="superscript"/>
          </w:rPr>
          <w:t>+</w:t>
        </w:r>
      </w:ins>
      <w:r>
        <w:rPr>
          <w:rFonts w:cstheme="minorHAnsi"/>
        </w:rPr>
        <w:t xml:space="preserve"> concentration across hydrated SC1-2 is 15±1 ppm H</w:t>
      </w:r>
      <w:r>
        <w:rPr>
          <w:rFonts w:cstheme="minorHAnsi"/>
          <w:vertAlign w:val="subscript"/>
        </w:rPr>
        <w:t>2</w:t>
      </w:r>
      <w:r>
        <w:rPr>
          <w:rFonts w:cstheme="minorHAnsi"/>
        </w:rPr>
        <w:t xml:space="preserve">O. Although there is a small increase in area around the [tri] peaks, the large majority of the </w:t>
      </w:r>
      <w:del w:id="2307" w:author="Elizabeth F" w:date="2017-11-02T16:38:00Z">
        <w:r>
          <w:rPr>
            <w:rFonts w:cstheme="minorHAnsi"/>
          </w:rPr>
          <w:delText>hydrogen</w:delText>
        </w:r>
      </w:del>
      <w:ins w:id="2308" w:author="Elizabeth F" w:date="2017-11-02T16:38:00Z">
        <w:r>
          <w:rPr>
            <w:rFonts w:cstheme="minorHAnsi"/>
          </w:rPr>
          <w:t>H</w:t>
        </w:r>
        <w:r>
          <w:rPr>
            <w:rFonts w:cstheme="minorHAnsi"/>
            <w:vertAlign w:val="superscript"/>
          </w:rPr>
          <w:t>+</w:t>
        </w:r>
      </w:ins>
      <w:r>
        <w:rPr>
          <w:rFonts w:cstheme="minorHAnsi"/>
        </w:rPr>
        <w:t xml:space="preserve"> in the hydrated SC1-2 is </w:t>
      </w:r>
      <w:del w:id="2309" w:author="Elizabeth F" w:date="2017-11-02T16:38:00Z">
        <w:r>
          <w:rPr>
            <w:rFonts w:cstheme="minorHAnsi"/>
          </w:rPr>
          <w:delText>incorporated</w:delText>
        </w:r>
      </w:del>
      <w:ins w:id="2310" w:author="Elizabeth F" w:date="2017-11-02T16:38:00Z">
        <w:r>
          <w:rPr>
            <w:rFonts w:cstheme="minorHAnsi"/>
          </w:rPr>
          <w:t>present</w:t>
        </w:r>
      </w:ins>
      <w:r>
        <w:rPr>
          <w:rFonts w:cstheme="minorHAnsi"/>
        </w:rPr>
        <w:t xml:space="preserve"> as [Ti] and [Si], and these profiles are also homogeneous.</w:t>
      </w:r>
    </w:p>
    <w:p w14:paraId="3886D510" w14:textId="77777777" w:rsidR="00401795" w:rsidRDefault="008A2967">
      <w:r>
        <w:rPr>
          <w:rFonts w:cstheme="minorHAnsi"/>
        </w:rPr>
        <w:t xml:space="preserve">In contrast, </w:t>
      </w:r>
      <w:del w:id="2311" w:author="Elizabeth F" w:date="2017-11-02T16:38:00Z">
        <w:r>
          <w:rPr>
            <w:rFonts w:cstheme="minorHAnsi"/>
          </w:rPr>
          <w:delText>hydrogen</w:delText>
        </w:r>
      </w:del>
      <w:ins w:id="2312" w:author="Elizabeth F" w:date="2017-11-02T16:38:00Z">
        <w:r>
          <w:rPr>
            <w:rFonts w:cstheme="minorHAnsi"/>
          </w:rPr>
          <w:t>H</w:t>
        </w:r>
        <w:r>
          <w:rPr>
            <w:rFonts w:cstheme="minorHAnsi"/>
            <w:vertAlign w:val="superscript"/>
          </w:rPr>
          <w:t>+</w:t>
        </w:r>
      </w:ins>
      <w:r>
        <w:rPr>
          <w:rFonts w:cstheme="minorHAnsi"/>
        </w:rPr>
        <w:t xml:space="preserve"> zonation in SC1-7 is clearly observed, with water concentrations of 38±7 ppm H</w:t>
      </w:r>
      <w:r>
        <w:rPr>
          <w:rFonts w:cstheme="minorHAnsi"/>
          <w:vertAlign w:val="subscript"/>
        </w:rPr>
        <w:t>2</w:t>
      </w:r>
      <w:r>
        <w:rPr>
          <w:rFonts w:cstheme="minorHAnsi"/>
        </w:rPr>
        <w:t xml:space="preserve">O using the quadratic baseline shown in </w:t>
      </w:r>
      <w:r>
        <w:rPr>
          <w:rFonts w:cstheme="minorHAnsi"/>
        </w:rPr>
        <w:fldChar w:fldCharType="begin"/>
      </w:r>
      <w:r>
        <w:instrText>REF _Ref477446399 \h</w:instrText>
      </w:r>
      <w:r>
        <w:rPr>
          <w:rFonts w:cstheme="minorHAnsi"/>
        </w:rPr>
      </w:r>
      <w:r>
        <w:fldChar w:fldCharType="separate"/>
      </w:r>
      <w:r>
        <w:t>Figure 3</w:t>
      </w:r>
      <w:r>
        <w:fldChar w:fldCharType="end"/>
      </w:r>
      <w:r>
        <w:rPr>
          <w:rFonts w:cstheme="minorHAnsi"/>
        </w:rPr>
        <w:t xml:space="preserve">B. The variations in concentration are most apparent || </w:t>
      </w:r>
      <w:del w:id="2313" w:author="Elizabeth F" w:date="2017-11-02T16:38:00Z">
        <w:r>
          <w:rPr>
            <w:rFonts w:cstheme="minorHAnsi"/>
          </w:rPr>
          <w:delText xml:space="preserve">[001] </w:delText>
        </w:r>
      </w:del>
      <w:ins w:id="2314" w:author="Elizabeth F" w:date="2017-11-02T16:38:00Z">
        <w:r>
          <w:rPr>
            <w:rFonts w:cstheme="minorHAnsi"/>
            <w:i/>
            <w:iCs/>
          </w:rPr>
          <w:t>c</w:t>
        </w:r>
        <w:r>
          <w:rPr>
            <w:rFonts w:cstheme="minorHAnsi"/>
          </w:rPr>
          <w:t xml:space="preserve"> </w:t>
        </w:r>
      </w:ins>
      <w:r>
        <w:rPr>
          <w:rFonts w:cstheme="minorHAnsi"/>
        </w:rPr>
        <w:t xml:space="preserve">for bulk H and all major peaks (Figure 4), consistent with previously work showing </w:t>
      </w:r>
      <w:del w:id="2315" w:author="Elizabeth F" w:date="2017-11-02T16:39:00Z">
        <w:r>
          <w:rPr>
            <w:rFonts w:cstheme="minorHAnsi"/>
          </w:rPr>
          <w:delText>[001]</w:delText>
        </w:r>
      </w:del>
      <w:ins w:id="2316" w:author="Elizabeth F" w:date="2017-11-02T16:39:00Z">
        <w:r>
          <w:rPr>
            <w:rFonts w:cstheme="minorHAnsi"/>
            <w:i/>
            <w:iCs/>
          </w:rPr>
          <w:t>c</w:t>
        </w:r>
      </w:ins>
      <w:r>
        <w:rPr>
          <w:rFonts w:cstheme="minorHAnsi"/>
        </w:rPr>
        <w:t xml:space="preserve"> is the fast direction during proton-vacancy mechanism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2317" w:name="__Fieldmark__7109_1561598236"/>
      <w:r>
        <w:rPr>
          <w:rFonts w:cstheme="minorHAnsi"/>
        </w:rPr>
        <w:t>(</w:t>
      </w:r>
      <w:bookmarkStart w:id="2318" w:name="__Fieldmark__6753_2280461051"/>
      <w:r>
        <w:rPr>
          <w:rFonts w:cstheme="minorHAnsi"/>
        </w:rPr>
        <w:t>K</w:t>
      </w:r>
      <w:bookmarkStart w:id="2319" w:name="__Fieldmark__6290_908293503"/>
      <w:r>
        <w:rPr>
          <w:rFonts w:cstheme="minorHAnsi"/>
        </w:rPr>
        <w:t>o</w:t>
      </w:r>
      <w:bookmarkStart w:id="2320" w:name="__Fieldmark__12611_1777031281"/>
      <w:r>
        <w:rPr>
          <w:rFonts w:cstheme="minorHAnsi"/>
        </w:rPr>
        <w:t>h</w:t>
      </w:r>
      <w:bookmarkStart w:id="2321" w:name="__Fieldmark__5361_2048093008"/>
      <w:r>
        <w:rPr>
          <w:rFonts w:cstheme="minorHAnsi"/>
        </w:rPr>
        <w:t>l</w:t>
      </w:r>
      <w:bookmarkStart w:id="2322" w:name="__Fieldmark__4970_527255555"/>
      <w:r>
        <w:rPr>
          <w:rFonts w:cstheme="minorHAnsi"/>
        </w:rPr>
        <w:t>s</w:t>
      </w:r>
      <w:bookmarkStart w:id="2323" w:name="__Fieldmark__4847_3642959469"/>
      <w:r>
        <w:rPr>
          <w:rFonts w:cstheme="minorHAnsi"/>
        </w:rPr>
        <w:t>t</w:t>
      </w:r>
      <w:bookmarkStart w:id="2324" w:name="__Fieldmark__4471_2362112943"/>
      <w:r>
        <w:rPr>
          <w:rFonts w:cstheme="minorHAnsi"/>
        </w:rPr>
        <w:t>e</w:t>
      </w:r>
      <w:bookmarkStart w:id="2325" w:name="__Fieldmark__4345_2049629825"/>
      <w:r>
        <w:rPr>
          <w:rFonts w:cstheme="minorHAnsi"/>
        </w:rPr>
        <w:t>d</w:t>
      </w:r>
      <w:bookmarkStart w:id="2326" w:name="__Fieldmark__4219_687217606"/>
      <w:r>
        <w:rPr>
          <w:rFonts w:cstheme="minorHAnsi"/>
        </w:rPr>
        <w:t>t</w:t>
      </w:r>
      <w:bookmarkStart w:id="2327" w:name="__Fieldmark__4093_2209115713"/>
      <w:r>
        <w:rPr>
          <w:rFonts w:cstheme="minorHAnsi"/>
        </w:rPr>
        <w:t xml:space="preserve"> </w:t>
      </w:r>
      <w:bookmarkStart w:id="2328" w:name="__Fieldmark__3969_1105856583"/>
      <w:r>
        <w:rPr>
          <w:rFonts w:cstheme="minorHAnsi"/>
        </w:rPr>
        <w:t>a</w:t>
      </w:r>
      <w:bookmarkStart w:id="2329" w:name="__Fieldmark__3840_1929513578"/>
      <w:r>
        <w:rPr>
          <w:rFonts w:cstheme="minorHAnsi"/>
        </w:rPr>
        <w:t>n</w:t>
      </w:r>
      <w:bookmarkStart w:id="2330" w:name="__Fieldmark__3714_739104655"/>
      <w:r>
        <w:rPr>
          <w:rFonts w:cstheme="minorHAnsi"/>
        </w:rPr>
        <w:t>d</w:t>
      </w:r>
      <w:bookmarkStart w:id="2331" w:name="__Fieldmark__3583_462321902"/>
      <w:r>
        <w:rPr>
          <w:rFonts w:cstheme="minorHAnsi"/>
        </w:rPr>
        <w:t xml:space="preserve"> </w:t>
      </w:r>
      <w:bookmarkStart w:id="2332" w:name="__Fieldmark__3450_948816634"/>
      <w:r>
        <w:rPr>
          <w:rFonts w:cstheme="minorHAnsi"/>
        </w:rPr>
        <w:t>M</w:t>
      </w:r>
      <w:bookmarkStart w:id="2333" w:name="__Fieldmark__3319_2312622389"/>
      <w:r>
        <w:rPr>
          <w:rFonts w:cstheme="minorHAnsi"/>
        </w:rPr>
        <w:t>a</w:t>
      </w:r>
      <w:bookmarkStart w:id="2334" w:name="__Fieldmark__3183_2161409428"/>
      <w:r>
        <w:rPr>
          <w:rFonts w:cstheme="minorHAnsi"/>
        </w:rPr>
        <w:t>c</w:t>
      </w:r>
      <w:bookmarkStart w:id="2335" w:name="__Fieldmark__3046_188299688"/>
      <w:r>
        <w:rPr>
          <w:rFonts w:cstheme="minorHAnsi"/>
        </w:rPr>
        <w:t>k</w:t>
      </w:r>
      <w:bookmarkStart w:id="2336" w:name="__Fieldmark__2908_1216455718"/>
      <w:r>
        <w:rPr>
          <w:rFonts w:cstheme="minorHAnsi"/>
        </w:rPr>
        <w:t>w</w:t>
      </w:r>
      <w:bookmarkStart w:id="2337" w:name="__Fieldmark__2770_649753871"/>
      <w:r>
        <w:rPr>
          <w:rFonts w:cstheme="minorHAnsi"/>
        </w:rPr>
        <w:t>e</w:t>
      </w:r>
      <w:bookmarkStart w:id="2338" w:name="__Fieldmark__2638_2534479100"/>
      <w:r>
        <w:rPr>
          <w:rFonts w:cstheme="minorHAnsi"/>
        </w:rPr>
        <w:t>l</w:t>
      </w:r>
      <w:bookmarkStart w:id="2339" w:name="__Fieldmark__2497_1692434574"/>
      <w:r>
        <w:rPr>
          <w:rFonts w:cstheme="minorHAnsi"/>
        </w:rPr>
        <w:t>l</w:t>
      </w:r>
      <w:bookmarkStart w:id="2340" w:name="__Fieldmark__2358_148202576"/>
      <w:r>
        <w:rPr>
          <w:rFonts w:cstheme="minorHAnsi"/>
        </w:rPr>
        <w:t xml:space="preserve"> </w:t>
      </w:r>
      <w:bookmarkStart w:id="2341" w:name="__Fieldmark__3791_2994147849"/>
      <w:r>
        <w:rPr>
          <w:rFonts w:cstheme="minorHAnsi"/>
        </w:rPr>
        <w:t>1</w:t>
      </w:r>
      <w:bookmarkStart w:id="2342" w:name="__Fieldmark__2079_3231691474"/>
      <w:r>
        <w:rPr>
          <w:rFonts w:cstheme="minorHAnsi"/>
        </w:rPr>
        <w:t>9</w:t>
      </w:r>
      <w:bookmarkStart w:id="2343" w:name="__Fieldmark__1939_3149341642"/>
      <w:r>
        <w:rPr>
          <w:rFonts w:cstheme="minorHAnsi"/>
        </w:rPr>
        <w:t>9</w:t>
      </w:r>
      <w:bookmarkStart w:id="2344" w:name="__Fieldmark__1799_4213078475"/>
      <w:r>
        <w:rPr>
          <w:rFonts w:cstheme="minorHAnsi"/>
        </w:rPr>
        <w:t>8</w:t>
      </w:r>
      <w:bookmarkStart w:id="2345" w:name="__Fieldmark__1659_4019975519"/>
      <w:r>
        <w:rPr>
          <w:rFonts w:cstheme="minorHAnsi"/>
        </w:rPr>
        <w:t>;</w:t>
      </w:r>
      <w:bookmarkStart w:id="2346" w:name="__Fieldmark__1525_3852820974"/>
      <w:r>
        <w:rPr>
          <w:rFonts w:cstheme="minorHAnsi"/>
        </w:rPr>
        <w:t xml:space="preserve"> </w:t>
      </w:r>
      <w:bookmarkStart w:id="2347" w:name="__Fieldmark__1388_3917936936"/>
      <w:r>
        <w:rPr>
          <w:rFonts w:cstheme="minorHAnsi"/>
        </w:rPr>
        <w:t>D</w:t>
      </w:r>
      <w:bookmarkStart w:id="2348" w:name="__Fieldmark__1250_3265051427"/>
      <w:r>
        <w:rPr>
          <w:rFonts w:cstheme="minorHAnsi"/>
        </w:rPr>
        <w:t>e</w:t>
      </w:r>
      <w:bookmarkStart w:id="2349" w:name="__Fieldmark__1111_837005789"/>
      <w:r>
        <w:rPr>
          <w:rFonts w:cstheme="minorHAnsi"/>
        </w:rPr>
        <w:t>m</w:t>
      </w:r>
      <w:bookmarkStart w:id="2350" w:name="__Fieldmark__971_3470823330"/>
      <w:r>
        <w:rPr>
          <w:rFonts w:cstheme="minorHAnsi"/>
        </w:rPr>
        <w:t>o</w:t>
      </w:r>
      <w:bookmarkStart w:id="2351" w:name="__Fieldmark__835_2630548144"/>
      <w:r>
        <w:rPr>
          <w:rFonts w:cstheme="minorHAnsi"/>
        </w:rPr>
        <w:t>u</w:t>
      </w:r>
      <w:bookmarkStart w:id="2352" w:name="__Fieldmark__3089_2304565098"/>
      <w:r>
        <w:rPr>
          <w:rFonts w:cstheme="minorHAnsi"/>
        </w:rPr>
        <w:t>c</w:t>
      </w:r>
      <w:bookmarkStart w:id="2353" w:name="__Fieldmark__1161_2304565098"/>
      <w:r>
        <w:rPr>
          <w:rFonts w:cstheme="minorHAnsi"/>
        </w:rPr>
        <w:t>hy and Mackwell 2006)</w:t>
      </w:r>
      <w:r>
        <w:fldChar w:fldCharType="end"/>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r>
        <w:rPr>
          <w:rFonts w:cstheme="minorHAnsi"/>
        </w:rPr>
        <w:t xml:space="preserve">. </w:t>
      </w:r>
    </w:p>
    <w:p w14:paraId="27A8A466" w14:textId="77777777" w:rsidR="00401795" w:rsidRDefault="008A2967">
      <w:r>
        <w:rPr>
          <w:rFonts w:cstheme="minorHAnsi"/>
        </w:rPr>
        <w:t>Quantifying the diffusivities in SC1-7 requires major assumptions about both the solubility and metastable equilibrium concentrations. Here we assume a metastable equilibrium concentration of 15±1 ppm H</w:t>
      </w:r>
      <w:r>
        <w:rPr>
          <w:rFonts w:cstheme="minorHAnsi"/>
          <w:vertAlign w:val="subscript"/>
        </w:rPr>
        <w:t>2</w:t>
      </w:r>
      <w:r>
        <w:rPr>
          <w:rFonts w:cstheme="minorHAnsi"/>
        </w:rPr>
        <w:t xml:space="preserve">O, the observed concentration in SC1-2 after hydrating to saturate the PP mechanism. This value is much higher than the </w:t>
      </w:r>
      <w:commentRangeStart w:id="2354"/>
      <w:r>
        <w:rPr>
          <w:rFonts w:cstheme="minorHAnsi"/>
        </w:rPr>
        <w:t>0.4 ppm H</w:t>
      </w:r>
      <w:r>
        <w:rPr>
          <w:rFonts w:cstheme="minorHAnsi"/>
          <w:vertAlign w:val="subscript"/>
        </w:rPr>
        <w:t>2</w:t>
      </w:r>
      <w:r>
        <w:rPr>
          <w:rFonts w:cstheme="minorHAnsi"/>
        </w:rPr>
        <w:t>O (7 H/10</w:t>
      </w:r>
      <w:r>
        <w:rPr>
          <w:rFonts w:cstheme="minorHAnsi"/>
          <w:vertAlign w:val="superscript"/>
        </w:rPr>
        <w:t>6</w:t>
      </w:r>
      <w:r>
        <w:rPr>
          <w:rFonts w:cstheme="minorHAnsi"/>
        </w:rPr>
        <w:t xml:space="preserve">Si) </w:t>
      </w:r>
      <w:commentRangeEnd w:id="2354"/>
      <w:r w:rsidR="005E526D">
        <w:rPr>
          <w:rStyle w:val="CommentReference"/>
        </w:rPr>
        <w:commentReference w:id="2354"/>
      </w:r>
      <w:r>
        <w:rPr>
          <w:rFonts w:cstheme="minorHAnsi"/>
        </w:rPr>
        <w:t xml:space="preserve">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2355" w:name="__Fieldmark__7264_1561598236"/>
      <w:r>
        <w:rPr>
          <w:rFonts w:cstheme="minorHAnsi"/>
        </w:rPr>
        <w:t>K</w:t>
      </w:r>
      <w:bookmarkStart w:id="2356" w:name="__Fieldmark__6904_2280461051"/>
      <w:r>
        <w:rPr>
          <w:rFonts w:cstheme="minorHAnsi"/>
        </w:rPr>
        <w:t>o</w:t>
      </w:r>
      <w:bookmarkStart w:id="2357" w:name="__Fieldmark__6437_908293503"/>
      <w:r>
        <w:rPr>
          <w:rFonts w:cstheme="minorHAnsi"/>
        </w:rPr>
        <w:t>h</w:t>
      </w:r>
      <w:bookmarkStart w:id="2358" w:name="__Fieldmark__12754_1777031281"/>
      <w:r>
        <w:rPr>
          <w:rFonts w:cstheme="minorHAnsi"/>
        </w:rPr>
        <w:t>l</w:t>
      </w:r>
      <w:bookmarkStart w:id="2359" w:name="__Fieldmark__5500_2048093008"/>
      <w:r>
        <w:rPr>
          <w:rFonts w:cstheme="minorHAnsi"/>
        </w:rPr>
        <w:t>s</w:t>
      </w:r>
      <w:bookmarkStart w:id="2360" w:name="__Fieldmark__5105_527255555"/>
      <w:r>
        <w:rPr>
          <w:rFonts w:cstheme="minorHAnsi"/>
        </w:rPr>
        <w:t>t</w:t>
      </w:r>
      <w:bookmarkStart w:id="2361" w:name="__Fieldmark__4978_3642959469"/>
      <w:r>
        <w:rPr>
          <w:rFonts w:cstheme="minorHAnsi"/>
        </w:rPr>
        <w:t>e</w:t>
      </w:r>
      <w:bookmarkStart w:id="2362" w:name="__Fieldmark__4598_2362112943"/>
      <w:r>
        <w:rPr>
          <w:rFonts w:cstheme="minorHAnsi"/>
        </w:rPr>
        <w:t>d</w:t>
      </w:r>
      <w:bookmarkStart w:id="2363" w:name="__Fieldmark__4468_2049629825"/>
      <w:r>
        <w:rPr>
          <w:rFonts w:cstheme="minorHAnsi"/>
        </w:rPr>
        <w:t>t</w:t>
      </w:r>
      <w:bookmarkStart w:id="2364" w:name="__Fieldmark__4338_687217606"/>
      <w:r>
        <w:rPr>
          <w:rFonts w:cstheme="minorHAnsi"/>
        </w:rPr>
        <w:t xml:space="preserve"> </w:t>
      </w:r>
      <w:bookmarkStart w:id="2365" w:name="__Fieldmark__4208_2209115713"/>
      <w:r>
        <w:rPr>
          <w:rFonts w:cstheme="minorHAnsi"/>
        </w:rPr>
        <w:t>a</w:t>
      </w:r>
      <w:bookmarkStart w:id="2366" w:name="__Fieldmark__4080_1105856583"/>
      <w:r>
        <w:rPr>
          <w:rFonts w:cstheme="minorHAnsi"/>
        </w:rPr>
        <w:t>n</w:t>
      </w:r>
      <w:bookmarkStart w:id="2367" w:name="__Fieldmark__3947_1929513578"/>
      <w:r>
        <w:rPr>
          <w:rFonts w:cstheme="minorHAnsi"/>
        </w:rPr>
        <w:t>d</w:t>
      </w:r>
      <w:bookmarkStart w:id="2368" w:name="__Fieldmark__3817_739104655"/>
      <w:r>
        <w:rPr>
          <w:rFonts w:cstheme="minorHAnsi"/>
        </w:rPr>
        <w:t xml:space="preserve"> </w:t>
      </w:r>
      <w:bookmarkStart w:id="2369" w:name="__Fieldmark__3682_462321902"/>
      <w:r>
        <w:rPr>
          <w:rFonts w:cstheme="minorHAnsi"/>
        </w:rPr>
        <w:t>M</w:t>
      </w:r>
      <w:bookmarkStart w:id="2370" w:name="__Fieldmark__3545_948816634"/>
      <w:r>
        <w:rPr>
          <w:rFonts w:cstheme="minorHAnsi"/>
        </w:rPr>
        <w:t>a</w:t>
      </w:r>
      <w:bookmarkStart w:id="2371" w:name="__Fieldmark__3410_2312622389"/>
      <w:r>
        <w:rPr>
          <w:rFonts w:cstheme="minorHAnsi"/>
        </w:rPr>
        <w:t>c</w:t>
      </w:r>
      <w:bookmarkStart w:id="2372" w:name="__Fieldmark__3270_2161409428"/>
      <w:r>
        <w:rPr>
          <w:rFonts w:cstheme="minorHAnsi"/>
        </w:rPr>
        <w:t>k</w:t>
      </w:r>
      <w:bookmarkStart w:id="2373" w:name="__Fieldmark__3129_188299688"/>
      <w:r>
        <w:rPr>
          <w:rFonts w:cstheme="minorHAnsi"/>
        </w:rPr>
        <w:t>w</w:t>
      </w:r>
      <w:bookmarkStart w:id="2374" w:name="__Fieldmark__2987_1216455718"/>
      <w:r>
        <w:rPr>
          <w:rFonts w:cstheme="minorHAnsi"/>
        </w:rPr>
        <w:t>e</w:t>
      </w:r>
      <w:bookmarkStart w:id="2375" w:name="__Fieldmark__2845_649753871"/>
      <w:r>
        <w:rPr>
          <w:rFonts w:cstheme="minorHAnsi"/>
        </w:rPr>
        <w:t>l</w:t>
      </w:r>
      <w:bookmarkStart w:id="2376" w:name="__Fieldmark__2709_2534479100"/>
      <w:r>
        <w:rPr>
          <w:rFonts w:cstheme="minorHAnsi"/>
        </w:rPr>
        <w:t>l</w:t>
      </w:r>
      <w:bookmarkStart w:id="2377" w:name="__Fieldmark__2564_1692434574"/>
      <w:r>
        <w:rPr>
          <w:rFonts w:cstheme="minorHAnsi"/>
        </w:rPr>
        <w:t xml:space="preserve"> </w:t>
      </w:r>
      <w:bookmarkStart w:id="2378" w:name="__Fieldmark__2421_148202576"/>
      <w:r>
        <w:rPr>
          <w:rFonts w:cstheme="minorHAnsi"/>
        </w:rPr>
        <w:t>(</w:t>
      </w:r>
      <w:bookmarkStart w:id="2379" w:name="__Fieldmark__3850_2994147849"/>
      <w:r>
        <w:rPr>
          <w:rFonts w:cstheme="minorHAnsi"/>
        </w:rPr>
        <w:t>1</w:t>
      </w:r>
      <w:bookmarkStart w:id="2380" w:name="__Fieldmark__2134_3231691474"/>
      <w:r>
        <w:rPr>
          <w:rFonts w:cstheme="minorHAnsi"/>
        </w:rPr>
        <w:t>9</w:t>
      </w:r>
      <w:bookmarkStart w:id="2381" w:name="__Fieldmark__1990_3149341642"/>
      <w:r>
        <w:rPr>
          <w:rFonts w:cstheme="minorHAnsi"/>
        </w:rPr>
        <w:t>9</w:t>
      </w:r>
      <w:bookmarkStart w:id="2382" w:name="__Fieldmark__1846_4213078475"/>
      <w:r>
        <w:rPr>
          <w:rFonts w:cstheme="minorHAnsi"/>
        </w:rPr>
        <w:t>8</w:t>
      </w:r>
      <w:bookmarkStart w:id="2383" w:name="__Fieldmark__1702_4019975519"/>
      <w:r>
        <w:rPr>
          <w:rFonts w:cstheme="minorHAnsi"/>
        </w:rPr>
        <w:t>)</w:t>
      </w:r>
      <w:bookmarkStart w:id="2384" w:name="__Fieldmark__1564_3852820974"/>
      <w:r>
        <w:fldChar w:fldCharType="end"/>
      </w:r>
      <w:bookmarkStart w:id="2385" w:name="__Fieldmark__1281_3265051427"/>
      <w:bookmarkStart w:id="2386" w:name="__Fieldmark__994_3470823330"/>
      <w:bookmarkStart w:id="2387" w:name="__Fieldmark__3104_2304565098"/>
      <w:bookmarkStart w:id="2388" w:name="__Fieldmark__1194_2304565098"/>
      <w:bookmarkStart w:id="2389" w:name="__Fieldmark__854_2630548144"/>
      <w:bookmarkStart w:id="2390" w:name="__Fieldmark__1138_837005789"/>
      <w:bookmarkStart w:id="2391" w:name="__Fieldmark__1423_3917936936"/>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r>
        <w:rPr>
          <w:rFonts w:cstheme="minorHAnsi"/>
        </w:rPr>
        <w:t xml:space="preserve">, possibly because of differences in </w:t>
      </w:r>
      <w:commentRangeStart w:id="2392"/>
      <w:r>
        <w:rPr>
          <w:rFonts w:cstheme="minorHAnsi"/>
        </w:rPr>
        <w:t xml:space="preserve">the </w:t>
      </w:r>
      <w:proofErr w:type="spellStart"/>
      <w:r>
        <w:rPr>
          <w:rFonts w:cstheme="minorHAnsi"/>
        </w:rPr>
        <w:t>forsterite</w:t>
      </w:r>
      <w:proofErr w:type="spellEnd"/>
      <w:r>
        <w:rPr>
          <w:rFonts w:cstheme="minorHAnsi"/>
        </w:rPr>
        <w:t xml:space="preserve"> content </w:t>
      </w:r>
      <w:commentRangeEnd w:id="2392"/>
      <w:r w:rsidR="00AE41E9">
        <w:rPr>
          <w:rStyle w:val="CommentReference"/>
        </w:rPr>
        <w:commentReference w:id="2392"/>
      </w:r>
      <w:r>
        <w:rPr>
          <w:rFonts w:cstheme="minorHAnsi"/>
        </w:rPr>
        <w:t xml:space="preserve">and/or the </w:t>
      </w:r>
      <w:commentRangeStart w:id="2393"/>
      <w:r>
        <w:rPr>
          <w:rFonts w:cstheme="minorHAnsi"/>
        </w:rPr>
        <w:t>calibrations used</w:t>
      </w:r>
      <w:commentRangeEnd w:id="2393"/>
      <w:r w:rsidR="00AE41E9">
        <w:rPr>
          <w:rStyle w:val="CommentReference"/>
        </w:rPr>
        <w:commentReference w:id="2393"/>
      </w:r>
      <w:r>
        <w:rPr>
          <w:rFonts w:cstheme="minorHAnsi"/>
        </w:rPr>
        <w:t xml:space="preserve"> to determine H</w:t>
      </w:r>
      <w:ins w:id="2394" w:author="Elizabeth F" w:date="2017-11-02T16:39:00Z">
        <w:r>
          <w:rPr>
            <w:rFonts w:cstheme="minorHAnsi"/>
            <w:vertAlign w:val="superscript"/>
          </w:rPr>
          <w:t>+</w:t>
        </w:r>
      </w:ins>
      <w:r>
        <w:rPr>
          <w:rFonts w:cstheme="minorHAnsi"/>
        </w:rPr>
        <w:t xml:space="preserve"> concentrations from FTIR spectra in the two studies. The accepted values for </w:t>
      </w:r>
      <w:del w:id="2395" w:author="Elizabeth F" w:date="2017-11-02T16:40:00Z">
        <w:r>
          <w:rPr>
            <w:rFonts w:cstheme="minorHAnsi"/>
          </w:rPr>
          <w:delText xml:space="preserve">the </w:delText>
        </w:r>
      </w:del>
      <w:r>
        <w:rPr>
          <w:rFonts w:cstheme="minorHAnsi"/>
        </w:rPr>
        <w:t xml:space="preserve">PV </w:t>
      </w:r>
      <w:del w:id="2396" w:author="Elizabeth F" w:date="2017-11-02T16:40:00Z">
        <w:r>
          <w:rPr>
            <w:rFonts w:cstheme="minorHAnsi"/>
            <w:highlight w:val="yellow"/>
          </w:rPr>
          <w:delText>mechanism (</w:delText>
        </w:r>
        <w:r>
          <w:rPr>
            <w:rFonts w:cstheme="minorHAnsi"/>
            <w:highlight w:val="yellow"/>
          </w:rPr>
          <w:fldChar w:fldCharType="begin"/>
        </w:r>
      </w:del>
      <w:r>
        <w:instrText>REF _Ref490059122 \h</w:instrText>
      </w:r>
      <w:del w:id="2397" w:author="Elizabeth F" w:date="2017-11-02T16:40:00Z">
        <w:r>
          <w:rPr>
            <w:rFonts w:cstheme="minorHAnsi"/>
            <w:highlight w:val="yellow"/>
          </w:rPr>
        </w:r>
      </w:del>
      <w:r>
        <w:fldChar w:fldCharType="separate"/>
      </w:r>
      <w:r>
        <w:t>Error: Reference source not found</w:t>
      </w:r>
      <w:r>
        <w:fldChar w:fldCharType="end"/>
      </w:r>
      <w:del w:id="2398" w:author="Elizabeth F" w:date="2017-11-02T16:40:00Z">
        <w:r>
          <w:rPr>
            <w:rFonts w:cstheme="minorHAnsi"/>
            <w:highlight w:val="yellow"/>
          </w:rPr>
          <w:delText>)</w:delText>
        </w:r>
        <w:r>
          <w:rPr>
            <w:rFonts w:cstheme="minorHAnsi"/>
          </w:rPr>
          <w:delText xml:space="preserve"> </w:delText>
        </w:r>
      </w:del>
      <w:ins w:id="2399" w:author="Elizabeth F" w:date="2017-11-02T16:40:00Z">
        <w:r>
          <w:rPr>
            <w:rFonts w:cstheme="minorHAnsi"/>
          </w:rPr>
          <w:t>(</w:t>
        </w:r>
        <w:proofErr w:type="spellStart"/>
        <w:r>
          <w:rPr>
            <w:rFonts w:cstheme="minorHAnsi"/>
          </w:rPr>
          <w:t>Demouchy</w:t>
        </w:r>
        <w:proofErr w:type="spellEnd"/>
        <w:r>
          <w:rPr>
            <w:rFonts w:cstheme="minorHAnsi"/>
          </w:rPr>
          <w:t xml:space="preserve"> and </w:t>
        </w:r>
        <w:proofErr w:type="spellStart"/>
        <w:r>
          <w:rPr>
            <w:rFonts w:cstheme="minorHAnsi"/>
          </w:rPr>
          <w:lastRenderedPageBreak/>
          <w:t>Mackwell</w:t>
        </w:r>
        <w:proofErr w:type="spellEnd"/>
        <w:r>
          <w:rPr>
            <w:rFonts w:cstheme="minorHAnsi"/>
          </w:rPr>
          <w:t xml:space="preserve"> 2006) </w:t>
        </w:r>
      </w:ins>
      <w:r>
        <w:rPr>
          <w:rFonts w:cstheme="minorHAnsi"/>
        </w:rPr>
        <w:t>fit our data reasonably well if we assume a final solubility of 150 ppm H</w:t>
      </w:r>
      <w:r>
        <w:rPr>
          <w:rFonts w:cstheme="minorHAnsi"/>
          <w:vertAlign w:val="subscript"/>
        </w:rPr>
        <w:t>2</w:t>
      </w:r>
      <w:r>
        <w:rPr>
          <w:rFonts w:cstheme="minorHAnsi"/>
        </w:rPr>
        <w:t>O, which is possible, particularly given the still large uncertainties in the solubility of H</w:t>
      </w:r>
      <w:ins w:id="2400" w:author="Elizabeth F" w:date="2017-11-02T16:40:00Z">
        <w:r>
          <w:rPr>
            <w:rFonts w:cstheme="minorHAnsi"/>
            <w:vertAlign w:val="superscript"/>
          </w:rPr>
          <w:t>+</w:t>
        </w:r>
      </w:ins>
      <w:r>
        <w:rPr>
          <w:rFonts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2401" w:name="__Fieldmark__7411_1561598236"/>
      <w:r>
        <w:rPr>
          <w:rFonts w:cstheme="minorHAnsi"/>
        </w:rPr>
        <w:t>(</w:t>
      </w:r>
      <w:bookmarkStart w:id="2402" w:name="__Fieldmark__7048_2280461051"/>
      <w:r>
        <w:rPr>
          <w:rFonts w:cstheme="minorHAnsi"/>
        </w:rPr>
        <w:t>T</w:t>
      </w:r>
      <w:bookmarkStart w:id="2403" w:name="__Fieldmark__6578_908293503"/>
      <w:r>
        <w:rPr>
          <w:rFonts w:cstheme="minorHAnsi"/>
        </w:rPr>
        <w:t>o</w:t>
      </w:r>
      <w:bookmarkStart w:id="2404" w:name="__Fieldmark__12893_1777031281"/>
      <w:r>
        <w:rPr>
          <w:rFonts w:cstheme="minorHAnsi"/>
        </w:rPr>
        <w:t>l</w:t>
      </w:r>
      <w:bookmarkStart w:id="2405" w:name="__Fieldmark__5633_2048093008"/>
      <w:r>
        <w:rPr>
          <w:rFonts w:cstheme="minorHAnsi"/>
        </w:rPr>
        <w:t>l</w:t>
      </w:r>
      <w:bookmarkStart w:id="2406" w:name="__Fieldmark__5235_527255555"/>
      <w:r>
        <w:rPr>
          <w:rFonts w:cstheme="minorHAnsi"/>
        </w:rPr>
        <w:t>a</w:t>
      </w:r>
      <w:bookmarkStart w:id="2407" w:name="__Fieldmark__5105_3642959469"/>
      <w:r>
        <w:rPr>
          <w:rFonts w:cstheme="minorHAnsi"/>
        </w:rPr>
        <w:t>n</w:t>
      </w:r>
      <w:bookmarkStart w:id="2408" w:name="__Fieldmark__4722_2362112943"/>
      <w:r>
        <w:rPr>
          <w:rFonts w:cstheme="minorHAnsi"/>
        </w:rPr>
        <w:t xml:space="preserve"> </w:t>
      </w:r>
      <w:bookmarkStart w:id="2409" w:name="__Fieldmark__4588_2049629825"/>
      <w:r>
        <w:rPr>
          <w:rFonts w:cstheme="minorHAnsi"/>
        </w:rPr>
        <w:t>e</w:t>
      </w:r>
      <w:bookmarkStart w:id="2410" w:name="__Fieldmark__4454_687217606"/>
      <w:r>
        <w:rPr>
          <w:rFonts w:cstheme="minorHAnsi"/>
        </w:rPr>
        <w:t>t</w:t>
      </w:r>
      <w:bookmarkStart w:id="2411" w:name="__Fieldmark__4320_2209115713"/>
      <w:r>
        <w:rPr>
          <w:rFonts w:cstheme="minorHAnsi"/>
        </w:rPr>
        <w:t xml:space="preserve"> </w:t>
      </w:r>
      <w:bookmarkStart w:id="2412" w:name="__Fieldmark__4188_1105856583"/>
      <w:r>
        <w:rPr>
          <w:rFonts w:cstheme="minorHAnsi"/>
        </w:rPr>
        <w:t>a</w:t>
      </w:r>
      <w:bookmarkStart w:id="2413" w:name="__Fieldmark__4051_1929513578"/>
      <w:r>
        <w:rPr>
          <w:rFonts w:cstheme="minorHAnsi"/>
        </w:rPr>
        <w:t>l</w:t>
      </w:r>
      <w:bookmarkStart w:id="2414" w:name="__Fieldmark__3917_739104655"/>
      <w:r>
        <w:rPr>
          <w:rFonts w:cstheme="minorHAnsi"/>
        </w:rPr>
        <w:t>.</w:t>
      </w:r>
      <w:bookmarkStart w:id="2415" w:name="__Fieldmark__3778_462321902"/>
      <w:r>
        <w:rPr>
          <w:rFonts w:cstheme="minorHAnsi"/>
        </w:rPr>
        <w:t xml:space="preserve"> </w:t>
      </w:r>
      <w:bookmarkStart w:id="2416" w:name="__Fieldmark__3637_948816634"/>
      <w:r>
        <w:rPr>
          <w:rFonts w:cstheme="minorHAnsi"/>
        </w:rPr>
        <w:t>2</w:t>
      </w:r>
      <w:bookmarkStart w:id="2417" w:name="__Fieldmark__3498_2312622389"/>
      <w:r>
        <w:rPr>
          <w:rFonts w:cstheme="minorHAnsi"/>
        </w:rPr>
        <w:t>0</w:t>
      </w:r>
      <w:bookmarkStart w:id="2418" w:name="__Fieldmark__3354_2161409428"/>
      <w:r>
        <w:rPr>
          <w:rFonts w:cstheme="minorHAnsi"/>
        </w:rPr>
        <w:t>1</w:t>
      </w:r>
      <w:bookmarkStart w:id="2419" w:name="__Fieldmark__3209_188299688"/>
      <w:r>
        <w:rPr>
          <w:rFonts w:cstheme="minorHAnsi"/>
        </w:rPr>
        <w:t>7</w:t>
      </w:r>
      <w:bookmarkStart w:id="2420" w:name="__Fieldmark__3063_1216455718"/>
      <w:r>
        <w:rPr>
          <w:rFonts w:cstheme="minorHAnsi"/>
        </w:rPr>
        <w:t>:</w:t>
      </w:r>
      <w:bookmarkStart w:id="2421" w:name="__Fieldmark__2917_649753871"/>
      <w:r>
        <w:rPr>
          <w:rFonts w:cstheme="minorHAnsi"/>
        </w:rPr>
        <w:t>2</w:t>
      </w:r>
      <w:bookmarkStart w:id="2422" w:name="__Fieldmark__2777_2534479100"/>
      <w:r>
        <w:rPr>
          <w:rFonts w:cstheme="minorHAnsi"/>
        </w:rPr>
        <w:t>0</w:t>
      </w:r>
      <w:bookmarkStart w:id="2423" w:name="__Fieldmark__2628_1692434574"/>
      <w:r>
        <w:rPr>
          <w:rFonts w:cstheme="minorHAnsi"/>
        </w:rPr>
        <w:t>;</w:t>
      </w:r>
      <w:bookmarkStart w:id="2424" w:name="__Fieldmark__2481_148202576"/>
      <w:r>
        <w:rPr>
          <w:rFonts w:cstheme="minorHAnsi"/>
        </w:rPr>
        <w:t xml:space="preserve"> </w:t>
      </w:r>
      <w:bookmarkStart w:id="2425" w:name="__Fieldmark__3906_2994147849"/>
      <w:r>
        <w:rPr>
          <w:rFonts w:cstheme="minorHAnsi"/>
        </w:rPr>
        <w:t>Z</w:t>
      </w:r>
      <w:bookmarkStart w:id="2426" w:name="__Fieldmark__2186_3231691474"/>
      <w:r>
        <w:rPr>
          <w:rFonts w:cstheme="minorHAnsi"/>
        </w:rPr>
        <w:t>h</w:t>
      </w:r>
      <w:bookmarkStart w:id="2427" w:name="__Fieldmark__2038_3149341642"/>
      <w:r>
        <w:rPr>
          <w:rFonts w:cstheme="minorHAnsi"/>
        </w:rPr>
        <w:t>a</w:t>
      </w:r>
      <w:bookmarkStart w:id="2428" w:name="__Fieldmark__1890_4213078475"/>
      <w:r>
        <w:rPr>
          <w:rFonts w:cstheme="minorHAnsi"/>
        </w:rPr>
        <w:t>o</w:t>
      </w:r>
      <w:bookmarkStart w:id="2429" w:name="__Fieldmark__1742_4019975519"/>
      <w:r>
        <w:rPr>
          <w:rFonts w:cstheme="minorHAnsi"/>
        </w:rPr>
        <w:t>,</w:t>
      </w:r>
      <w:bookmarkStart w:id="2430" w:name="__Fieldmark__1600_3852820974"/>
      <w:r>
        <w:rPr>
          <w:rFonts w:cstheme="minorHAnsi"/>
        </w:rPr>
        <w:t xml:space="preserve"> </w:t>
      </w:r>
      <w:bookmarkStart w:id="2431" w:name="__Fieldmark__1455_3917936936"/>
      <w:r>
        <w:rPr>
          <w:rFonts w:cstheme="minorHAnsi"/>
        </w:rPr>
        <w:t>G</w:t>
      </w:r>
      <w:bookmarkStart w:id="2432" w:name="__Fieldmark__1309_3265051427"/>
      <w:r>
        <w:rPr>
          <w:rFonts w:cstheme="minorHAnsi"/>
        </w:rPr>
        <w:t>i</w:t>
      </w:r>
      <w:bookmarkStart w:id="2433" w:name="__Fieldmark__1162_837005789"/>
      <w:r>
        <w:rPr>
          <w:rFonts w:cstheme="minorHAnsi"/>
        </w:rPr>
        <w:t>n</w:t>
      </w:r>
      <w:bookmarkStart w:id="2434" w:name="__Fieldmark__1014_3470823330"/>
      <w:r>
        <w:rPr>
          <w:rFonts w:cstheme="minorHAnsi"/>
        </w:rPr>
        <w:t>s</w:t>
      </w:r>
      <w:bookmarkStart w:id="2435" w:name="__Fieldmark__874_2630548144"/>
      <w:r>
        <w:rPr>
          <w:rFonts w:cstheme="minorHAnsi"/>
        </w:rPr>
        <w:t>b</w:t>
      </w:r>
      <w:bookmarkStart w:id="2436" w:name="__Fieldmark__3116_2304565098"/>
      <w:r>
        <w:rPr>
          <w:rFonts w:cstheme="minorHAnsi"/>
        </w:rPr>
        <w:t>e</w:t>
      </w:r>
      <w:bookmarkStart w:id="2437" w:name="__Fieldmark__1217_2304565098"/>
      <w:r>
        <w:rPr>
          <w:rFonts w:cstheme="minorHAnsi"/>
        </w:rPr>
        <w:t>rg, and Kohstedt 2004; Mosenfelder et al. 2006)</w:t>
      </w:r>
      <w:r>
        <w:fldChar w:fldCharType="end"/>
      </w:r>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r>
        <w:rPr>
          <w:rFonts w:cstheme="minorHAnsi"/>
        </w:rPr>
        <w:t xml:space="preserve">. Figure 4 shows </w:t>
      </w:r>
      <w:ins w:id="2438" w:author="Terry Plank" w:date="2017-10-24T14:37:00Z">
        <w:r>
          <w:rPr>
            <w:rFonts w:cstheme="minorHAnsi"/>
          </w:rPr>
          <w:t>the best</w:t>
        </w:r>
      </w:ins>
      <w:del w:id="2439" w:author="Terry Plank" w:date="2017-10-24T14:37:00Z">
        <w:r>
          <w:rPr>
            <w:rFonts w:cstheme="minorHAnsi"/>
          </w:rPr>
          <w:delText>a</w:delText>
        </w:r>
      </w:del>
      <w:r>
        <w:rPr>
          <w:rFonts w:cstheme="minorHAnsi"/>
        </w:rPr>
        <w:t xml:space="preserve"> fit to our whole-block SC1-7 data that assumes a final concentration equal to the maximum observed concentration of 58 ppm H</w:t>
      </w:r>
      <w:r>
        <w:rPr>
          <w:rFonts w:cstheme="minorHAnsi"/>
          <w:vertAlign w:val="subscript"/>
        </w:rPr>
        <w:t>2</w:t>
      </w:r>
      <w:r>
        <w:rPr>
          <w:rFonts w:cstheme="minorHAnsi"/>
        </w:rPr>
        <w:t xml:space="preserve">O. This fit requires higher diffusivities than are generally associated with the PV mechanism, particularly || </w:t>
      </w:r>
      <w:del w:id="2440" w:author="Elizabeth F" w:date="2017-11-02T16:41:00Z">
        <w:r>
          <w:rPr>
            <w:rFonts w:cstheme="minorHAnsi"/>
          </w:rPr>
          <w:delText>[010]</w:delText>
        </w:r>
      </w:del>
      <w:ins w:id="2441" w:author="Elizabeth F" w:date="2017-11-02T16:41:00Z">
        <w:r>
          <w:rPr>
            <w:rFonts w:cstheme="minorHAnsi"/>
            <w:i/>
            <w:iCs/>
          </w:rPr>
          <w:t>b</w:t>
        </w:r>
      </w:ins>
      <w:r>
        <w:rPr>
          <w:rFonts w:cstheme="minorHAnsi"/>
        </w:rPr>
        <w:t xml:space="preserve">. Diffusivities higher along </w:t>
      </w:r>
      <w:del w:id="2442" w:author="Elizabeth F" w:date="2017-11-02T16:41:00Z">
        <w:r>
          <w:rPr>
            <w:rFonts w:cstheme="minorHAnsi"/>
          </w:rPr>
          <w:delText>[010]</w:delText>
        </w:r>
      </w:del>
      <w:ins w:id="2443" w:author="Elizabeth F" w:date="2017-11-02T16:41:00Z">
        <w:r>
          <w:rPr>
            <w:rFonts w:cstheme="minorHAnsi"/>
            <w:i/>
            <w:iCs/>
          </w:rPr>
          <w:t>b</w:t>
        </w:r>
      </w:ins>
      <w:r>
        <w:rPr>
          <w:rFonts w:cstheme="minorHAnsi"/>
        </w:rPr>
        <w:t xml:space="preserve"> than </w:t>
      </w:r>
      <w:del w:id="2444" w:author="Elizabeth F" w:date="2017-11-02T16:41:00Z">
        <w:r>
          <w:rPr>
            <w:rFonts w:cstheme="minorHAnsi"/>
          </w:rPr>
          <w:delText>[100]</w:delText>
        </w:r>
      </w:del>
      <w:ins w:id="2445" w:author="Elizabeth F" w:date="2017-11-02T16:41:00Z">
        <w:r>
          <w:rPr>
            <w:rFonts w:cstheme="minorHAnsi"/>
            <w:i/>
            <w:iCs/>
          </w:rPr>
          <w:t>c</w:t>
        </w:r>
      </w:ins>
      <w:r>
        <w:rPr>
          <w:rFonts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2446" w:name="__Fieldmark__7563_1561598236"/>
      <w:r>
        <w:rPr>
          <w:rFonts w:cstheme="minorHAnsi"/>
        </w:rPr>
        <w:t>(</w:t>
      </w:r>
      <w:bookmarkStart w:id="2447" w:name="__Fieldmark__7196_2280461051"/>
      <w:r>
        <w:rPr>
          <w:rFonts w:cstheme="minorHAnsi"/>
        </w:rPr>
        <w:t>e</w:t>
      </w:r>
      <w:bookmarkStart w:id="2448" w:name="__Fieldmark__6722_908293503"/>
      <w:r>
        <w:rPr>
          <w:rFonts w:cstheme="minorHAnsi"/>
        </w:rPr>
        <w:t>.</w:t>
      </w:r>
      <w:bookmarkStart w:id="2449" w:name="__Fieldmark__13033_1777031281"/>
      <w:r>
        <w:rPr>
          <w:rFonts w:cstheme="minorHAnsi"/>
        </w:rPr>
        <w:t>g</w:t>
      </w:r>
      <w:bookmarkStart w:id="2450" w:name="__Fieldmark__5766_2048093008"/>
      <w:r>
        <w:rPr>
          <w:rFonts w:cstheme="minorHAnsi"/>
        </w:rPr>
        <w:t>.</w:t>
      </w:r>
      <w:bookmarkStart w:id="2451" w:name="__Fieldmark__5364_527255555"/>
      <w:r>
        <w:rPr>
          <w:rFonts w:cstheme="minorHAnsi"/>
        </w:rPr>
        <w:t>,</w:t>
      </w:r>
      <w:bookmarkStart w:id="2452" w:name="__Fieldmark__5230_3642959469"/>
      <w:r>
        <w:rPr>
          <w:rFonts w:cstheme="minorHAnsi"/>
        </w:rPr>
        <w:t xml:space="preserve"> </w:t>
      </w:r>
      <w:bookmarkStart w:id="2453" w:name="__Fieldmark__4843_2362112943"/>
      <w:r>
        <w:rPr>
          <w:rFonts w:cstheme="minorHAnsi"/>
        </w:rPr>
        <w:t>D</w:t>
      </w:r>
      <w:bookmarkStart w:id="2454" w:name="__Fieldmark__4705_2049629825"/>
      <w:r>
        <w:rPr>
          <w:rFonts w:cstheme="minorHAnsi"/>
        </w:rPr>
        <w:t>e</w:t>
      </w:r>
      <w:bookmarkStart w:id="2455" w:name="__Fieldmark__4567_687217606"/>
      <w:r>
        <w:rPr>
          <w:rFonts w:cstheme="minorHAnsi"/>
        </w:rPr>
        <w:t>m</w:t>
      </w:r>
      <w:bookmarkStart w:id="2456" w:name="__Fieldmark__4429_2209115713"/>
      <w:r>
        <w:rPr>
          <w:rFonts w:cstheme="minorHAnsi"/>
        </w:rPr>
        <w:t>o</w:t>
      </w:r>
      <w:bookmarkStart w:id="2457" w:name="__Fieldmark__4293_1105856583"/>
      <w:r>
        <w:rPr>
          <w:rFonts w:cstheme="minorHAnsi"/>
        </w:rPr>
        <w:t>u</w:t>
      </w:r>
      <w:bookmarkStart w:id="2458" w:name="__Fieldmark__4152_1929513578"/>
      <w:r>
        <w:rPr>
          <w:rFonts w:cstheme="minorHAnsi"/>
        </w:rPr>
        <w:t>c</w:t>
      </w:r>
      <w:bookmarkStart w:id="2459" w:name="__Fieldmark__4014_739104655"/>
      <w:r>
        <w:rPr>
          <w:rFonts w:cstheme="minorHAnsi"/>
        </w:rPr>
        <w:t>h</w:t>
      </w:r>
      <w:bookmarkStart w:id="2460" w:name="__Fieldmark__3871_462321902"/>
      <w:r>
        <w:rPr>
          <w:rFonts w:cstheme="minorHAnsi"/>
        </w:rPr>
        <w:t>y</w:t>
      </w:r>
      <w:bookmarkStart w:id="2461" w:name="__Fieldmark__3726_948816634"/>
      <w:r>
        <w:rPr>
          <w:rFonts w:cstheme="minorHAnsi"/>
        </w:rPr>
        <w:t xml:space="preserve"> </w:t>
      </w:r>
      <w:bookmarkStart w:id="2462" w:name="__Fieldmark__3583_2312622389"/>
      <w:r>
        <w:rPr>
          <w:rFonts w:cstheme="minorHAnsi"/>
        </w:rPr>
        <w:t>e</w:t>
      </w:r>
      <w:bookmarkStart w:id="2463" w:name="__Fieldmark__3435_2161409428"/>
      <w:r>
        <w:rPr>
          <w:rFonts w:cstheme="minorHAnsi"/>
        </w:rPr>
        <w:t>t</w:t>
      </w:r>
      <w:bookmarkStart w:id="2464" w:name="__Fieldmark__3286_188299688"/>
      <w:r>
        <w:rPr>
          <w:rFonts w:cstheme="minorHAnsi"/>
        </w:rPr>
        <w:t xml:space="preserve"> </w:t>
      </w:r>
      <w:bookmarkStart w:id="2465" w:name="__Fieldmark__3136_1216455718"/>
      <w:r>
        <w:rPr>
          <w:rFonts w:cstheme="minorHAnsi"/>
        </w:rPr>
        <w:t>a</w:t>
      </w:r>
      <w:bookmarkStart w:id="2466" w:name="__Fieldmark__2986_649753871"/>
      <w:r>
        <w:rPr>
          <w:rFonts w:cstheme="minorHAnsi"/>
        </w:rPr>
        <w:t>l</w:t>
      </w:r>
      <w:bookmarkStart w:id="2467" w:name="__Fieldmark__2842_2534479100"/>
      <w:r>
        <w:rPr>
          <w:rFonts w:cstheme="minorHAnsi"/>
        </w:rPr>
        <w:t>.</w:t>
      </w:r>
      <w:bookmarkStart w:id="2468" w:name="__Fieldmark__2691_1692434574"/>
      <w:r>
        <w:rPr>
          <w:rFonts w:cstheme="minorHAnsi"/>
        </w:rPr>
        <w:t xml:space="preserve"> </w:t>
      </w:r>
      <w:bookmarkStart w:id="2469" w:name="__Fieldmark__2538_148202576"/>
      <w:r>
        <w:rPr>
          <w:rFonts w:cstheme="minorHAnsi"/>
        </w:rPr>
        <w:t>2</w:t>
      </w:r>
      <w:bookmarkStart w:id="2470" w:name="__Fieldmark__3959_2994147849"/>
      <w:r>
        <w:rPr>
          <w:rFonts w:cstheme="minorHAnsi"/>
        </w:rPr>
        <w:t>0</w:t>
      </w:r>
      <w:bookmarkStart w:id="2471" w:name="__Fieldmark__2235_3231691474"/>
      <w:r>
        <w:rPr>
          <w:rFonts w:cstheme="minorHAnsi"/>
        </w:rPr>
        <w:t>1</w:t>
      </w:r>
      <w:bookmarkStart w:id="2472" w:name="__Fieldmark__2083_3149341642"/>
      <w:r>
        <w:rPr>
          <w:rFonts w:cstheme="minorHAnsi"/>
        </w:rPr>
        <w:t>6</w:t>
      </w:r>
      <w:bookmarkStart w:id="2473" w:name="__Fieldmark__1931_4213078475"/>
      <w:r>
        <w:rPr>
          <w:rFonts w:cstheme="minorHAnsi"/>
        </w:rPr>
        <w:t>;</w:t>
      </w:r>
      <w:bookmarkStart w:id="2474" w:name="__Fieldmark__1779_4019975519"/>
      <w:r>
        <w:rPr>
          <w:rFonts w:cstheme="minorHAnsi"/>
        </w:rPr>
        <w:t xml:space="preserve"> </w:t>
      </w:r>
      <w:bookmarkStart w:id="2475" w:name="__Fieldmark__1636_3852820974"/>
      <w:r>
        <w:rPr>
          <w:rFonts w:cstheme="minorHAnsi"/>
        </w:rPr>
        <w:t>D</w:t>
      </w:r>
      <w:bookmarkStart w:id="2476" w:name="__Fieldmark__1487_3917936936"/>
      <w:r>
        <w:rPr>
          <w:rFonts w:cstheme="minorHAnsi"/>
        </w:rPr>
        <w:t>e</w:t>
      </w:r>
      <w:bookmarkStart w:id="2477" w:name="__Fieldmark__1337_3265051427"/>
      <w:r>
        <w:rPr>
          <w:rFonts w:cstheme="minorHAnsi"/>
        </w:rPr>
        <w:t>m</w:t>
      </w:r>
      <w:bookmarkStart w:id="2478" w:name="__Fieldmark__1186_837005789"/>
      <w:r>
        <w:rPr>
          <w:rFonts w:cstheme="minorHAnsi"/>
        </w:rPr>
        <w:t>o</w:t>
      </w:r>
      <w:bookmarkStart w:id="2479" w:name="__Fieldmark__1034_3470823330"/>
      <w:r>
        <w:rPr>
          <w:rFonts w:cstheme="minorHAnsi"/>
        </w:rPr>
        <w:t>u</w:t>
      </w:r>
      <w:bookmarkStart w:id="2480" w:name="__Fieldmark__890_2630548144"/>
      <w:r>
        <w:rPr>
          <w:rFonts w:cstheme="minorHAnsi"/>
        </w:rPr>
        <w:t>c</w:t>
      </w:r>
      <w:bookmarkStart w:id="2481" w:name="__Fieldmark__3128_2304565098"/>
      <w:r>
        <w:rPr>
          <w:rFonts w:cstheme="minorHAnsi"/>
        </w:rPr>
        <w:t>h</w:t>
      </w:r>
      <w:bookmarkStart w:id="2482" w:name="__Fieldmark__1240_2304565098"/>
      <w:r>
        <w:rPr>
          <w:rFonts w:cstheme="minorHAnsi"/>
        </w:rPr>
        <w:t>y and Mackwell 2003) and not well constrained by three interior points</w:t>
      </w:r>
      <w:r>
        <w:fldChar w:fldCharType="end"/>
      </w:r>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r>
        <w:rPr>
          <w:rFonts w:cstheme="minorHAnsi"/>
        </w:rPr>
        <w:t xml:space="preserve">.  </w:t>
      </w:r>
      <w:r>
        <w:fldChar w:fldCharType="begin"/>
      </w:r>
      <w:bookmarkStart w:id="2483" w:name="__Fieldmark__7710_1561598236"/>
      <w:bookmarkEnd w:id="2483"/>
      <w:r>
        <w:fldChar w:fldCharType="end"/>
      </w:r>
    </w:p>
    <w:p w14:paraId="0BB7B1E1" w14:textId="77777777" w:rsidR="00401795" w:rsidRDefault="008A2967">
      <w:pPr>
        <w:pStyle w:val="Heading2"/>
      </w:pPr>
      <w:r>
        <w:t>Dehydration</w:t>
      </w:r>
    </w:p>
    <w:p w14:paraId="212FA988" w14:textId="77777777" w:rsidR="00401795" w:rsidRDefault="008A2967">
      <w:r>
        <w:t>SC1-2 and Kiki, two homogeneous blocks of olivine with similar initial starting</w:t>
      </w:r>
      <w:del w:id="2484" w:author="Elizabeth F" w:date="2017-11-02T16:41:00Z">
        <w:r>
          <w:delText xml:space="preserve"> hydrogen </w:delText>
        </w:r>
      </w:del>
      <w:ins w:id="2485" w:author="Elizabeth F" w:date="2017-11-02T16:41:00Z">
        <w:r>
          <w:t xml:space="preserve"> H</w:t>
        </w:r>
        <w:r>
          <w:rPr>
            <w:vertAlign w:val="superscript"/>
          </w:rPr>
          <w:t>+</w:t>
        </w:r>
        <w:r>
          <w:t xml:space="preserve"> </w:t>
        </w:r>
      </w:ins>
      <w:r>
        <w:t xml:space="preserve">concentrations but very different histories, compositions, and distributions of </w:t>
      </w:r>
      <w:del w:id="2486" w:author="Elizabeth F" w:date="2017-11-02T16:42:00Z">
        <w:r>
          <w:delText>hydrogen</w:delText>
        </w:r>
      </w:del>
      <w:ins w:id="2487" w:author="Elizabeth F" w:date="2017-11-02T16:42:00Z">
        <w:r>
          <w:t>H</w:t>
        </w:r>
        <w:r>
          <w:rPr>
            <w:vertAlign w:val="superscript"/>
          </w:rPr>
          <w:t>+</w:t>
        </w:r>
      </w:ins>
      <w:r>
        <w:t>, were sequentially dehydrated in a gas-mixing furnace (Figure 5). The choice of baseline is well known as a major source of error in FTIR analyses, and associated errors in the resulting peak heights and areas may be as high as 30%, consistent across profiles. All profiles were normalized to a relatively homogeneous starting profile.</w:t>
      </w:r>
      <w:del w:id="2488" w:author="Elizabeth F" w:date="2017-11-02T16:43:00Z">
        <w:r>
          <w:delText xml:space="preserve"> The data in these profiles represent a ratio of two areas, with resulting propagated errors for each data point up to ~40%, again consistent across the profile.</w:delText>
        </w:r>
      </w:del>
      <w:r>
        <w:t xml:space="preserve"> </w:t>
      </w:r>
      <w:ins w:id="2489" w:author="Elizabeth F" w:date="2017-11-02T16:43:00Z">
        <w:r>
          <w:t xml:space="preserve">While this error due to baseline selection is very large, it is a consistent offset for all estimates that is mostly eliminated by dividing by the initial values, which contain the same systemic error related to baseline choice. </w:t>
        </w:r>
      </w:ins>
      <w:del w:id="2490" w:author="Elizabeth F" w:date="2017-11-02T16:45:00Z">
        <w:r>
          <w:delText>This error is omitted for clarity in all profile figures.</w:delText>
        </w:r>
      </w:del>
      <w:r>
        <w:t xml:space="preserve"> </w:t>
      </w:r>
      <w:ins w:id="2491" w:author="Elizabeth F" w:date="2017-11-02T16:45:00Z">
        <w:r>
          <w:t xml:space="preserve"> </w:t>
        </w:r>
      </w:ins>
    </w:p>
    <w:p w14:paraId="3C878100" w14:textId="77777777" w:rsidR="00401795" w:rsidRDefault="008A2967">
      <w:r>
        <w:t>P</w:t>
      </w:r>
      <w:r>
        <w:rPr>
          <w:rFonts w:cstheme="minorHAnsi"/>
        </w:rPr>
        <w:t>ath-integrated 3-dimensional diffusion modeling was then performed on each profile to estimate the rate of</w:t>
      </w:r>
      <w:del w:id="2492" w:author="Elizabeth F" w:date="2017-11-02T16:42:00Z">
        <w:r>
          <w:rPr>
            <w:rFonts w:cstheme="minorHAnsi"/>
          </w:rPr>
          <w:delText xml:space="preserve"> hydrogen</w:delText>
        </w:r>
      </w:del>
      <w:ins w:id="2493" w:author="Elizabeth F" w:date="2017-11-02T16:42:00Z">
        <w:r>
          <w:rPr>
            <w:rFonts w:cstheme="minorHAnsi"/>
          </w:rPr>
          <w:t xml:space="preserve"> H</w:t>
        </w:r>
        <w:r>
          <w:rPr>
            <w:rFonts w:cstheme="minorHAnsi"/>
            <w:vertAlign w:val="superscript"/>
          </w:rPr>
          <w:t>+</w:t>
        </w:r>
      </w:ins>
      <w:r>
        <w:rPr>
          <w:rFonts w:cstheme="minorHAnsi"/>
        </w:rPr>
        <w:t xml:space="preserve"> movement after each heating step</w:t>
      </w:r>
      <w:del w:id="2494" w:author="Elizabeth F" w:date="2017-11-02T16:47:00Z">
        <w:r>
          <w:rPr>
            <w:rFonts w:cstheme="minorHAnsi"/>
          </w:rPr>
          <w:delText xml:space="preserve">. </w:delText>
        </w:r>
      </w:del>
      <w:ins w:id="2495" w:author="Elizabeth F" w:date="2017-11-02T16:47:00Z">
        <w:r>
          <w:rPr>
            <w:rFonts w:cstheme="minorHAnsi"/>
          </w:rPr>
          <w:t xml:space="preserve"> and associated errors (see Supplemental PDF). </w:t>
        </w:r>
      </w:ins>
      <w:r>
        <w:rPr>
          <w:rFonts w:cstheme="minorHAnsi"/>
        </w:rPr>
        <w:t>These efforts are described in more detail for each sample in the sections below.</w:t>
      </w:r>
      <w:del w:id="2496" w:author="Elizabeth F" w:date="2017-11-02T16:45:00Z">
        <w:r>
          <w:rPr>
            <w:rFonts w:cstheme="minorHAnsi"/>
          </w:rPr>
          <w:delText xml:space="preserve"> </w:delText>
        </w:r>
      </w:del>
      <w:del w:id="2497" w:author="Elizabeth F" w:date="2017-11-02T16:43:00Z">
        <w:r>
          <w:rPr>
            <w:rFonts w:cstheme="minorHAnsi"/>
          </w:rPr>
          <w:delText xml:space="preserve">Due to the large uncertainty in the individual data points (40%) and frequent failure of least-squares fitting efforts to converge, we estimate the true error on each estimate of the rate of H movement at plus or minus one order of magnitude. While this error due to baseline selection is very large, it </w:delText>
        </w:r>
      </w:del>
      <w:del w:id="2498" w:author="Terry Plank" w:date="2017-10-24T14:42:00Z">
        <w:r>
          <w:rPr>
            <w:rFonts w:cstheme="minorHAnsi"/>
          </w:rPr>
          <w:delText xml:space="preserve">is </w:delText>
        </w:r>
      </w:del>
      <w:del w:id="2499" w:author="Elizabeth F" w:date="2017-11-02T16:43:00Z">
        <w:r>
          <w:rPr>
            <w:rFonts w:cstheme="minorHAnsi"/>
          </w:rPr>
          <w:delText>leads to a consistent offset for all estimates.</w:delText>
        </w:r>
      </w:del>
      <w:del w:id="2500" w:author="Terry Plank" w:date="2017-10-24T14:43:00Z">
        <w:r>
          <w:rPr>
            <w:rFonts w:cstheme="minorHAnsi"/>
          </w:rPr>
          <w:delText>consistent, i.e., too large or too small for all estimates</w:delText>
        </w:r>
      </w:del>
      <w:del w:id="2501" w:author="Elizabeth F" w:date="2017-11-02T16:43:00Z">
        <w:r>
          <w:rPr>
            <w:rFonts w:cstheme="minorHAnsi"/>
          </w:rPr>
          <w:delText xml:space="preserve">. </w:delText>
        </w:r>
      </w:del>
      <w:del w:id="2502" w:author="Elizabeth F" w:date="2017-11-02T16:45:00Z">
        <w:r>
          <w:rPr>
            <w:rFonts w:cstheme="minorHAnsi"/>
          </w:rPr>
          <w:delText xml:space="preserve">Thus, comparisons, e.g., an observation of H moving more slowly out of one incorporation mechanism than another, </w:delText>
        </w:r>
      </w:del>
      <w:del w:id="2503" w:author="Terry Plank" w:date="2017-10-24T14:43:00Z">
        <w:r>
          <w:rPr>
            <w:rFonts w:cstheme="minorHAnsi"/>
          </w:rPr>
          <w:delText xml:space="preserve">is </w:delText>
        </w:r>
      </w:del>
      <w:del w:id="2504" w:author="Elizabeth F" w:date="2017-11-02T16:45:00Z">
        <w:r>
          <w:rPr>
            <w:rFonts w:cstheme="minorHAnsi"/>
          </w:rPr>
          <w:delText>are meaningful.</w:delText>
        </w:r>
      </w:del>
      <w:r>
        <w:t xml:space="preserve"> Much of the resu</w:t>
      </w:r>
      <w:del w:id="2505" w:author="Elizabeth F" w:date="2017-11-02T16:46:00Z">
        <w:r>
          <w:delText>lting data</w:delText>
        </w:r>
      </w:del>
      <w:ins w:id="2506" w:author="Elizabeth F" w:date="2017-11-02T16:46:00Z">
        <w:r>
          <w:t>lting diffusivities (see Supplemental Table)</w:t>
        </w:r>
      </w:ins>
      <w:r>
        <w:t xml:space="preserve"> show H</w:t>
      </w:r>
      <w:r>
        <w:rPr>
          <w:vertAlign w:val="superscript"/>
        </w:rPr>
        <w:t>+</w:t>
      </w:r>
      <w:r>
        <w:t xml:space="preserve"> loss rates that are </w:t>
      </w:r>
      <w:r>
        <w:rPr>
          <w:i/>
        </w:rPr>
        <w:t>intermediate</w:t>
      </w:r>
      <w:r>
        <w:t xml:space="preserve"> between PP and PV mechanism diffusivities. </w:t>
      </w:r>
    </w:p>
    <w:p w14:paraId="356CB87D" w14:textId="77777777" w:rsidR="00401795" w:rsidRDefault="008A2967">
      <w:pPr>
        <w:pStyle w:val="Heading3"/>
      </w:pPr>
      <w:r>
        <w:t>Dehydration of San Carlos olivine</w:t>
      </w:r>
    </w:p>
    <w:p w14:paraId="26EE64EF" w14:textId="77777777" w:rsidR="00401795" w:rsidRDefault="008A2967">
      <w:r>
        <w:t xml:space="preserve">We determined </w:t>
      </w:r>
      <w:del w:id="2507" w:author="Elizabeth F" w:date="2017-11-02T16:48:00Z">
        <w:r>
          <w:delText>hydrogen</w:delText>
        </w:r>
      </w:del>
      <w:ins w:id="2508" w:author="Elizabeth F" w:date="2017-11-02T16:48:00Z">
        <w:r>
          <w:t>H</w:t>
        </w:r>
        <w:r>
          <w:rPr>
            <w:vertAlign w:val="superscript"/>
          </w:rPr>
          <w:t>+</w:t>
        </w:r>
      </w:ins>
      <w:r>
        <w:t xml:space="preserve"> loss curves and diffusivities for bulk </w:t>
      </w:r>
      <w:del w:id="2509" w:author="Elizabeth F" w:date="2017-11-02T16:48:00Z">
        <w:r>
          <w:delText>H</w:delText>
        </w:r>
      </w:del>
      <w:ins w:id="2510" w:author="Elizabeth F" w:date="2017-11-02T16:48:00Z">
        <w:r>
          <w:t>H</w:t>
        </w:r>
        <w:r>
          <w:rPr>
            <w:vertAlign w:val="superscript"/>
          </w:rPr>
          <w:t>+</w:t>
        </w:r>
      </w:ins>
      <w:r>
        <w:t>, [Si-Fe</w:t>
      </w:r>
      <w:r>
        <w:rPr>
          <w:vertAlign w:val="superscript"/>
        </w:rPr>
        <w:t>2+</w:t>
      </w:r>
      <w:r>
        <w:t xml:space="preserve">] </w:t>
      </w:r>
      <w:proofErr w:type="gramStart"/>
      <w:r>
        <w:t>at 3600 cm</w:t>
      </w:r>
      <w:r>
        <w:rPr>
          <w:vertAlign w:val="superscript"/>
        </w:rPr>
        <w:t>-1</w:t>
      </w:r>
      <w:r>
        <w:t>,</w:t>
      </w:r>
      <w:proofErr w:type="gramEnd"/>
      <w:r>
        <w:t xml:space="preserve"> and [Ti-3525] in San Carlos SC1-2.  All spectra, baselines, profile data</w:t>
      </w:r>
      <w:ins w:id="2511" w:author="Elizabeth F" w:date="2017-11-02T16:49:00Z">
        <w:r>
          <w:t>,</w:t>
        </w:r>
      </w:ins>
      <w:r>
        <w:t xml:space="preserve"> and best-fit curves are provided in the </w:t>
      </w:r>
      <w:del w:id="2512" w:author="Elizabeth F" w:date="2017-11-02T16:49:00Z">
        <w:r>
          <w:delText>s</w:delText>
        </w:r>
      </w:del>
      <w:ins w:id="2513" w:author="Elizabeth F" w:date="2017-11-02T16:49:00Z">
        <w:r>
          <w:t>S</w:t>
        </w:r>
      </w:ins>
      <w:r>
        <w:t>upplement</w:t>
      </w:r>
      <w:ins w:id="2514" w:author="Elizabeth F" w:date="2017-11-02T16:49:00Z">
        <w:r>
          <w:t>al PDF</w:t>
        </w:r>
      </w:ins>
      <w:r>
        <w:t>. Selected profile data are shown in comparison with expected proton-</w:t>
      </w:r>
      <w:proofErr w:type="spellStart"/>
      <w:r>
        <w:t>polaron</w:t>
      </w:r>
      <w:proofErr w:type="spellEnd"/>
      <w:r>
        <w:t xml:space="preserve"> mechanism profiles in Figure 6, and all estimated diffusivities are shown as a function of heating time in Figure 7. </w:t>
      </w:r>
    </w:p>
    <w:p w14:paraId="22A2F047" w14:textId="1E097B53" w:rsidR="00401795" w:rsidRDefault="008A2967">
      <w:r>
        <w:t>The</w:t>
      </w:r>
      <w:ins w:id="2515" w:author="Megan Newcombe" w:date="2017-11-05T22:35:00Z">
        <w:r w:rsidR="00942785">
          <w:t xml:space="preserve"> height of the</w:t>
        </w:r>
      </w:ins>
      <w:r>
        <w:t xml:space="preserve"> [Si-Fe</w:t>
      </w:r>
      <w:r>
        <w:rPr>
          <w:vertAlign w:val="superscript"/>
        </w:rPr>
        <w:t>2+</w:t>
      </w:r>
      <w:r>
        <w:t xml:space="preserve">] peak </w:t>
      </w:r>
      <w:del w:id="2516" w:author="Terry Plank" w:date="2017-10-27T08:58:00Z">
        <w:r>
          <w:delText xml:space="preserve">is </w:delText>
        </w:r>
      </w:del>
      <w:r>
        <w:t>clearly</w:t>
      </w:r>
      <w:ins w:id="2517" w:author="Terry Plank" w:date="2017-10-27T08:58:00Z">
        <w:r>
          <w:t xml:space="preserve"> decreases more</w:t>
        </w:r>
      </w:ins>
      <w:r>
        <w:t xml:space="preserve"> slow</w:t>
      </w:r>
      <w:ins w:id="2518" w:author="Terry Plank" w:date="2017-10-27T08:58:00Z">
        <w:r>
          <w:t>ly</w:t>
        </w:r>
      </w:ins>
      <w:del w:id="2519" w:author="Terry Plank" w:date="2017-10-27T08:58:00Z">
        <w:r>
          <w:delText>er</w:delText>
        </w:r>
      </w:del>
      <w:r>
        <w:t xml:space="preserve"> than the rest of the peaks and</w:t>
      </w:r>
      <w:del w:id="2520" w:author="Megan Newcombe" w:date="2017-11-05T22:36:00Z">
        <w:r w:rsidDel="00942785">
          <w:delText xml:space="preserve"> was</w:delText>
        </w:r>
      </w:del>
      <w:r>
        <w:t xml:space="preserve"> </w:t>
      </w:r>
      <w:ins w:id="2521" w:author="Megan Newcombe" w:date="2017-11-05T22:35:00Z">
        <w:r w:rsidR="00942785">
          <w:t xml:space="preserve">did not </w:t>
        </w:r>
        <w:commentRangeStart w:id="2522"/>
        <w:r w:rsidR="00942785">
          <w:t>decrease</w:t>
        </w:r>
      </w:ins>
      <w:commentRangeEnd w:id="2522"/>
      <w:ins w:id="2523" w:author="Megan Newcombe" w:date="2017-11-05T22:39:00Z">
        <w:r w:rsidR="006158EC">
          <w:rPr>
            <w:rStyle w:val="CommentReference"/>
          </w:rPr>
          <w:commentReference w:id="2522"/>
        </w:r>
      </w:ins>
      <w:ins w:id="2525" w:author="Megan Newcombe" w:date="2017-11-05T22:35:00Z">
        <w:r w:rsidR="00942785">
          <w:t xml:space="preserve"> in height during</w:t>
        </w:r>
      </w:ins>
      <w:del w:id="2526" w:author="Megan Newcombe" w:date="2017-11-05T22:35:00Z">
        <w:r w:rsidDel="00942785">
          <w:delText xml:space="preserve">essentially immobile </w:delText>
        </w:r>
      </w:del>
      <w:del w:id="2527" w:author="Megan Newcombe" w:date="2017-11-05T22:36:00Z">
        <w:r w:rsidDel="00942785">
          <w:delText>for</w:delText>
        </w:r>
      </w:del>
      <w:r>
        <w:t xml:space="preserve"> the first 5 heating steps</w:t>
      </w:r>
      <w:ins w:id="2528" w:author="Terry Plank" w:date="2017-10-24T14:44:00Z">
        <w:r>
          <w:t xml:space="preserve"> at 800°C</w:t>
        </w:r>
      </w:ins>
      <w:r>
        <w:t xml:space="preserve">. After 43 hours, when the large majority of the initial </w:t>
      </w:r>
      <w:ins w:id="2529" w:author="Elizabeth F" w:date="2017-11-02T16:50:00Z">
        <w:r>
          <w:t>H</w:t>
        </w:r>
        <w:r>
          <w:rPr>
            <w:vertAlign w:val="superscript"/>
          </w:rPr>
          <w:t>+</w:t>
        </w:r>
      </w:ins>
      <w:del w:id="2530" w:author="Elizabeth F" w:date="2017-11-02T16:50:00Z">
        <w:r>
          <w:rPr>
            <w:vertAlign w:val="superscript"/>
          </w:rPr>
          <w:delText>H</w:delText>
        </w:r>
      </w:del>
      <w:r>
        <w:t xml:space="preserve"> had left the crystal and the bulk of the remaining </w:t>
      </w:r>
      <w:ins w:id="2531" w:author="Elizabeth F" w:date="2017-11-02T16:50:00Z">
        <w:r>
          <w:t>H</w:t>
        </w:r>
        <w:r>
          <w:rPr>
            <w:vertAlign w:val="superscript"/>
          </w:rPr>
          <w:t>+</w:t>
        </w:r>
      </w:ins>
      <w:del w:id="2532" w:author="Elizabeth F" w:date="2017-11-02T16:50:00Z">
        <w:r>
          <w:rPr>
            <w:vertAlign w:val="superscript"/>
          </w:rPr>
          <w:delText>H</w:delText>
        </w:r>
      </w:del>
      <w:r>
        <w:t xml:space="preserve"> was present in the [Si-Fe</w:t>
      </w:r>
      <w:r>
        <w:rPr>
          <w:vertAlign w:val="superscript"/>
        </w:rPr>
        <w:t>2+</w:t>
      </w:r>
      <w:r>
        <w:t xml:space="preserve"> peak], clear </w:t>
      </w:r>
      <w:ins w:id="2533" w:author="Elizabeth F" w:date="2017-11-02T16:50:00Z">
        <w:r>
          <w:t>H</w:t>
        </w:r>
        <w:r>
          <w:rPr>
            <w:vertAlign w:val="superscript"/>
          </w:rPr>
          <w:t>+</w:t>
        </w:r>
      </w:ins>
      <w:del w:id="2534" w:author="Elizabeth F" w:date="2017-11-02T16:50:00Z">
        <w:r>
          <w:rPr>
            <w:vertAlign w:val="superscript"/>
          </w:rPr>
          <w:delText>H</w:delText>
        </w:r>
      </w:del>
      <w:r>
        <w:t>-loss profiles could be observed</w:t>
      </w:r>
      <w:ins w:id="2535" w:author="Elizabeth F" w:date="2017-11-02T16:50:00Z">
        <w:r>
          <w:t xml:space="preserve"> for [Si-Fe</w:t>
        </w:r>
        <w:r>
          <w:rPr>
            <w:vertAlign w:val="superscript"/>
          </w:rPr>
          <w:t>2+</w:t>
        </w:r>
        <w:r>
          <w:t>]</w:t>
        </w:r>
      </w:ins>
      <w:r>
        <w:t xml:space="preserve">, with apparent diffusivities that were relatively fast compared to the initial stages and with a fast direction || </w:t>
      </w:r>
      <w:del w:id="2536" w:author="Elizabeth F" w:date="2017-11-02T16:50:00Z">
        <w:r>
          <w:delText>[100]</w:delText>
        </w:r>
      </w:del>
      <w:ins w:id="2537" w:author="Elizabeth F" w:date="2017-11-02T16:50:00Z">
        <w:r>
          <w:rPr>
            <w:i/>
            <w:iCs/>
          </w:rPr>
          <w:t>a</w:t>
        </w:r>
      </w:ins>
      <w:r>
        <w:t>. These [Si-Fe</w:t>
      </w:r>
      <w:r>
        <w:rPr>
          <w:vertAlign w:val="superscript"/>
        </w:rPr>
        <w:t>2+</w:t>
      </w:r>
      <w:r>
        <w:t xml:space="preserve">] loss profiles also differ from the majority of profiles observed in this study in that they did not </w:t>
      </w:r>
      <w:del w:id="2538" w:author="Terry Plank" w:date="2017-10-27T08:59:00Z">
        <w:r>
          <w:delText>appear to be going</w:delText>
        </w:r>
      </w:del>
      <w:ins w:id="2539" w:author="Terry Plank" w:date="2017-10-27T08:59:00Z">
        <w:r>
          <w:t>decrease</w:t>
        </w:r>
      </w:ins>
      <w:r>
        <w:t xml:space="preserve"> to zero near the edges, but rather to about 40% of the initial</w:t>
      </w:r>
      <w:ins w:id="2540" w:author="Terry Plank" w:date="2017-10-27T08:59:00Z">
        <w:r>
          <w:t xml:space="preserve"> concentration</w:t>
        </w:r>
      </w:ins>
      <w:r>
        <w:t>, which was the final concentration used when modeling the diffusivities. Over the course of the final heating steps, the rate of [Si] movement increased noticeably, from 10</w:t>
      </w:r>
      <w:r>
        <w:rPr>
          <w:vertAlign w:val="superscript"/>
        </w:rPr>
        <w:t>-12.6</w:t>
      </w:r>
      <w:r>
        <w:t xml:space="preserve"> m</w:t>
      </w:r>
      <w:r>
        <w:rPr>
          <w:vertAlign w:val="superscript"/>
        </w:rPr>
        <w:t>2</w:t>
      </w:r>
      <w:r>
        <w:t>/s at 19 hours to 10</w:t>
      </w:r>
      <w:r>
        <w:rPr>
          <w:vertAlign w:val="superscript"/>
        </w:rPr>
        <w:t>-11.8</w:t>
      </w:r>
      <w:r>
        <w:t xml:space="preserve"> m</w:t>
      </w:r>
      <w:r>
        <w:rPr>
          <w:vertAlign w:val="superscript"/>
        </w:rPr>
        <w:t>2</w:t>
      </w:r>
      <w:r>
        <w:t xml:space="preserve">/s || </w:t>
      </w:r>
      <w:ins w:id="2541" w:author="Elizabeth F" w:date="2017-11-02T16:51:00Z">
        <w:r>
          <w:rPr>
            <w:i/>
            <w:iCs/>
          </w:rPr>
          <w:t>a</w:t>
        </w:r>
      </w:ins>
      <w:del w:id="2542" w:author="Elizabeth F" w:date="2017-11-02T16:51:00Z">
        <w:r>
          <w:rPr>
            <w:i/>
            <w:iCs/>
          </w:rPr>
          <w:delText>[100]</w:delText>
        </w:r>
      </w:del>
      <w:r>
        <w:t xml:space="preserve"> at 68 hours.</w:t>
      </w:r>
    </w:p>
    <w:p w14:paraId="5FE8AA42" w14:textId="11B566BD" w:rsidR="00401795" w:rsidRDefault="008A2967">
      <w:r>
        <w:t>While the</w:t>
      </w:r>
      <w:ins w:id="2543" w:author="Megan Newcombe" w:date="2017-11-05T22:37:00Z">
        <w:r w:rsidR="006158EC">
          <w:t xml:space="preserve"> decrease in the height of the</w:t>
        </w:r>
      </w:ins>
      <w:r>
        <w:t xml:space="preserve"> [Si-Fe</w:t>
      </w:r>
      <w:r>
        <w:rPr>
          <w:vertAlign w:val="superscript"/>
        </w:rPr>
        <w:t>2+</w:t>
      </w:r>
      <w:r>
        <w:t xml:space="preserve">] peak </w:t>
      </w:r>
      <w:del w:id="2544" w:author="Megan Newcombe" w:date="2017-11-05T22:38:00Z">
        <w:r w:rsidDel="006158EC">
          <w:delText>sped up</w:delText>
        </w:r>
      </w:del>
      <w:ins w:id="2545" w:author="Megan Newcombe" w:date="2017-11-05T22:38:00Z">
        <w:r w:rsidR="006158EC">
          <w:t>accelerated during the experiment</w:t>
        </w:r>
      </w:ins>
      <w:r>
        <w:t>, the</w:t>
      </w:r>
      <w:ins w:id="2546" w:author="Megan Newcombe" w:date="2017-11-05T22:38:00Z">
        <w:r w:rsidR="006158EC">
          <w:t xml:space="preserve"> loss of H from the</w:t>
        </w:r>
      </w:ins>
      <w:r>
        <w:t xml:space="preserve"> [Ti-3525] peak slowed down. To observe this decrease in </w:t>
      </w:r>
      <w:ins w:id="2547" w:author="Elizabeth F" w:date="2017-11-02T16:51:00Z">
        <w:r>
          <w:t>H</w:t>
        </w:r>
        <w:r>
          <w:rPr>
            <w:vertAlign w:val="superscript"/>
          </w:rPr>
          <w:t>+</w:t>
        </w:r>
      </w:ins>
      <w:del w:id="2548" w:author="Elizabeth F" w:date="2017-11-02T16:51:00Z">
        <w:r>
          <w:rPr>
            <w:vertAlign w:val="superscript"/>
          </w:rPr>
          <w:delText>hydrogen</w:delText>
        </w:r>
      </w:del>
      <w:r>
        <w:t xml:space="preserve"> loss rate in the profile data, compare the close correspondence of the [Ti-3525] data with the expected </w:t>
      </w:r>
      <w:del w:id="2549" w:author="Elizabeth F" w:date="2017-11-02T16:51:00Z">
        <w:r>
          <w:delText>“</w:delText>
        </w:r>
      </w:del>
      <w:r>
        <w:t>PP</w:t>
      </w:r>
      <w:del w:id="2550" w:author="Elizabeth F" w:date="2017-11-02T16:51:00Z">
        <w:r>
          <w:delText>”</w:delText>
        </w:r>
      </w:del>
      <w:r>
        <w:t xml:space="preserve"> curves at 7 hours with the large difference between the data and the </w:t>
      </w:r>
      <w:del w:id="2551" w:author="Elizabeth F" w:date="2017-11-02T16:51:00Z">
        <w:r>
          <w:delText>“</w:delText>
        </w:r>
      </w:del>
      <w:r>
        <w:t>PP</w:t>
      </w:r>
      <w:del w:id="2552" w:author="Elizabeth F" w:date="2017-11-02T16:51:00Z">
        <w:r>
          <w:delText>”</w:delText>
        </w:r>
      </w:del>
      <w:r>
        <w:t xml:space="preserve"> curves at 19 hours (</w:t>
      </w:r>
      <w:proofErr w:type="gramStart"/>
      <w:r>
        <w:t>Figure  6D</w:t>
      </w:r>
      <w:proofErr w:type="gramEnd"/>
      <w:r>
        <w:t xml:space="preserve">-F). </w:t>
      </w:r>
      <w:proofErr w:type="gramStart"/>
      <w:r>
        <w:t>The [Si-Fe</w:t>
      </w:r>
      <w:r>
        <w:rPr>
          <w:vertAlign w:val="superscript"/>
        </w:rPr>
        <w:t>2+</w:t>
      </w:r>
      <w:r>
        <w:t>] and</w:t>
      </w:r>
      <w:proofErr w:type="gramEnd"/>
      <w:r>
        <w:t xml:space="preserve"> [Ti-3525] </w:t>
      </w:r>
      <w:ins w:id="2553" w:author="Elizabeth F" w:date="2017-11-02T16:51:00Z">
        <w:r>
          <w:t>diffusivities</w:t>
        </w:r>
      </w:ins>
      <w:del w:id="2554" w:author="Elizabeth F" w:date="2017-11-02T16:51:00Z">
        <w:r>
          <w:delText>mechanisms</w:delText>
        </w:r>
      </w:del>
      <w:r>
        <w:t xml:space="preserve"> eventually come close to converging, but the [Ti-3525] peak </w:t>
      </w:r>
      <w:ins w:id="2555" w:author="Elizabeth F" w:date="2017-11-02T16:51:00Z">
        <w:r>
          <w:t xml:space="preserve">diffusivity </w:t>
        </w:r>
      </w:ins>
      <w:r>
        <w:t xml:space="preserve">is always </w:t>
      </w:r>
      <w:del w:id="2556" w:author="Elizabeth F" w:date="2017-11-02T16:51:00Z">
        <w:r>
          <w:delText>faster</w:delText>
        </w:r>
      </w:del>
      <w:ins w:id="2557" w:author="Elizabeth F" w:date="2017-11-02T16:51:00Z">
        <w:r>
          <w:t>higher</w:t>
        </w:r>
      </w:ins>
      <w:r>
        <w:t xml:space="preserve"> (Figure 7). Profiles for the other [Ti] peak and additional [Si] peaks in SC1-2 are not shown but behave similarly to [Ti-3525].</w:t>
      </w:r>
    </w:p>
    <w:p w14:paraId="7BD89757" w14:textId="77777777" w:rsidR="00401795" w:rsidRDefault="008A2967">
      <w:r>
        <w:t xml:space="preserve">The bulk </w:t>
      </w:r>
      <w:ins w:id="2558" w:author="Elizabeth F" w:date="2017-11-02T16:52:00Z">
        <w:r>
          <w:t>H</w:t>
        </w:r>
        <w:r>
          <w:rPr>
            <w:vertAlign w:val="superscript"/>
          </w:rPr>
          <w:t>+</w:t>
        </w:r>
      </w:ins>
      <w:del w:id="2559" w:author="Elizabeth F" w:date="2017-11-02T16:52:00Z">
        <w:r>
          <w:rPr>
            <w:vertAlign w:val="superscript"/>
          </w:rPr>
          <w:delText>H</w:delText>
        </w:r>
      </w:del>
      <w:r>
        <w:t xml:space="preserve"> curves, which consist of a combination of </w:t>
      </w:r>
      <w:proofErr w:type="spellStart"/>
      <w:r>
        <w:t>peaks</w:t>
      </w:r>
      <w:proofErr w:type="gramStart"/>
      <w:r>
        <w:t>,</w:t>
      </w:r>
      <w:ins w:id="2560" w:author="Terry Plank" w:date="2017-10-27T09:00:00Z">
        <w:r>
          <w:t>the</w:t>
        </w:r>
      </w:ins>
      <w:proofErr w:type="spellEnd"/>
      <w:proofErr w:type="gramEnd"/>
      <w:r>
        <w:t xml:space="preserve"> [Si] and [Ti] </w:t>
      </w:r>
      <w:del w:id="2561" w:author="Elizabeth F" w:date="2017-11-02T16:52:00Z">
        <w:r>
          <w:delText>profiles</w:delText>
        </w:r>
      </w:del>
      <w:ins w:id="2562" w:author="Elizabeth F" w:date="2017-11-02T16:52:00Z">
        <w:r>
          <w:t>peaks</w:t>
        </w:r>
      </w:ins>
      <w:r>
        <w:t>, show apparent diffusivities that are intermediate between the final [Ti-3525] and [Si-Fe</w:t>
      </w:r>
      <w:r>
        <w:rPr>
          <w:vertAlign w:val="superscript"/>
        </w:rPr>
        <w:t>2+</w:t>
      </w:r>
      <w:r>
        <w:t xml:space="preserve">] mechanism diffusivities. The </w:t>
      </w:r>
      <w:r>
        <w:lastRenderedPageBreak/>
        <w:t xml:space="preserve">bulk </w:t>
      </w:r>
      <w:ins w:id="2563" w:author="Elizabeth F" w:date="2017-11-02T16:52:00Z">
        <w:r>
          <w:t>H</w:t>
        </w:r>
        <w:r>
          <w:rPr>
            <w:vertAlign w:val="superscript"/>
          </w:rPr>
          <w:t>+</w:t>
        </w:r>
      </w:ins>
      <w:del w:id="2564" w:author="Elizabeth F" w:date="2017-11-02T16:52:00Z">
        <w:r>
          <w:rPr>
            <w:vertAlign w:val="superscript"/>
          </w:rPr>
          <w:delText>H</w:delText>
        </w:r>
      </w:del>
      <w:r>
        <w:t xml:space="preserve"> curves are typically less symmetric than </w:t>
      </w:r>
      <w:ins w:id="2565" w:author="Elizabeth F" w:date="2017-11-02T16:52:00Z">
        <w:r>
          <w:t xml:space="preserve">the profiles of </w:t>
        </w:r>
      </w:ins>
      <w:r>
        <w:t xml:space="preserve">either </w:t>
      </w:r>
      <w:proofErr w:type="gramStart"/>
      <w:r>
        <w:t>the [Ti] or</w:t>
      </w:r>
      <w:proofErr w:type="gramEnd"/>
      <w:r>
        <w:t xml:space="preserve"> [Si] peak, in part because of the occasional appearance of spectra with relatively large [tri-Fe</w:t>
      </w:r>
      <w:r>
        <w:rPr>
          <w:vertAlign w:val="superscript"/>
        </w:rPr>
        <w:t>3+</w:t>
      </w:r>
      <w:r>
        <w:t>] peaks and distorted baselines (see Supplement</w:t>
      </w:r>
      <w:ins w:id="2566" w:author="Elizabeth F" w:date="2017-11-02T16:52:00Z">
        <w:r>
          <w:t>al PDF</w:t>
        </w:r>
      </w:ins>
      <w:r>
        <w:t xml:space="preserve">, e.g., 100 </w:t>
      </w:r>
      <w:proofErr w:type="spellStart"/>
      <w:r>
        <w:t>μm</w:t>
      </w:r>
      <w:proofErr w:type="spellEnd"/>
      <w:r>
        <w:t xml:space="preserve"> from the edge </w:t>
      </w:r>
      <w:ins w:id="2567" w:author="Elizabeth F" w:date="2017-11-02T16:53:00Z">
        <w:r>
          <w:t xml:space="preserve">along </w:t>
        </w:r>
        <w:r>
          <w:rPr>
            <w:i/>
            <w:iCs/>
          </w:rPr>
          <w:t>a</w:t>
        </w:r>
      </w:ins>
      <w:del w:id="2568" w:author="Elizabeth F" w:date="2017-11-02T16:53:00Z">
        <w:r>
          <w:rPr>
            <w:i/>
            <w:iCs/>
          </w:rPr>
          <w:delText>of [100]</w:delText>
        </w:r>
      </w:del>
      <w:r>
        <w:t xml:space="preserve"> after 43 hours of heat treatment). This [tri-Fe</w:t>
      </w:r>
      <w:r>
        <w:rPr>
          <w:vertAlign w:val="superscript"/>
        </w:rPr>
        <w:t>3+</w:t>
      </w:r>
      <w:r>
        <w:t xml:space="preserve">] appeared intermittently near all edges of SC1-2 frequently enough that it is unlikely to be contamination but too infrequently to model with confidence. The final bulk </w:t>
      </w:r>
      <w:ins w:id="2569" w:author="Elizabeth F" w:date="2017-11-02T16:53:00Z">
        <w:r>
          <w:t>H</w:t>
        </w:r>
        <w:r>
          <w:rPr>
            <w:vertAlign w:val="superscript"/>
          </w:rPr>
          <w:t>+</w:t>
        </w:r>
      </w:ins>
      <w:del w:id="2570" w:author="Elizabeth F" w:date="2017-11-02T16:53:00Z">
        <w:r>
          <w:rPr>
            <w:vertAlign w:val="superscript"/>
          </w:rPr>
          <w:delText>H</w:delText>
        </w:r>
      </w:del>
      <w:r>
        <w:t xml:space="preserve"> concentration was modeled using 15% of the initial homogeneous partially hydrated concentration because the [Si-Fe</w:t>
      </w:r>
      <w:r>
        <w:rPr>
          <w:vertAlign w:val="superscript"/>
        </w:rPr>
        <w:t>2+</w:t>
      </w:r>
      <w:r>
        <w:t xml:space="preserve">] peak does not </w:t>
      </w:r>
      <w:del w:id="2571" w:author="Terry Plank" w:date="2017-10-27T09:02:00Z">
        <w:r>
          <w:delText xml:space="preserve">go </w:delText>
        </w:r>
      </w:del>
      <w:ins w:id="2572" w:author="Terry Plank" w:date="2017-10-27T09:02:00Z">
        <w:r>
          <w:t xml:space="preserve">decrease </w:t>
        </w:r>
      </w:ins>
      <w:r>
        <w:t>to zero</w:t>
      </w:r>
      <w:ins w:id="2573" w:author="Terry Plank" w:date="2017-10-27T09:02:00Z">
        <w:r>
          <w:t xml:space="preserve"> at the rim (as noted above)</w:t>
        </w:r>
      </w:ins>
      <w:r>
        <w:t xml:space="preserve">, and therefore the bulk </w:t>
      </w:r>
      <w:ins w:id="2574" w:author="Elizabeth F" w:date="2017-11-02T16:53:00Z">
        <w:r>
          <w:t>H</w:t>
        </w:r>
        <w:r>
          <w:rPr>
            <w:vertAlign w:val="superscript"/>
          </w:rPr>
          <w:t>+</w:t>
        </w:r>
      </w:ins>
      <w:del w:id="2575" w:author="Elizabeth F" w:date="2017-11-02T16:53:00Z">
        <w:r>
          <w:rPr>
            <w:vertAlign w:val="superscript"/>
          </w:rPr>
          <w:delText>H</w:delText>
        </w:r>
      </w:del>
      <w:r>
        <w:t xml:space="preserve"> also cannot go to zero. During initial dehydration stages, when the [Si-Fe</w:t>
      </w:r>
      <w:r>
        <w:rPr>
          <w:vertAlign w:val="superscript"/>
        </w:rPr>
        <w:t>2+</w:t>
      </w:r>
      <w:r>
        <w:t xml:space="preserve">] peak </w:t>
      </w:r>
      <w:proofErr w:type="gramStart"/>
      <w:r>
        <w:t>at 3600 cm</w:t>
      </w:r>
      <w:r>
        <w:rPr>
          <w:vertAlign w:val="superscript"/>
        </w:rPr>
        <w:t>-1</w:t>
      </w:r>
      <w:proofErr w:type="gramEnd"/>
      <w:r>
        <w:t xml:space="preserve"> was a relatively minor component, the bulk </w:t>
      </w:r>
      <w:ins w:id="2576" w:author="Elizabeth F" w:date="2017-11-02T16:53:00Z">
        <w:r>
          <w:t>H</w:t>
        </w:r>
        <w:r>
          <w:rPr>
            <w:vertAlign w:val="superscript"/>
          </w:rPr>
          <w:t>+</w:t>
        </w:r>
      </w:ins>
      <w:del w:id="2577" w:author="Elizabeth F" w:date="2017-11-02T16:53:00Z">
        <w:r>
          <w:rPr>
            <w:vertAlign w:val="superscript"/>
          </w:rPr>
          <w:delText>H</w:delText>
        </w:r>
      </w:del>
      <w:r>
        <w:t xml:space="preserve"> could be modeled well with PP, similar to [Ti]. By the end of the experiment, the bulk </w:t>
      </w:r>
      <w:del w:id="2578" w:author="Elizabeth F" w:date="2017-11-02T16:53:00Z">
        <w:r>
          <w:delText>H</w:delText>
        </w:r>
      </w:del>
      <w:ins w:id="2579" w:author="Elizabeth F" w:date="2017-11-02T16:53:00Z">
        <w:r>
          <w:t>H</w:t>
        </w:r>
        <w:r>
          <w:rPr>
            <w:vertAlign w:val="superscript"/>
          </w:rPr>
          <w:t>+</w:t>
        </w:r>
      </w:ins>
      <w:r>
        <w:t xml:space="preserve"> diffusivity had dropped from 10</w:t>
      </w:r>
      <w:r>
        <w:rPr>
          <w:vertAlign w:val="superscript"/>
        </w:rPr>
        <w:t>-10.9</w:t>
      </w:r>
      <w:r>
        <w:t xml:space="preserve"> to 10</w:t>
      </w:r>
      <w:r>
        <w:rPr>
          <w:vertAlign w:val="superscript"/>
        </w:rPr>
        <w:t>-11.6</w:t>
      </w:r>
      <w:r>
        <w:t xml:space="preserve"> m</w:t>
      </w:r>
      <w:r>
        <w:rPr>
          <w:vertAlign w:val="superscript"/>
        </w:rPr>
        <w:t>2</w:t>
      </w:r>
      <w:r>
        <w:t xml:space="preserve">/s || </w:t>
      </w:r>
      <w:ins w:id="2580" w:author="Elizabeth F" w:date="2017-11-02T16:53:00Z">
        <w:r>
          <w:rPr>
            <w:i/>
            <w:iCs/>
          </w:rPr>
          <w:t>a</w:t>
        </w:r>
      </w:ins>
      <w:del w:id="2581" w:author="Elizabeth F" w:date="2017-11-02T16:53:00Z">
        <w:r>
          <w:rPr>
            <w:i/>
            <w:iCs/>
          </w:rPr>
          <w:delText>[100]</w:delText>
        </w:r>
      </w:del>
      <w:r>
        <w:t xml:space="preserve">. </w:t>
      </w:r>
    </w:p>
    <w:p w14:paraId="3F32DDFD" w14:textId="77777777" w:rsidR="00401795" w:rsidRDefault="008A2967">
      <w:pPr>
        <w:pStyle w:val="Heading3"/>
      </w:pPr>
      <w:r>
        <w:t xml:space="preserve">Experimental dehydration of Kilauea </w:t>
      </w:r>
      <w:proofErr w:type="spellStart"/>
      <w:r>
        <w:t>Iki</w:t>
      </w:r>
      <w:proofErr w:type="spellEnd"/>
      <w:r>
        <w:t xml:space="preserve"> olivine</w:t>
      </w:r>
    </w:p>
    <w:p w14:paraId="1D7B16A4" w14:textId="77777777" w:rsidR="00401795" w:rsidRDefault="008A2967">
      <w:r>
        <w:t xml:space="preserve"> Experimentation on the Kilauea </w:t>
      </w:r>
      <w:proofErr w:type="spellStart"/>
      <w:r>
        <w:t>Iki</w:t>
      </w:r>
      <w:proofErr w:type="spellEnd"/>
      <w:r>
        <w:t xml:space="preserve"> sample took place in two stages. First, the sample was treated exactly the same way as SC1-2 during dehydration: heated at 800°C in a gas-mixing furnace at NNO-2.6. Second, the sample was sequentially heated at 1000°C, </w:t>
      </w:r>
      <w:del w:id="2582" w:author="Terry Plank" w:date="2017-10-27T09:06:00Z">
        <w:r>
          <w:delText xml:space="preserve">initially </w:delText>
        </w:r>
      </w:del>
      <w:ins w:id="2583" w:author="Terry Plank" w:date="2017-10-27T09:06:00Z">
        <w:r>
          <w:t xml:space="preserve">largely </w:t>
        </w:r>
      </w:ins>
      <w:r>
        <w:t>at NNO-2.6</w:t>
      </w:r>
      <w:ins w:id="2584" w:author="Terry Plank" w:date="2017-10-27T09:06:00Z">
        <w:r>
          <w:t xml:space="preserve"> (</w:t>
        </w:r>
      </w:ins>
      <w:ins w:id="2585" w:author="Terry Plank" w:date="2017-10-27T09:11:00Z">
        <w:r>
          <w:t xml:space="preserve">for 3, 6 and 7 </w:t>
        </w:r>
      </w:ins>
      <w:ins w:id="2586" w:author="Terry Plank" w:date="2017-10-27T09:12:00Z">
        <w:r>
          <w:t xml:space="preserve">total </w:t>
        </w:r>
      </w:ins>
      <w:proofErr w:type="spellStart"/>
      <w:ins w:id="2587" w:author="Terry Plank" w:date="2017-10-27T09:11:00Z">
        <w:r>
          <w:t>hrs</w:t>
        </w:r>
        <w:proofErr w:type="spellEnd"/>
        <w:r>
          <w:t>)</w:t>
        </w:r>
      </w:ins>
      <w:r>
        <w:t xml:space="preserve"> and then at NNO+1.9</w:t>
      </w:r>
      <w:ins w:id="2588" w:author="Terry Plank" w:date="2017-10-27T09:06:00Z">
        <w:r>
          <w:t xml:space="preserve"> for a final increment at</w:t>
        </w:r>
      </w:ins>
      <w:ins w:id="2589" w:author="Terry Plank" w:date="2017-10-27T09:11:00Z">
        <w:r>
          <w:t xml:space="preserve"> 8 </w:t>
        </w:r>
      </w:ins>
      <w:ins w:id="2590" w:author="Terry Plank" w:date="2017-10-27T09:12:00Z">
        <w:r>
          <w:t xml:space="preserve">total </w:t>
        </w:r>
      </w:ins>
      <w:proofErr w:type="gramStart"/>
      <w:ins w:id="2591" w:author="Terry Plank" w:date="2017-10-27T09:11:00Z">
        <w:r>
          <w:t>hours</w:t>
        </w:r>
      </w:ins>
      <w:ins w:id="2592" w:author="Terry Plank" w:date="2017-10-27T09:06:00Z">
        <w:r>
          <w:t xml:space="preserve"> </w:t>
        </w:r>
      </w:ins>
      <w:r>
        <w:t>.</w:t>
      </w:r>
      <w:proofErr w:type="gramEnd"/>
      <w:r>
        <w:t xml:space="preserve"> Heating the Kilauea </w:t>
      </w:r>
      <w:proofErr w:type="spellStart"/>
      <w:r>
        <w:t>Iki</w:t>
      </w:r>
      <w:proofErr w:type="spellEnd"/>
      <w:r>
        <w:t xml:space="preserve"> sample at 800°C for 8 hours did not produce any clear loss in bulk H or [Ti-3525] (</w:t>
      </w:r>
      <w:del w:id="2593" w:author="Elizabeth F" w:date="2017-11-02T16:55:00Z">
        <w:r>
          <w:delText>profiles included in Supplement</w:delText>
        </w:r>
      </w:del>
      <w:ins w:id="2594" w:author="Elizabeth F" w:date="2017-11-02T16:55:00Z">
        <w:r>
          <w:t>Figure 8</w:t>
        </w:r>
      </w:ins>
      <w:r>
        <w:t xml:space="preserve">). Although bulk </w:t>
      </w:r>
      <w:ins w:id="2595" w:author="Elizabeth F" w:date="2017-11-02T16:55:00Z">
        <w:r>
          <w:t>H</w:t>
        </w:r>
        <w:r>
          <w:rPr>
            <w:vertAlign w:val="superscript"/>
          </w:rPr>
          <w:t>+</w:t>
        </w:r>
      </w:ins>
      <w:del w:id="2596" w:author="Elizabeth F" w:date="2017-11-02T16:55:00Z">
        <w:r>
          <w:rPr>
            <w:vertAlign w:val="superscript"/>
          </w:rPr>
          <w:delText>H</w:delText>
        </w:r>
      </w:del>
      <w:r>
        <w:t xml:space="preserve"> and [Ti] did not </w:t>
      </w:r>
      <w:del w:id="2597" w:author="Terry Plank" w:date="2017-10-27T09:12:00Z">
        <w:r>
          <w:delText>move</w:delText>
        </w:r>
      </w:del>
      <w:ins w:id="2598" w:author="Terry Plank" w:date="2017-10-27T09:12:00Z">
        <w:r>
          <w:t>change</w:t>
        </w:r>
      </w:ins>
      <w:r>
        <w:t xml:space="preserve">, heating the Kilauea </w:t>
      </w:r>
      <w:proofErr w:type="spellStart"/>
      <w:r>
        <w:t>Iki</w:t>
      </w:r>
      <w:proofErr w:type="spellEnd"/>
      <w:r>
        <w:t xml:space="preserve"> olivine at 800°C did result in significant re-</w:t>
      </w:r>
      <w:commentRangeStart w:id="2599"/>
      <w:r>
        <w:t>organization</w:t>
      </w:r>
      <w:ins w:id="2600" w:author="Terry Plank" w:date="2017-10-27T09:14:00Z">
        <w:r>
          <w:t xml:space="preserve">, </w:t>
        </w:r>
        <w:proofErr w:type="spellStart"/>
        <w:r>
          <w:t>wher</w:t>
        </w:r>
      </w:ins>
      <w:proofErr w:type="spellEnd"/>
      <w:del w:id="2601" w:author="Elizabeth F" w:date="2017-11-02T16:57:00Z">
        <w:r>
          <w:delText>e the</w:delText>
        </w:r>
      </w:del>
      <w:r>
        <w:t xml:space="preserve"> </w:t>
      </w:r>
      <w:del w:id="2602" w:author="Terry Plank" w:date="2017-10-27T09:14:00Z">
        <w:r>
          <w:delText xml:space="preserve">of </w:delText>
        </w:r>
      </w:del>
      <w:r>
        <w:t xml:space="preserve">the </w:t>
      </w:r>
      <w:ins w:id="2603" w:author="Elizabeth F" w:date="2017-11-02T16:55:00Z">
        <w:r>
          <w:t>H</w:t>
        </w:r>
        <w:r>
          <w:rPr>
            <w:vertAlign w:val="superscript"/>
          </w:rPr>
          <w:t>+</w:t>
        </w:r>
      </w:ins>
      <w:del w:id="2604" w:author="Elizabeth F" w:date="2017-11-02T16:55:00Z">
        <w:r>
          <w:rPr>
            <w:vertAlign w:val="superscript"/>
          </w:rPr>
          <w:delText>H</w:delText>
        </w:r>
      </w:del>
      <w:r>
        <w:t xml:space="preserve"> from [tri-Fe</w:t>
      </w:r>
      <w:r>
        <w:rPr>
          <w:vertAlign w:val="superscript"/>
        </w:rPr>
        <w:t>3+</w:t>
      </w:r>
      <w:r>
        <w:t xml:space="preserve">] </w:t>
      </w:r>
      <w:del w:id="2605" w:author="Terry Plank" w:date="2017-10-27T09:14:00Z">
        <w:r>
          <w:delText xml:space="preserve">to </w:delText>
        </w:r>
      </w:del>
      <w:ins w:id="2606" w:author="Terry Plank" w:date="2017-10-27T09:14:00Z">
        <w:r>
          <w:t xml:space="preserve">decreased by 50% and the H from </w:t>
        </w:r>
      </w:ins>
      <w:r>
        <w:t>[Si]</w:t>
      </w:r>
      <w:ins w:id="2607" w:author="Terry Plank" w:date="2017-10-27T09:15:00Z">
        <w:r>
          <w:t xml:space="preserve"> doubled</w:t>
        </w:r>
      </w:ins>
      <w:del w:id="2608" w:author="Elizabeth F" w:date="2017-11-02T16:56:00Z">
        <w:r>
          <w:commentReference w:id="2609"/>
        </w:r>
      </w:del>
      <w:commentRangeEnd w:id="2599"/>
      <w:r>
        <w:commentReference w:id="2599"/>
      </w:r>
      <w:r>
        <w:t xml:space="preserve">. The Kilauea </w:t>
      </w:r>
      <w:proofErr w:type="spellStart"/>
      <w:r>
        <w:t>Iki</w:t>
      </w:r>
      <w:proofErr w:type="spellEnd"/>
      <w:r>
        <w:t xml:space="preserve"> 800°C [tri] loss on reorganization rates </w:t>
      </w:r>
      <w:del w:id="2610" w:author="Terry Plank" w:date="2017-10-27T09:12:00Z">
        <w:r>
          <w:delText xml:space="preserve">started </w:delText>
        </w:r>
      </w:del>
      <w:ins w:id="2611" w:author="Terry Plank" w:date="2017-10-27T09:12:00Z">
        <w:r>
          <w:t xml:space="preserve">were initially </w:t>
        </w:r>
      </w:ins>
      <w:del w:id="2612" w:author="Terry Plank" w:date="2017-10-27T09:12:00Z">
        <w:r>
          <w:delText xml:space="preserve">out relatively </w:delText>
        </w:r>
      </w:del>
      <w:r>
        <w:t>fast, around 10</w:t>
      </w:r>
      <w:r>
        <w:rPr>
          <w:vertAlign w:val="superscript"/>
        </w:rPr>
        <w:t>-11.0</w:t>
      </w:r>
      <w:r>
        <w:t xml:space="preserve"> m</w:t>
      </w:r>
      <w:r>
        <w:rPr>
          <w:vertAlign w:val="superscript"/>
        </w:rPr>
        <w:t>2</w:t>
      </w:r>
      <w:r>
        <w:t xml:space="preserve">/s || </w:t>
      </w:r>
      <w:r>
        <w:rPr>
          <w:i/>
          <w:iCs/>
          <w:rPrChange w:id="2613" w:author="Elizabeth F" w:date="2017-11-02T16:56:00Z">
            <w:rPr/>
          </w:rPrChange>
        </w:rPr>
        <w:t>c</w:t>
      </w:r>
      <w:r>
        <w:t xml:space="preserve"> at 1 hour before dropping to 10</w:t>
      </w:r>
      <w:r>
        <w:rPr>
          <w:vertAlign w:val="superscript"/>
        </w:rPr>
        <w:t>-12.5</w:t>
      </w:r>
      <w:r>
        <w:t xml:space="preserve"> m</w:t>
      </w:r>
      <w:r>
        <w:rPr>
          <w:vertAlign w:val="superscript"/>
        </w:rPr>
        <w:t>2</w:t>
      </w:r>
      <w:r>
        <w:t xml:space="preserve">/s at 8 hours. This drop in the [tri] movement rate suggests that the large majority of the internal </w:t>
      </w:r>
      <w:ins w:id="2614" w:author="Elizabeth F" w:date="2017-11-02T16:56:00Z">
        <w:r>
          <w:t>H</w:t>
        </w:r>
        <w:r>
          <w:rPr>
            <w:vertAlign w:val="superscript"/>
          </w:rPr>
          <w:t>+</w:t>
        </w:r>
      </w:ins>
      <w:del w:id="2615" w:author="Elizabeth F" w:date="2017-11-02T16:56:00Z">
        <w:r>
          <w:rPr>
            <w:vertAlign w:val="superscript"/>
          </w:rPr>
          <w:delText>hydrogen</w:delText>
        </w:r>
      </w:del>
      <w:r>
        <w:t xml:space="preserve"> reorganization had been completed. The relative flatness of all of the profiles suggests that the movement was occurring everywhere throughout the crystal simultaneously, consistent with reorganization. </w:t>
      </w:r>
      <w:del w:id="2616" w:author="Terry Plank" w:date="2017-10-27T09:13:00Z">
        <w:r>
          <w:delText xml:space="preserve">These </w:delText>
        </w:r>
      </w:del>
      <w:ins w:id="2617" w:author="Terry Plank" w:date="2017-10-27T09:13:00Z">
        <w:r>
          <w:t xml:space="preserve">The profiles from these </w:t>
        </w:r>
      </w:ins>
      <w:r>
        <w:t xml:space="preserve">8 hours </w:t>
      </w:r>
      <w:del w:id="2618" w:author="Terry Plank" w:date="2017-10-27T09:13:00Z">
        <w:r>
          <w:delText>profiles from</w:delText>
        </w:r>
      </w:del>
      <w:ins w:id="2619" w:author="Terry Plank" w:date="2017-10-27T09:13:00Z">
        <w:r>
          <w:t>of</w:t>
        </w:r>
      </w:ins>
      <w:r>
        <w:t xml:space="preserve"> heating at 800°C were used as the ‘initial’ profiles for data collected during a second stage of heating at a higher temperature.</w:t>
      </w:r>
    </w:p>
    <w:p w14:paraId="1620625B" w14:textId="77777777" w:rsidR="00401795" w:rsidRDefault="008A2967">
      <w:r>
        <w:t xml:space="preserve">The heating temperature was raised to 1000°C because the maximum bulk </w:t>
      </w:r>
      <w:del w:id="2620" w:author="Elizabeth F" w:date="2017-11-02T16:57:00Z">
        <w:r>
          <w:delText>H</w:delText>
        </w:r>
      </w:del>
      <w:ins w:id="2621" w:author="Elizabeth F" w:date="2017-11-02T16:57:00Z">
        <w:r>
          <w:t>H</w:t>
        </w:r>
        <w:r>
          <w:rPr>
            <w:vertAlign w:val="superscript"/>
          </w:rPr>
          <w:t>+</w:t>
        </w:r>
      </w:ins>
      <w:r>
        <w:t xml:space="preserve"> diffusivities observed at 800°C were unlikely to produce clear </w:t>
      </w:r>
      <w:del w:id="2622" w:author="Elizabeth F" w:date="2017-11-02T16:57:00Z">
        <w:r>
          <w:delText>H</w:delText>
        </w:r>
      </w:del>
      <w:ins w:id="2623" w:author="Elizabeth F" w:date="2017-11-02T16:57:00Z">
        <w:r>
          <w:t>H</w:t>
        </w:r>
        <w:r>
          <w:rPr>
            <w:vertAlign w:val="superscript"/>
          </w:rPr>
          <w:t>+</w:t>
        </w:r>
      </w:ins>
      <w:r>
        <w:t xml:space="preserve"> loss profiles within laboratory time scales. The oxygen fugacity was maintained along the same buffer curve, NNO-2.6, for 3 heating steps totaling 3, 6, and 7 hours, and in each of these steps, the rate of </w:t>
      </w:r>
      <w:del w:id="2624" w:author="Elizabeth F" w:date="2017-11-02T16:57:00Z">
        <w:r>
          <w:delText>H</w:delText>
        </w:r>
      </w:del>
      <w:ins w:id="2625" w:author="Elizabeth F" w:date="2017-11-02T16:57:00Z">
        <w:r>
          <w:t>H</w:t>
        </w:r>
        <w:r>
          <w:rPr>
            <w:vertAlign w:val="superscript"/>
          </w:rPr>
          <w:t>+</w:t>
        </w:r>
      </w:ins>
      <w:r>
        <w:t xml:space="preserve"> loss could be estimated </w:t>
      </w:r>
      <w:del w:id="2626" w:author="Terry Plank" w:date="2017-10-27T09:17:00Z">
        <w:r>
          <w:delText>|| the fast direction [100]</w:delText>
        </w:r>
      </w:del>
      <w:del w:id="2627" w:author="Elizabeth F" w:date="2017-11-02T16:57:00Z">
        <w:r>
          <w:delText xml:space="preserve"> </w:delText>
        </w:r>
      </w:del>
      <w:r>
        <w:t>as 10</w:t>
      </w:r>
      <w:r>
        <w:rPr>
          <w:vertAlign w:val="superscript"/>
        </w:rPr>
        <w:t>-10.9</w:t>
      </w:r>
      <w:r>
        <w:t xml:space="preserve"> m</w:t>
      </w:r>
      <w:r>
        <w:rPr>
          <w:vertAlign w:val="superscript"/>
        </w:rPr>
        <w:t>2</w:t>
      </w:r>
      <w:r>
        <w:t xml:space="preserve">/s for bulk </w:t>
      </w:r>
      <w:del w:id="2628" w:author="Elizabeth F" w:date="2017-11-02T16:57:00Z">
        <w:r>
          <w:delText>H</w:delText>
        </w:r>
      </w:del>
      <w:ins w:id="2629" w:author="Elizabeth F" w:date="2017-11-02T16:57:00Z">
        <w:r>
          <w:t>H</w:t>
        </w:r>
        <w:r>
          <w:rPr>
            <w:vertAlign w:val="superscript"/>
          </w:rPr>
          <w:t>+</w:t>
        </w:r>
      </w:ins>
      <w:r>
        <w:t xml:space="preserve"> and [Ti] and 10</w:t>
      </w:r>
      <w:r>
        <w:rPr>
          <w:vertAlign w:val="superscript"/>
        </w:rPr>
        <w:t>-10.7</w:t>
      </w:r>
      <w:r>
        <w:t xml:space="preserve"> m</w:t>
      </w:r>
      <w:r>
        <w:rPr>
          <w:vertAlign w:val="superscript"/>
        </w:rPr>
        <w:t>2</w:t>
      </w:r>
      <w:r>
        <w:t>/s for [Si-Fe</w:t>
      </w:r>
      <w:r>
        <w:rPr>
          <w:vertAlign w:val="superscript"/>
        </w:rPr>
        <w:t>2+</w:t>
      </w:r>
      <w:r>
        <w:t>]</w:t>
      </w:r>
      <w:ins w:id="2630" w:author="Terry Plank" w:date="2017-10-27T09:17:00Z">
        <w:r>
          <w:t xml:space="preserve"> </w:t>
        </w:r>
      </w:ins>
      <w:del w:id="2631" w:author="Elizabeth F" w:date="2017-11-02T16:58:00Z">
        <w:r>
          <w:delText>(</w:delText>
        </w:r>
      </w:del>
      <w:ins w:id="2632" w:author="Terry Plank" w:date="2017-10-27T09:17:00Z">
        <w:r>
          <w:t>|| to the fast directio</w:t>
        </w:r>
      </w:ins>
      <w:del w:id="2633" w:author="Elizabeth F" w:date="2017-11-02T16:58:00Z">
        <w:r>
          <w:delText>n [10</w:delText>
        </w:r>
      </w:del>
      <w:del w:id="2634" w:author="Elizabeth F" w:date="2017-11-02T16:57:00Z">
        <w:r>
          <w:delText>0]</w:delText>
        </w:r>
      </w:del>
      <w:ins w:id="2635" w:author="Elizabeth F" w:date="2017-11-02T16:58:00Z">
        <w:r>
          <w:t xml:space="preserve">n </w:t>
        </w:r>
        <w:r>
          <w:rPr>
            <w:i/>
            <w:iCs/>
          </w:rPr>
          <w:t>a</w:t>
        </w:r>
      </w:ins>
      <w:del w:id="2636" w:author="Elizabeth F" w:date="2017-11-02T16:58:00Z">
        <w:r>
          <w:rPr>
            <w:i/>
            <w:iCs/>
          </w:rPr>
          <w:delText>)</w:delText>
        </w:r>
      </w:del>
      <w:r>
        <w:t xml:space="preserve">. These fits are shown in Figure </w:t>
      </w:r>
      <w:del w:id="2637" w:author="Elizabeth F" w:date="2017-11-02T16:58:00Z">
        <w:r>
          <w:delText>8</w:delText>
        </w:r>
      </w:del>
      <w:ins w:id="2638" w:author="Elizabeth F" w:date="2017-11-02T16:58:00Z">
        <w:r>
          <w:t>9</w:t>
        </w:r>
      </w:ins>
      <w:r>
        <w:t xml:space="preserve"> for the </w:t>
      </w:r>
      <w:proofErr w:type="gramStart"/>
      <w:r>
        <w:t>6 hour</w:t>
      </w:r>
      <w:proofErr w:type="gramEnd"/>
      <w:r>
        <w:t xml:space="preserve"> data, and the rest are provided in the Supplement. The [Si-Fe</w:t>
      </w:r>
      <w:r>
        <w:rPr>
          <w:vertAlign w:val="superscript"/>
        </w:rPr>
        <w:t>2+</w:t>
      </w:r>
      <w:r>
        <w:t xml:space="preserve">] loss profiles in Kilauea </w:t>
      </w:r>
      <w:proofErr w:type="spellStart"/>
      <w:r>
        <w:t>Iki</w:t>
      </w:r>
      <w:proofErr w:type="spellEnd"/>
      <w:r>
        <w:t xml:space="preserve"> (Figure </w:t>
      </w:r>
      <w:del w:id="2639" w:author="Elizabeth F" w:date="2017-11-02T16:58:00Z">
        <w:r>
          <w:delText>8</w:delText>
        </w:r>
      </w:del>
      <w:ins w:id="2640" w:author="Elizabeth F" w:date="2017-11-02T16:58:00Z">
        <w:r>
          <w:t>9</w:t>
        </w:r>
      </w:ins>
      <w:r>
        <w:t xml:space="preserve"> J-L), unlike in San Carlos (Figure 6 G-I), appear</w:t>
      </w:r>
      <w:del w:id="2641" w:author="Elizabeth F" w:date="2017-11-02T16:58:00Z">
        <w:r>
          <w:delText>s</w:delText>
        </w:r>
      </w:del>
      <w:r>
        <w:t xml:space="preserve"> to </w:t>
      </w:r>
      <w:del w:id="2642" w:author="Terry Plank" w:date="2017-10-27T09:17:00Z">
        <w:r>
          <w:delText xml:space="preserve">go </w:delText>
        </w:r>
      </w:del>
      <w:ins w:id="2643" w:author="Terry Plank" w:date="2017-10-27T09:17:00Z">
        <w:r>
          <w:t xml:space="preserve">decrease </w:t>
        </w:r>
      </w:ins>
      <w:r>
        <w:t xml:space="preserve">to </w:t>
      </w:r>
      <w:commentRangeStart w:id="2644"/>
      <w:r>
        <w:t>zero</w:t>
      </w:r>
      <w:ins w:id="2645" w:author="Terry Plank" w:date="2017-10-27T09:17:00Z">
        <w:r>
          <w:t xml:space="preserve"> c</w:t>
        </w:r>
      </w:ins>
      <w:commentRangeEnd w:id="2644"/>
      <w:r w:rsidR="00820BF1">
        <w:rPr>
          <w:rStyle w:val="CommentReference"/>
        </w:rPr>
        <w:commentReference w:id="2644"/>
      </w:r>
      <w:ins w:id="2646" w:author="Terry Plank" w:date="2017-10-27T09:17:00Z">
        <w:r>
          <w:t>oncentration at the rim</w:t>
        </w:r>
      </w:ins>
      <w:ins w:id="2647" w:author="Terry Plank" w:date="2017-10-27T09:18:00Z">
        <w:r>
          <w:t>, and to decrease at a rate</w:t>
        </w:r>
      </w:ins>
      <w:r>
        <w:t xml:space="preserve"> </w:t>
      </w:r>
      <w:del w:id="2648" w:author="Terry Plank" w:date="2017-10-27T09:18:00Z">
        <w:r>
          <w:delText xml:space="preserve">and is moving </w:delText>
        </w:r>
      </w:del>
      <w:r>
        <w:t xml:space="preserve">faster than [Ti-3525]. The [tri] loss at 1000°C </w:t>
      </w:r>
      <w:del w:id="2649" w:author="Elizabeth F" w:date="2017-11-02T16:58:00Z">
        <w:r>
          <w:delText xml:space="preserve"> </w:delText>
        </w:r>
      </w:del>
      <w:r>
        <w:t xml:space="preserve">was slower than the other peaks and did not include an obvious fast direction. </w:t>
      </w:r>
    </w:p>
    <w:p w14:paraId="7369E930" w14:textId="77777777" w:rsidR="00401795" w:rsidRDefault="008A2967">
      <w:r>
        <w:t>A final heating step of 1 additional hour was performed for a total of 8 hours heating at 1000°C</w:t>
      </w:r>
      <w:ins w:id="2650" w:author="Terry Plank" w:date="2017-10-27T09:18:00Z">
        <w:r>
          <w:t xml:space="preserve"> </w:t>
        </w:r>
      </w:ins>
      <w:del w:id="2651" w:author="Terry Plank" w:date="2017-10-27T09:18:00Z">
        <w:r>
          <w:delText xml:space="preserve">. This final step was performed </w:delText>
        </w:r>
      </w:del>
      <w:r>
        <w:t xml:space="preserve">under more oxidizing conditions, NNO+1.9. The resulting loss of </w:t>
      </w:r>
      <w:del w:id="2652" w:author="Elizabeth F" w:date="2017-11-02T16:59:00Z">
        <w:r>
          <w:delText>hydrogen</w:delText>
        </w:r>
      </w:del>
      <w:ins w:id="2653" w:author="Elizabeth F" w:date="2017-11-02T16:59:00Z">
        <w:r>
          <w:t>H</w:t>
        </w:r>
        <w:r>
          <w:rPr>
            <w:vertAlign w:val="superscript"/>
          </w:rPr>
          <w:t>+</w:t>
        </w:r>
      </w:ins>
      <w:r>
        <w:t xml:space="preserve"> for all mechanisms was consistent with the diffusivities determined under more reducing conditions, which suggests that the role of oxygen fugacity has little effect on the diffusivities, at least for this very late stage of dehydration</w:t>
      </w:r>
      <w:ins w:id="2654" w:author="Terry Plank" w:date="2017-10-27T09:19:00Z">
        <w:r>
          <w:t xml:space="preserve"> and over such short timescales (1 hour)</w:t>
        </w:r>
      </w:ins>
      <w:r>
        <w:t>.</w:t>
      </w:r>
    </w:p>
    <w:p w14:paraId="4123D61E" w14:textId="77777777" w:rsidR="00401795" w:rsidRDefault="00401795"/>
    <w:p w14:paraId="16DA0428" w14:textId="77777777" w:rsidR="00401795" w:rsidRDefault="008A2967">
      <w:r>
        <w:rPr>
          <w:rFonts w:asciiTheme="majorHAnsi" w:hAnsiTheme="majorHAnsi"/>
          <w:b/>
          <w:i/>
          <w:sz w:val="24"/>
          <w:szCs w:val="24"/>
        </w:rPr>
        <w:t xml:space="preserve">Bulk </w:t>
      </w:r>
      <w:del w:id="2655" w:author="Elizabeth F" w:date="2017-11-02T16:59:00Z">
        <w:r>
          <w:rPr>
            <w:rFonts w:asciiTheme="majorHAnsi" w:hAnsiTheme="majorHAnsi"/>
            <w:b/>
            <w:i/>
            <w:sz w:val="24"/>
            <w:szCs w:val="24"/>
          </w:rPr>
          <w:delText>H</w:delText>
        </w:r>
      </w:del>
      <w:ins w:id="2656" w:author="Elizabeth F" w:date="2017-11-02T16:59:00Z">
        <w:r>
          <w:rPr>
            <w:rFonts w:asciiTheme="majorHAnsi" w:hAnsiTheme="majorHAnsi"/>
            <w:b/>
            <w:i/>
            <w:sz w:val="24"/>
            <w:szCs w:val="24"/>
          </w:rPr>
          <w:t>H</w:t>
        </w:r>
        <w:r>
          <w:rPr>
            <w:rFonts w:asciiTheme="majorHAnsi" w:hAnsiTheme="majorHAnsi"/>
            <w:b/>
            <w:i/>
            <w:sz w:val="24"/>
            <w:szCs w:val="24"/>
            <w:vertAlign w:val="superscript"/>
          </w:rPr>
          <w:t>+</w:t>
        </w:r>
      </w:ins>
      <w:r>
        <w:rPr>
          <w:rFonts w:asciiTheme="majorHAnsi" w:hAnsiTheme="majorHAnsi"/>
          <w:b/>
          <w:i/>
          <w:sz w:val="24"/>
          <w:szCs w:val="24"/>
        </w:rPr>
        <w:t xml:space="preserve"> diffusivity in Kilauea </w:t>
      </w:r>
      <w:proofErr w:type="spellStart"/>
      <w:r>
        <w:rPr>
          <w:rFonts w:asciiTheme="majorHAnsi" w:hAnsiTheme="majorHAnsi"/>
          <w:b/>
          <w:i/>
          <w:sz w:val="24"/>
          <w:szCs w:val="24"/>
        </w:rPr>
        <w:t>Iki</w:t>
      </w:r>
      <w:proofErr w:type="spellEnd"/>
      <w:r>
        <w:rPr>
          <w:rFonts w:asciiTheme="majorHAnsi" w:hAnsiTheme="majorHAnsi"/>
          <w:b/>
          <w:i/>
          <w:sz w:val="24"/>
          <w:szCs w:val="24"/>
        </w:rPr>
        <w:t xml:space="preserve"> olivine during ascent</w:t>
      </w:r>
    </w:p>
    <w:p w14:paraId="44DE4268" w14:textId="77777777" w:rsidR="00401795" w:rsidRDefault="008A2967">
      <w:r>
        <w:t xml:space="preserve">SIMS analysis of a natural Kilauea </w:t>
      </w:r>
      <w:proofErr w:type="spellStart"/>
      <w:r>
        <w:t>Iki</w:t>
      </w:r>
      <w:proofErr w:type="spellEnd"/>
      <w:r>
        <w:t xml:space="preserve"> olivine </w:t>
      </w:r>
      <w:proofErr w:type="spellStart"/>
      <w:r>
        <w:t>phenocryst</w:t>
      </w:r>
      <w:proofErr w:type="spellEnd"/>
      <w:r>
        <w:t xml:space="preserve"> along its crystallographic </w:t>
      </w:r>
      <w:del w:id="2657" w:author="Elizabeth F" w:date="2017-11-02T16:59:00Z">
        <w:r>
          <w:delText>[100]</w:delText>
        </w:r>
      </w:del>
      <w:proofErr w:type="gramStart"/>
      <w:ins w:id="2658" w:author="Elizabeth F" w:date="2017-11-02T16:59:00Z">
        <w:r>
          <w:rPr>
            <w:i/>
            <w:iCs/>
          </w:rPr>
          <w:t>a</w:t>
        </w:r>
      </w:ins>
      <w:proofErr w:type="gramEnd"/>
      <w:r>
        <w:t xml:space="preserve"> axis indicates a central </w:t>
      </w:r>
      <w:del w:id="2659" w:author="Elizabeth F" w:date="2017-11-02T16:59:00Z">
        <w:r>
          <w:delText>hydrogen</w:delText>
        </w:r>
      </w:del>
      <w:ins w:id="2660" w:author="Elizabeth F" w:date="2017-11-02T16:59:00Z">
        <w:r>
          <w:t>H</w:t>
        </w:r>
        <w:r>
          <w:rPr>
            <w:vertAlign w:val="superscript"/>
          </w:rPr>
          <w:t>+</w:t>
        </w:r>
      </w:ins>
      <w:r>
        <w:t xml:space="preserve"> concentration of ~11 ppm H</w:t>
      </w:r>
      <w:r>
        <w:rPr>
          <w:vertAlign w:val="subscript"/>
        </w:rPr>
        <w:t>2</w:t>
      </w:r>
      <w:r>
        <w:t xml:space="preserve">O, decreasing to concentrations of ~6 ppm at the crystal edges (Figure </w:t>
      </w:r>
      <w:del w:id="2661" w:author="Elizabeth F" w:date="2017-11-02T16:59:00Z">
        <w:r>
          <w:delText>9</w:delText>
        </w:r>
      </w:del>
      <w:ins w:id="2662" w:author="Elizabeth F" w:date="2017-11-02T16:59:00Z">
        <w:r>
          <w:t>10</w:t>
        </w:r>
      </w:ins>
      <w:r>
        <w:t xml:space="preserve">). The </w:t>
      </w:r>
      <w:del w:id="2663" w:author="Elizabeth F" w:date="2017-11-02T16:59:00Z">
        <w:r>
          <w:delText>water</w:delText>
        </w:r>
      </w:del>
      <w:ins w:id="2664" w:author="Elizabeth F" w:date="2017-11-02T16:59:00Z">
        <w:r>
          <w:t>H</w:t>
        </w:r>
        <w:r>
          <w:rPr>
            <w:vertAlign w:val="superscript"/>
          </w:rPr>
          <w:t>+</w:t>
        </w:r>
      </w:ins>
      <w:r>
        <w:t xml:space="preserve"> concentration gradients recorded in the outer ~200 </w:t>
      </w:r>
      <w:proofErr w:type="spellStart"/>
      <w:r>
        <w:t>μm</w:t>
      </w:r>
      <w:proofErr w:type="spellEnd"/>
      <w:r>
        <w:t xml:space="preserve"> of the crystal are suggestive of </w:t>
      </w:r>
      <w:proofErr w:type="spellStart"/>
      <w:r>
        <w:t>syneruptive</w:t>
      </w:r>
      <w:proofErr w:type="spellEnd"/>
      <w:r>
        <w:t xml:space="preserve"> water loss from the olivine in response to degassing of the host magma on ascent. Unlike the profile along </w:t>
      </w:r>
      <w:del w:id="2665" w:author="Elizabeth F" w:date="2017-11-02T17:00:00Z">
        <w:r>
          <w:delText>[100]</w:delText>
        </w:r>
      </w:del>
      <w:ins w:id="2666" w:author="Elizabeth F" w:date="2017-11-02T17:00:00Z">
        <w:r>
          <w:rPr>
            <w:i/>
            <w:iCs/>
          </w:rPr>
          <w:t>a</w:t>
        </w:r>
      </w:ins>
      <w:r>
        <w:t xml:space="preserve">, the profile measured along </w:t>
      </w:r>
      <w:del w:id="2667" w:author="Elizabeth F" w:date="2017-11-02T17:00:00Z">
        <w:r>
          <w:delText>[001]</w:delText>
        </w:r>
      </w:del>
      <w:ins w:id="2668" w:author="Elizabeth F" w:date="2017-11-02T17:00:00Z">
        <w:r>
          <w:rPr>
            <w:i/>
            <w:iCs/>
          </w:rPr>
          <w:t>c</w:t>
        </w:r>
      </w:ins>
      <w:r>
        <w:t xml:space="preserve"> exhibits a constant </w:t>
      </w:r>
      <w:del w:id="2669" w:author="Elizabeth F" w:date="2017-11-02T17:00:00Z">
        <w:r>
          <w:delText>water</w:delText>
        </w:r>
      </w:del>
      <w:ins w:id="2670" w:author="Elizabeth F" w:date="2017-11-02T17:00:00Z">
        <w:r>
          <w:t>H</w:t>
        </w:r>
        <w:r>
          <w:rPr>
            <w:vertAlign w:val="superscript"/>
          </w:rPr>
          <w:t>+</w:t>
        </w:r>
      </w:ins>
      <w:r>
        <w:t xml:space="preserve"> concentration. No decrease in </w:t>
      </w:r>
      <w:del w:id="2671" w:author="Elizabeth F" w:date="2017-11-02T17:00:00Z">
        <w:r>
          <w:delText>hydrogen</w:delText>
        </w:r>
      </w:del>
      <w:ins w:id="2672" w:author="Elizabeth F" w:date="2017-11-02T17:00:00Z">
        <w:r>
          <w:t>H</w:t>
        </w:r>
        <w:r>
          <w:rPr>
            <w:vertAlign w:val="superscript"/>
          </w:rPr>
          <w:t>+</w:t>
        </w:r>
      </w:ins>
      <w:r>
        <w:t xml:space="preserve"> concentration was detected at the edge of the crystal along the </w:t>
      </w:r>
      <w:del w:id="2673" w:author="Elizabeth F" w:date="2017-11-02T17:00:00Z">
        <w:r>
          <w:delText>[001]</w:delText>
        </w:r>
      </w:del>
      <w:ins w:id="2674" w:author="Elizabeth F" w:date="2017-11-02T17:00:00Z">
        <w:r>
          <w:rPr>
            <w:i/>
            <w:iCs/>
          </w:rPr>
          <w:t>c</w:t>
        </w:r>
      </w:ins>
      <w:r>
        <w:t xml:space="preserve"> axis, suggesting that any signature of </w:t>
      </w:r>
      <w:proofErr w:type="spellStart"/>
      <w:r>
        <w:t>syneruptive</w:t>
      </w:r>
      <w:proofErr w:type="spellEnd"/>
      <w:r>
        <w:t xml:space="preserve"> degassing along the </w:t>
      </w:r>
      <w:del w:id="2675" w:author="Elizabeth F" w:date="2017-11-02T17:00:00Z">
        <w:r>
          <w:delText>[001]</w:delText>
        </w:r>
      </w:del>
      <w:ins w:id="2676" w:author="Elizabeth F" w:date="2017-11-02T17:00:00Z">
        <w:r>
          <w:rPr>
            <w:i/>
            <w:iCs/>
          </w:rPr>
          <w:t>c</w:t>
        </w:r>
      </w:ins>
      <w:r>
        <w:t xml:space="preserve"> direction may be confined to the region &lt;~20 </w:t>
      </w:r>
      <w:proofErr w:type="spellStart"/>
      <w:r>
        <w:t>μm</w:t>
      </w:r>
      <w:proofErr w:type="spellEnd"/>
      <w:r>
        <w:t xml:space="preserve"> from the edge of the </w:t>
      </w:r>
      <w:r>
        <w:lastRenderedPageBreak/>
        <w:t xml:space="preserve">crystal, i.e., not resolvable at the spatial resolution of our analyses. These observations indicate that, under the conditions of generation of these </w:t>
      </w:r>
      <w:del w:id="2677" w:author="Elizabeth F" w:date="2017-11-02T17:00:00Z">
        <w:r>
          <w:delText>hydrogen</w:delText>
        </w:r>
      </w:del>
      <w:ins w:id="2678" w:author="Elizabeth F" w:date="2017-11-02T17:00:00Z">
        <w:r>
          <w:t>H</w:t>
        </w:r>
        <w:r>
          <w:rPr>
            <w:vertAlign w:val="superscript"/>
          </w:rPr>
          <w:t>+</w:t>
        </w:r>
      </w:ins>
      <w:r>
        <w:t xml:space="preserve"> concentration gradients, the diffusivity of </w:t>
      </w:r>
      <w:del w:id="2679" w:author="Elizabeth F" w:date="2017-11-02T17:00:00Z">
        <w:r>
          <w:delText>hydrogen</w:delText>
        </w:r>
      </w:del>
      <w:ins w:id="2680" w:author="Elizabeth F" w:date="2017-11-02T17:00:00Z">
        <w:r>
          <w:t>H</w:t>
        </w:r>
        <w:r>
          <w:rPr>
            <w:vertAlign w:val="superscript"/>
          </w:rPr>
          <w:t>+</w:t>
        </w:r>
      </w:ins>
      <w:r>
        <w:t xml:space="preserve"> parallel to </w:t>
      </w:r>
      <w:del w:id="2681" w:author="Elizabeth F" w:date="2017-11-02T17:01:00Z">
        <w:r>
          <w:delText>[100]</w:delText>
        </w:r>
      </w:del>
      <w:proofErr w:type="gramStart"/>
      <w:ins w:id="2682" w:author="Elizabeth F" w:date="2017-11-02T17:01:00Z">
        <w:r>
          <w:rPr>
            <w:i/>
            <w:iCs/>
          </w:rPr>
          <w:t>a</w:t>
        </w:r>
      </w:ins>
      <w:r>
        <w:t xml:space="preserve"> is</w:t>
      </w:r>
      <w:proofErr w:type="gramEnd"/>
      <w:r>
        <w:t xml:space="preserve"> greater than that parallel to </w:t>
      </w:r>
      <w:del w:id="2683" w:author="Elizabeth F" w:date="2017-11-02T17:01:00Z">
        <w:r>
          <w:delText>[001]</w:delText>
        </w:r>
      </w:del>
      <w:ins w:id="2684" w:author="Elizabeth F" w:date="2017-11-02T17:01:00Z">
        <w:r>
          <w:rPr>
            <w:i/>
            <w:iCs/>
          </w:rPr>
          <w:t>c</w:t>
        </w:r>
      </w:ins>
      <w:r>
        <w:t xml:space="preserve">.  </w:t>
      </w:r>
    </w:p>
    <w:p w14:paraId="1DA65B63" w14:textId="66BE7749" w:rsidR="00401795" w:rsidRDefault="008A2967">
      <w:r>
        <w:t xml:space="preserve">The plateau in </w:t>
      </w:r>
      <w:del w:id="2685" w:author="Elizabeth F" w:date="2017-11-02T17:01:00Z">
        <w:r>
          <w:delText>hydrogen</w:delText>
        </w:r>
      </w:del>
      <w:ins w:id="2686" w:author="Elizabeth F" w:date="2017-11-02T17:01:00Z">
        <w:r>
          <w:t>H</w:t>
        </w:r>
        <w:r>
          <w:rPr>
            <w:vertAlign w:val="superscript"/>
          </w:rPr>
          <w:t>+</w:t>
        </w:r>
      </w:ins>
      <w:r>
        <w:t xml:space="preserve"> concentration</w:t>
      </w:r>
      <w:ins w:id="2687" w:author="Megan Newcombe" w:date="2017-11-05T22:42:00Z">
        <w:r w:rsidR="00504834">
          <w:t xml:space="preserve"> along </w:t>
        </w:r>
        <w:r w:rsidR="00504834" w:rsidRPr="00504834">
          <w:rPr>
            <w:i/>
            <w:rPrChange w:id="2688" w:author="Megan Newcombe" w:date="2017-11-05T22:43:00Z">
              <w:rPr/>
            </w:rPrChange>
          </w:rPr>
          <w:t>a</w:t>
        </w:r>
      </w:ins>
      <w:ins w:id="2689" w:author="Megan Newcombe" w:date="2017-11-05T22:43:00Z">
        <w:r w:rsidR="00504834">
          <w:t xml:space="preserve"> (the apparent fast direction)</w:t>
        </w:r>
      </w:ins>
      <w:r>
        <w:t xml:space="preserve"> supports our use of a 1</w:t>
      </w:r>
      <w:del w:id="2690" w:author="Elizabeth F" w:date="2017-11-02T17:01:00Z">
        <w:r>
          <w:delText>-</w:delText>
        </w:r>
      </w:del>
      <w:r>
        <w:t>D model, the results of which indicate a trade-off between D</w:t>
      </w:r>
      <w:del w:id="2691" w:author="Elizabeth F" w:date="2017-11-02T17:01:00Z">
        <w:r>
          <w:rPr>
            <w:vertAlign w:val="subscript"/>
          </w:rPr>
          <w:delText>H</w:delText>
        </w:r>
      </w:del>
      <w:r>
        <w:t xml:space="preserve"> and </w:t>
      </w:r>
      <w:proofErr w:type="spellStart"/>
      <w:r>
        <w:t>K</w:t>
      </w:r>
      <w:r>
        <w:rPr>
          <w:vertAlign w:val="subscript"/>
        </w:rPr>
        <w:t>d</w:t>
      </w:r>
      <w:proofErr w:type="spellEnd"/>
      <w:r>
        <w:rPr>
          <w:vertAlign w:val="subscript"/>
        </w:rPr>
        <w:t xml:space="preserve">, </w:t>
      </w:r>
      <w:r>
        <w:t xml:space="preserve">with higher best-fit values of </w:t>
      </w:r>
      <w:proofErr w:type="spellStart"/>
      <w:r>
        <w:t>K</w:t>
      </w:r>
      <w:r>
        <w:rPr>
          <w:vertAlign w:val="subscript"/>
        </w:rPr>
        <w:t>d</w:t>
      </w:r>
      <w:proofErr w:type="spellEnd"/>
      <w:r>
        <w:t xml:space="preserve"> resulting in higher best-fit values of D</w:t>
      </w:r>
      <w:del w:id="2692" w:author="Elizabeth F" w:date="2017-11-02T17:01:00Z">
        <w:r>
          <w:rPr>
            <w:vertAlign w:val="subscript"/>
          </w:rPr>
          <w:delText>H</w:delText>
        </w:r>
      </w:del>
      <w:r>
        <w:t>. No clear trade-off is observed between best-fit values of D</w:t>
      </w:r>
      <w:del w:id="2693" w:author="Elizabeth F" w:date="2017-11-02T17:01:00Z">
        <w:r>
          <w:rPr>
            <w:vertAlign w:val="subscript"/>
          </w:rPr>
          <w:delText>H</w:delText>
        </w:r>
      </w:del>
      <w:r>
        <w:t xml:space="preserve"> and </w:t>
      </w:r>
      <w:proofErr w:type="spellStart"/>
      <w:r>
        <w:t>dP</w:t>
      </w:r>
      <w:proofErr w:type="spellEnd"/>
      <w:r>
        <w:t>/</w:t>
      </w:r>
      <w:proofErr w:type="spellStart"/>
      <w:r>
        <w:t>dt.</w:t>
      </w:r>
      <w:proofErr w:type="spellEnd"/>
      <w:r>
        <w:t xml:space="preserve"> Our Monte-Carlo simulation suggests a </w:t>
      </w:r>
      <w:del w:id="2694" w:author="Elizabeth F" w:date="2017-11-02T17:01:00Z">
        <w:r>
          <w:delText>hydrogen</w:delText>
        </w:r>
      </w:del>
      <w:ins w:id="2695" w:author="Elizabeth F" w:date="2017-11-02T17:01:00Z">
        <w:r>
          <w:t>H</w:t>
        </w:r>
        <w:r>
          <w:rPr>
            <w:vertAlign w:val="superscript"/>
          </w:rPr>
          <w:t>+</w:t>
        </w:r>
      </w:ins>
      <w:r>
        <w:t xml:space="preserve"> diffusivity || </w:t>
      </w:r>
      <w:del w:id="2696" w:author="Elizabeth F" w:date="2017-11-02T17:01:00Z">
        <w:r>
          <w:delText xml:space="preserve">[100] </w:delText>
        </w:r>
      </w:del>
      <w:ins w:id="2697" w:author="Elizabeth F" w:date="2017-11-02T17:01:00Z">
        <w:r>
          <w:rPr>
            <w:i/>
            <w:iCs/>
          </w:rPr>
          <w:t>a</w:t>
        </w:r>
        <w:r>
          <w:t xml:space="preserve"> </w:t>
        </w:r>
      </w:ins>
      <w:r>
        <w:t>of 10</w:t>
      </w:r>
      <w:r>
        <w:rPr>
          <w:vertAlign w:val="superscript"/>
        </w:rPr>
        <w:t>–10.17+/- 0.08</w:t>
      </w:r>
      <w:r>
        <w:t xml:space="preserve"> m</w:t>
      </w:r>
      <w:r>
        <w:rPr>
          <w:vertAlign w:val="superscript"/>
        </w:rPr>
        <w:t>2</w:t>
      </w:r>
      <w:r>
        <w:t>/s at 1200°C.</w:t>
      </w:r>
    </w:p>
    <w:p w14:paraId="120CA302" w14:textId="77777777" w:rsidR="00401795" w:rsidRDefault="008A2967">
      <w:pPr>
        <w:pStyle w:val="Heading2"/>
      </w:pPr>
      <w:r>
        <w:t>Estimated bulk H diffusivity during dehydration of natural olivine</w:t>
      </w:r>
    </w:p>
    <w:p w14:paraId="09D6467E" w14:textId="77777777" w:rsidR="00401795" w:rsidRDefault="008A2967">
      <w:r>
        <w:t xml:space="preserve">We use the </w:t>
      </w:r>
      <w:del w:id="2698" w:author="Elizabeth F" w:date="2017-11-02T17:02:00Z">
        <w:r>
          <w:delText>H</w:delText>
        </w:r>
      </w:del>
      <w:ins w:id="2699" w:author="Elizabeth F" w:date="2017-11-02T17:02:00Z">
        <w:r>
          <w:t>H</w:t>
        </w:r>
        <w:r>
          <w:rPr>
            <w:vertAlign w:val="superscript"/>
          </w:rPr>
          <w:t>+</w:t>
        </w:r>
      </w:ins>
      <w:r>
        <w:t xml:space="preserve"> diffusivities determined at the end of each experiment, i.e., the data in San Carlos olivine SC1-2 after 68 hours of heating at 800°C and in the Kilauea </w:t>
      </w:r>
      <w:proofErr w:type="spellStart"/>
      <w:r>
        <w:t>Iki</w:t>
      </w:r>
      <w:proofErr w:type="spellEnd"/>
      <w:r>
        <w:t xml:space="preserve"> olivine after 8 hours of heating at 1000°C, combined with the </w:t>
      </w:r>
      <w:del w:id="2700" w:author="Terry Plank" w:date="2017-10-27T09:36:00Z">
        <w:r>
          <w:delText xml:space="preserve">estimate </w:delText>
        </w:r>
      </w:del>
      <w:ins w:id="2701" w:author="Terry Plank" w:date="2017-10-27T09:36:00Z">
        <w:r>
          <w:t xml:space="preserve">diffusivity </w:t>
        </w:r>
      </w:ins>
      <w:r>
        <w:t xml:space="preserve">|| </w:t>
      </w:r>
      <w:r>
        <w:rPr>
          <w:i/>
          <w:iCs/>
          <w:rPrChange w:id="2702" w:author="Elizabeth F" w:date="2017-11-02T17:02:00Z">
            <w:rPr/>
          </w:rPrChange>
        </w:rPr>
        <w:t>a</w:t>
      </w:r>
      <w:r>
        <w:t xml:space="preserve"> for</w:t>
      </w:r>
      <w:ins w:id="2703" w:author="Terry Plank" w:date="2017-10-27T09:36:00Z">
        <w:r>
          <w:t xml:space="preserve"> the untreated</w:t>
        </w:r>
      </w:ins>
      <w:r>
        <w:t xml:space="preserve"> Kilauea </w:t>
      </w:r>
      <w:proofErr w:type="spellStart"/>
      <w:r>
        <w:t>Iki</w:t>
      </w:r>
      <w:proofErr w:type="spellEnd"/>
      <w:r>
        <w:t xml:space="preserve"> olivine at 1200°C, to estimate rough Arrhenius laws for bulk </w:t>
      </w:r>
      <w:del w:id="2704" w:author="Elizabeth F" w:date="2017-11-02T17:02:00Z">
        <w:r>
          <w:delText>H</w:delText>
        </w:r>
      </w:del>
      <w:ins w:id="2705" w:author="Elizabeth F" w:date="2017-11-02T17:02:00Z">
        <w:r>
          <w:t>H</w:t>
        </w:r>
        <w:r>
          <w:rPr>
            <w:vertAlign w:val="superscript"/>
          </w:rPr>
          <w:t>+</w:t>
        </w:r>
      </w:ins>
      <w:r>
        <w:t xml:space="preserve"> in natural Fe-bearing olivine in all three directions during dehydration (Figure 1</w:t>
      </w:r>
      <w:del w:id="2706" w:author="Elizabeth F" w:date="2017-11-02T17:02:00Z">
        <w:r>
          <w:delText>0</w:delText>
        </w:r>
      </w:del>
      <w:del w:id="2707" w:author="Elizabeth F" w:date="2017-11-02T20:59:00Z">
        <w:r>
          <w:delText>, Table 3</w:delText>
        </w:r>
      </w:del>
      <w:ins w:id="2708" w:author="Elizabeth F" w:date="2017-11-02T20:59:00Z">
        <w:r>
          <w:t>1</w:t>
        </w:r>
      </w:ins>
      <w:r>
        <w:t xml:space="preserve">). </w:t>
      </w:r>
      <w:del w:id="2709" w:author="Elizabeth F" w:date="2017-11-02T17:03:00Z">
        <w:r>
          <w:delText xml:space="preserve">The errors on these estimates are very large and difficult to estimate with only 2 to 3 points. Additional data, particularly at high temperatures, would be very useful. </w:delText>
        </w:r>
      </w:del>
      <w:r>
        <w:t>For convenience, we assume a constant activation energy of 130 kJ/</w:t>
      </w:r>
      <w:proofErr w:type="spellStart"/>
      <w:r>
        <w:t>mol</w:t>
      </w:r>
      <w:proofErr w:type="spellEnd"/>
      <w:r>
        <w:t xml:space="preserve"> and vary the pre-exponential factor D</w:t>
      </w:r>
      <w:r>
        <w:rPr>
          <w:vertAlign w:val="subscript"/>
        </w:rPr>
        <w:t>0</w:t>
      </w:r>
      <w:r>
        <w:t>, which, as plotted in Figure 10, is 10</w:t>
      </w:r>
      <w:r>
        <w:rPr>
          <w:vertAlign w:val="superscript"/>
        </w:rPr>
        <w:t>-5.4</w:t>
      </w:r>
      <w:r>
        <w:t xml:space="preserve"> m</w:t>
      </w:r>
      <w:r>
        <w:rPr>
          <w:vertAlign w:val="superscript"/>
        </w:rPr>
        <w:t>2</w:t>
      </w:r>
      <w:r>
        <w:t xml:space="preserve">/s || </w:t>
      </w:r>
      <w:r>
        <w:rPr>
          <w:i/>
          <w:iCs/>
          <w:rPrChange w:id="2710" w:author="Elizabeth F" w:date="2017-11-02T17:02:00Z">
            <w:rPr/>
          </w:rPrChange>
        </w:rPr>
        <w:t>a</w:t>
      </w:r>
      <w:r>
        <w:t>, 10</w:t>
      </w:r>
      <w:r>
        <w:rPr>
          <w:vertAlign w:val="superscript"/>
        </w:rPr>
        <w:t>-6.9</w:t>
      </w:r>
      <w:r>
        <w:t xml:space="preserve"> m</w:t>
      </w:r>
      <w:r>
        <w:rPr>
          <w:vertAlign w:val="superscript"/>
        </w:rPr>
        <w:t>2</w:t>
      </w:r>
      <w:r>
        <w:t xml:space="preserve">/s || </w:t>
      </w:r>
      <w:r>
        <w:rPr>
          <w:i/>
          <w:iCs/>
          <w:rPrChange w:id="2711" w:author="Elizabeth F" w:date="2017-11-02T17:02:00Z">
            <w:rPr/>
          </w:rPrChange>
        </w:rPr>
        <w:t>b</w:t>
      </w:r>
      <w:r>
        <w:t>, and 10</w:t>
      </w:r>
      <w:r>
        <w:rPr>
          <w:vertAlign w:val="superscript"/>
        </w:rPr>
        <w:t xml:space="preserve">-6.6 </w:t>
      </w:r>
      <w:r>
        <w:t>m</w:t>
      </w:r>
      <w:r>
        <w:rPr>
          <w:vertAlign w:val="superscript"/>
        </w:rPr>
        <w:t>2</w:t>
      </w:r>
      <w:r>
        <w:t xml:space="preserve">/s || </w:t>
      </w:r>
      <w:r>
        <w:rPr>
          <w:i/>
          <w:iCs/>
          <w:rPrChange w:id="2712" w:author="Elizabeth F" w:date="2017-11-02T17:02:00Z">
            <w:rPr/>
          </w:rPrChange>
        </w:rPr>
        <w:t>c</w:t>
      </w:r>
      <w:r>
        <w:t xml:space="preserve">. </w:t>
      </w:r>
      <w:del w:id="2713" w:author="Elizabeth F" w:date="2017-11-02T17:03:00Z">
        <w:r>
          <w:delText xml:space="preserve">The errors on </w:delText>
        </w:r>
      </w:del>
      <w:del w:id="2714" w:author="Terry Plank" w:date="2017-10-27T09:38:00Z">
        <w:r>
          <w:delText>these estimates</w:delText>
        </w:r>
      </w:del>
      <w:del w:id="2715" w:author="Elizabeth F" w:date="2017-11-02T17:03:00Z">
        <w:r>
          <w:delText>D</w:delText>
        </w:r>
        <w:r>
          <w:rPr>
            <w:vertAlign w:val="subscript"/>
          </w:rPr>
          <w:delText xml:space="preserve">o are very large (can you hazard a reasonable guess?) and difficult to estimate with only 2 to 3 points. </w:delText>
        </w:r>
      </w:del>
      <w:ins w:id="2716" w:author="Elizabeth F" w:date="2017-11-02T17:03:00Z">
        <w:r>
          <w:t>The errors on these estimates are difficult to estimate with only 2 to 3 data points, and additional data, particularly at high temperatures, would be very useful.</w:t>
        </w:r>
      </w:ins>
      <w:del w:id="2717" w:author="Elizabeth F" w:date="2017-11-02T17:04:00Z">
        <w:r>
          <w:delText>Additional data, particularly at high temperatures, would be very useful.</w:delText>
        </w:r>
      </w:del>
      <w:bookmarkStart w:id="2718" w:name="move3707164271"/>
      <w:r>
        <w:t xml:space="preserve"> </w:t>
      </w:r>
      <w:bookmarkEnd w:id="2718"/>
      <w:r>
        <w:t xml:space="preserve">The final diffusivity estimates for [Ti] and [Si] </w:t>
      </w:r>
      <w:proofErr w:type="gramStart"/>
      <w:r>
        <w:t>are</w:t>
      </w:r>
      <w:proofErr w:type="gramEnd"/>
      <w:r>
        <w:t xml:space="preserve"> similar to those for bulk </w:t>
      </w:r>
      <w:del w:id="2719" w:author="Elizabeth F" w:date="2017-11-02T17:04:00Z">
        <w:r>
          <w:delText>H</w:delText>
        </w:r>
      </w:del>
      <w:ins w:id="2720" w:author="Elizabeth F" w:date="2017-11-02T17:04:00Z">
        <w:r>
          <w:t>H</w:t>
        </w:r>
        <w:r>
          <w:rPr>
            <w:vertAlign w:val="superscript"/>
          </w:rPr>
          <w:t>+</w:t>
        </w:r>
      </w:ins>
      <w:r>
        <w:t xml:space="preserve"> and so are likely to follow similar Arrhenius laws.</w:t>
      </w:r>
    </w:p>
    <w:p w14:paraId="7C5AFD2D" w14:textId="77777777" w:rsidR="00401795" w:rsidRDefault="008A2967">
      <w:pPr>
        <w:pStyle w:val="Heading1"/>
      </w:pPr>
      <w:r>
        <w:t>Discussion</w:t>
      </w:r>
    </w:p>
    <w:p w14:paraId="49AFAA66" w14:textId="77777777" w:rsidR="00401795" w:rsidRDefault="008A2967">
      <w:pPr>
        <w:pStyle w:val="Heading2"/>
      </w:pPr>
      <w:r>
        <w:t xml:space="preserve">Comparison with previous work for bulk </w:t>
      </w:r>
      <w:del w:id="2721" w:author="Elizabeth F" w:date="2017-11-02T17:04:00Z">
        <w:r>
          <w:delText>H</w:delText>
        </w:r>
      </w:del>
      <w:ins w:id="2722" w:author="Elizabeth F" w:date="2017-11-02T17:04:00Z">
        <w:r>
          <w:rPr>
            <w:rFonts w:eastAsia="Calibri"/>
          </w:rPr>
          <w:t>H</w:t>
        </w:r>
        <w:r>
          <w:rPr>
            <w:rFonts w:eastAsia="Calibri"/>
            <w:vertAlign w:val="superscript"/>
          </w:rPr>
          <w:t>+</w:t>
        </w:r>
      </w:ins>
    </w:p>
    <w:p w14:paraId="7328D90D" w14:textId="77777777" w:rsidR="00401795" w:rsidRDefault="008A2967">
      <w:r>
        <w:t xml:space="preserve">The Arrhenius laws for our final bulk </w:t>
      </w:r>
      <w:del w:id="2723" w:author="Elizabeth F" w:date="2017-11-02T17:05:00Z">
        <w:r>
          <w:delText>H</w:delText>
        </w:r>
      </w:del>
      <w:ins w:id="2724" w:author="Elizabeth F" w:date="2017-11-02T17:05:00Z">
        <w:r>
          <w:t>H</w:t>
        </w:r>
        <w:r>
          <w:rPr>
            <w:vertAlign w:val="superscript"/>
          </w:rPr>
          <w:t>+</w:t>
        </w:r>
      </w:ins>
      <w:r>
        <w:t xml:space="preserve"> diffusivities (Figure 1</w:t>
      </w:r>
      <w:del w:id="2725" w:author="Elizabeth F" w:date="2017-11-02T17:05:00Z">
        <w:r>
          <w:delText>0</w:delText>
        </w:r>
      </w:del>
      <w:ins w:id="2726" w:author="Elizabeth F" w:date="2017-11-02T17:05:00Z">
        <w:r>
          <w:t>1</w:t>
        </w:r>
      </w:ins>
      <w:r>
        <w:t xml:space="preserve">) are consistent with the large majority of previous observations of </w:t>
      </w:r>
      <w:del w:id="2727" w:author="Elizabeth F" w:date="2017-11-02T17:05:00Z">
        <w:r>
          <w:delText>H</w:delText>
        </w:r>
      </w:del>
      <w:ins w:id="2728" w:author="Elizabeth F" w:date="2017-11-02T17:05:00Z">
        <w:r>
          <w:t>H</w:t>
        </w:r>
        <w:r>
          <w:rPr>
            <w:vertAlign w:val="superscript"/>
          </w:rPr>
          <w:t>+</w:t>
        </w:r>
      </w:ins>
      <w:r>
        <w:t xml:space="preserve"> movement out of Fe-bearing </w:t>
      </w:r>
      <w:proofErr w:type="spellStart"/>
      <w:r>
        <w:t>olivines</w:t>
      </w:r>
      <w:proofErr w:type="spellEnd"/>
      <w:r>
        <w:t xml:space="preserve"> in nature. </w:t>
      </w:r>
      <w:proofErr w:type="spellStart"/>
      <w:r>
        <w:t>Thoraval</w:t>
      </w:r>
      <w:proofErr w:type="spellEnd"/>
      <w:r>
        <w:t xml:space="preserve"> and </w:t>
      </w:r>
      <w:proofErr w:type="spellStart"/>
      <w:r>
        <w:t>Demouchy</w:t>
      </w:r>
      <w:proofErr w:type="spellEnd"/>
      <w:r>
        <w:t xml:space="preserve"> 2014 extensively discuss 1- and 3-dimensional modeling of FTIR profiles of natural dehydrated olivine, with specific application to </w:t>
      </w:r>
      <w:del w:id="2729" w:author="Elizabeth F" w:date="2017-11-02T17:05:00Z">
        <w:r>
          <w:delText>H</w:delText>
        </w:r>
      </w:del>
      <w:ins w:id="2730" w:author="Elizabeth F" w:date="2017-11-02T17:05:00Z">
        <w:r>
          <w:t>H</w:t>
        </w:r>
        <w:r>
          <w:rPr>
            <w:vertAlign w:val="superscript"/>
          </w:rPr>
          <w:t>+</w:t>
        </w:r>
      </w:ins>
      <w:r>
        <w:t xml:space="preserve"> profiles in </w:t>
      </w:r>
      <w:proofErr w:type="spellStart"/>
      <w:r>
        <w:t>Pali-aike</w:t>
      </w:r>
      <w:proofErr w:type="spellEnd"/>
      <w:r>
        <w:t xml:space="preserve"> olivine measured by </w:t>
      </w:r>
      <w:proofErr w:type="spellStart"/>
      <w:r>
        <w:t>Demouchy</w:t>
      </w:r>
      <w:proofErr w:type="spellEnd"/>
      <w:r>
        <w:t xml:space="preserve"> et al. 2006 and including discussion of </w:t>
      </w:r>
      <w:del w:id="2731" w:author="Elizabeth F" w:date="2017-11-02T17:05:00Z">
        <w:r>
          <w:delText>H</w:delText>
        </w:r>
      </w:del>
      <w:ins w:id="2732" w:author="Elizabeth F" w:date="2017-11-02T17:05:00Z">
        <w:r>
          <w:t>H</w:t>
        </w:r>
        <w:r>
          <w:rPr>
            <w:vertAlign w:val="superscript"/>
          </w:rPr>
          <w:t>+</w:t>
        </w:r>
      </w:ins>
      <w:r>
        <w:t xml:space="preserve"> profiles measured by </w:t>
      </w:r>
      <w:proofErr w:type="spellStart"/>
      <w:r>
        <w:t>Peslier</w:t>
      </w:r>
      <w:proofErr w:type="spellEnd"/>
      <w:r>
        <w:t xml:space="preserve"> and </w:t>
      </w:r>
      <w:proofErr w:type="spellStart"/>
      <w:r>
        <w:t>Luhr</w:t>
      </w:r>
      <w:proofErr w:type="spellEnd"/>
      <w:r>
        <w:t xml:space="preserve"> 2006 and Denis et al. 2013. They </w:t>
      </w:r>
      <w:proofErr w:type="gramStart"/>
      <w:r>
        <w:t>conclude</w:t>
      </w:r>
      <w:proofErr w:type="gramEnd"/>
      <w:r>
        <w:t xml:space="preserve"> “The concentration profiles measured for </w:t>
      </w:r>
      <w:proofErr w:type="spellStart"/>
      <w:r>
        <w:t>Pali-aiki</w:t>
      </w:r>
      <w:proofErr w:type="spellEnd"/>
      <w:r>
        <w:t xml:space="preserve"> samples are characteristic of dehydration. However, they are neither consistent with PP process, which is too fast, nor with PV process, since a fast [001] axis is not observed.” Profiles reported in </w:t>
      </w:r>
      <w:proofErr w:type="spellStart"/>
      <w:r>
        <w:t>Pesl</w:t>
      </w:r>
      <w:ins w:id="2733" w:author="Elizabeth F" w:date="2017-11-02T17:05:00Z">
        <w:r>
          <w:t>i</w:t>
        </w:r>
      </w:ins>
      <w:r>
        <w:t>er</w:t>
      </w:r>
      <w:proofErr w:type="spellEnd"/>
      <w:r>
        <w:t xml:space="preserve"> et al. 2008 and </w:t>
      </w:r>
      <w:proofErr w:type="spellStart"/>
      <w:r>
        <w:t>Peslier</w:t>
      </w:r>
      <w:proofErr w:type="spellEnd"/>
      <w:r>
        <w:t xml:space="preserve"> et al. 2015 could also be reasonably interpreted as having a fast direction || </w:t>
      </w:r>
      <w:del w:id="2734" w:author="Elizabeth F" w:date="2017-11-02T17:05:00Z">
        <w:r>
          <w:delText>[100]</w:delText>
        </w:r>
      </w:del>
      <w:ins w:id="2735" w:author="Elizabeth F" w:date="2017-11-02T17:05:00Z">
        <w:r>
          <w:rPr>
            <w:i/>
            <w:iCs/>
          </w:rPr>
          <w:t>a</w:t>
        </w:r>
      </w:ins>
      <w:r>
        <w:t xml:space="preserve"> rather than || </w:t>
      </w:r>
      <w:del w:id="2736" w:author="Elizabeth F" w:date="2017-11-02T17:06:00Z">
        <w:r>
          <w:delText>[001]</w:delText>
        </w:r>
      </w:del>
      <w:ins w:id="2737" w:author="Elizabeth F" w:date="2017-11-02T17:06:00Z">
        <w:r>
          <w:rPr>
            <w:i/>
            <w:iCs/>
          </w:rPr>
          <w:t>c</w:t>
        </w:r>
      </w:ins>
      <w:r>
        <w:t xml:space="preserve">. These many observations of dehydration rates intermediate between PP and PV with a </w:t>
      </w:r>
      <w:del w:id="2738" w:author="Elizabeth F" w:date="2017-11-02T17:06:00Z">
        <w:r>
          <w:delText xml:space="preserve"> </w:delText>
        </w:r>
      </w:del>
      <w:r>
        <w:t xml:space="preserve">fast direction || </w:t>
      </w:r>
      <w:del w:id="2739" w:author="Elizabeth F" w:date="2017-11-02T17:06:00Z">
        <w:r>
          <w:delText>[100]</w:delText>
        </w:r>
      </w:del>
      <w:proofErr w:type="gramStart"/>
      <w:ins w:id="2740" w:author="Elizabeth F" w:date="2017-11-02T17:06:00Z">
        <w:r>
          <w:rPr>
            <w:i/>
            <w:iCs/>
          </w:rPr>
          <w:t>a</w:t>
        </w:r>
      </w:ins>
      <w:proofErr w:type="gramEnd"/>
      <w:r>
        <w:t xml:space="preserve"> in natural samples are fully consistent with the results of the experiments presented here. </w:t>
      </w:r>
    </w:p>
    <w:p w14:paraId="011BCB4D" w14:textId="77777777" w:rsidR="00401795" w:rsidRDefault="008A2967">
      <w:r>
        <w:t xml:space="preserve">Our proposed </w:t>
      </w:r>
      <w:del w:id="2741" w:author="Terry Plank" w:date="2017-10-27T09:42:00Z">
        <w:r>
          <w:delText>Arrhenius lines</w:delText>
        </w:r>
      </w:del>
      <w:ins w:id="2742" w:author="Terry Plank" w:date="2017-10-27T09:43:00Z">
        <w:r>
          <w:t>Arrhenius laws</w:t>
        </w:r>
      </w:ins>
      <w:r>
        <w:t xml:space="preserve"> are also consistent with the observation of </w:t>
      </w:r>
      <w:del w:id="2743" w:author="Elizabeth F" w:date="2017-11-02T17:06:00Z">
        <w:r>
          <w:delText>hydrogren</w:delText>
        </w:r>
      </w:del>
      <w:ins w:id="2744" w:author="Elizabeth F" w:date="2017-11-02T17:06:00Z">
        <w:r>
          <w:t>H</w:t>
        </w:r>
        <w:r>
          <w:rPr>
            <w:vertAlign w:val="superscript"/>
          </w:rPr>
          <w:t>+</w:t>
        </w:r>
      </w:ins>
      <w:r>
        <w:t xml:space="preserve"> distribution in and around melt inclusions by Le </w:t>
      </w:r>
      <w:proofErr w:type="spellStart"/>
      <w:r>
        <w:t>Voyer</w:t>
      </w:r>
      <w:proofErr w:type="spellEnd"/>
      <w:r>
        <w:t xml:space="preserve"> et al. 2014 and Lloyd et al. 2013. Le </w:t>
      </w:r>
      <w:proofErr w:type="spellStart"/>
      <w:r>
        <w:t>Voyer</w:t>
      </w:r>
      <w:proofErr w:type="spellEnd"/>
      <w:r>
        <w:t xml:space="preserve"> et al. 2014 used SIMS data to map the bulk </w:t>
      </w:r>
      <w:del w:id="2745" w:author="Elizabeth F" w:date="2017-11-02T17:06:00Z">
        <w:r>
          <w:delText>H</w:delText>
        </w:r>
      </w:del>
      <w:ins w:id="2746" w:author="Elizabeth F" w:date="2017-11-02T17:06:00Z">
        <w:r>
          <w:t>H</w:t>
        </w:r>
        <w:r>
          <w:rPr>
            <w:vertAlign w:val="superscript"/>
          </w:rPr>
          <w:t>+</w:t>
        </w:r>
      </w:ins>
      <w:r>
        <w:t xml:space="preserve"> around an olivine-hosted melt inclusion and found strongly anisotropic diffusion with a fast direction of </w:t>
      </w:r>
      <w:del w:id="2747" w:author="Elizabeth F" w:date="2017-11-02T17:06:00Z">
        <w:r>
          <w:delText>[100]</w:delText>
        </w:r>
      </w:del>
      <w:ins w:id="2748" w:author="Elizabeth F" w:date="2017-11-02T17:06:00Z">
        <w:r>
          <w:rPr>
            <w:i/>
            <w:iCs/>
          </w:rPr>
          <w:t>a</w:t>
        </w:r>
      </w:ins>
      <w:r>
        <w:t xml:space="preserve">. They interpreted this observed anisotropy as dehydration </w:t>
      </w:r>
      <w:del w:id="2749" w:author="Elizabeth F" w:date="2017-11-02T17:06:00Z">
        <w:r>
          <w:delText>occuring</w:delText>
        </w:r>
      </w:del>
      <w:ins w:id="2750" w:author="Elizabeth F" w:date="2017-11-02T17:06:00Z">
        <w:r>
          <w:t>occurring</w:t>
        </w:r>
      </w:ins>
      <w:r>
        <w:t xml:space="preserve"> by PP, but the results presented here demonstrate that dehydration can occur with a fast direction || </w:t>
      </w:r>
      <w:del w:id="2751" w:author="Elizabeth F" w:date="2017-11-02T17:07:00Z">
        <w:r>
          <w:delText>[100]</w:delText>
        </w:r>
      </w:del>
      <w:ins w:id="2752" w:author="Elizabeth F" w:date="2017-11-02T17:07:00Z">
        <w:r>
          <w:rPr>
            <w:i/>
            <w:iCs/>
          </w:rPr>
          <w:t>a</w:t>
        </w:r>
      </w:ins>
      <w:r>
        <w:t xml:space="preserve"> and diffusivities slower than PP. Lloyd et al. 2013 document </w:t>
      </w:r>
      <w:del w:id="2753" w:author="Terry Plank" w:date="2017-10-27T09:43:00Z">
        <w:r>
          <w:delText xml:space="preserve">the dependence of </w:delText>
        </w:r>
      </w:del>
      <w:r>
        <w:t xml:space="preserve">water loss from olivine-hosted melt inclusions </w:t>
      </w:r>
      <w:del w:id="2754" w:author="Terry Plank" w:date="2017-10-27T09:43:00Z">
        <w:r>
          <w:delText xml:space="preserve">on </w:delText>
        </w:r>
      </w:del>
      <w:ins w:id="2755" w:author="Terry Plank" w:date="2017-10-27T09:43:00Z">
        <w:r>
          <w:t xml:space="preserve">as a function of </w:t>
        </w:r>
      </w:ins>
      <w:r>
        <w:t xml:space="preserve">the size of the </w:t>
      </w:r>
      <w:proofErr w:type="spellStart"/>
      <w:r>
        <w:t>pyroclast</w:t>
      </w:r>
      <w:proofErr w:type="spellEnd"/>
      <w:r>
        <w:t>. Their implied diffusivity depends strongly on the choice of ascent rate in their model, requiring either short ascent times with PP or long ascent times with PV. Our results suggest that intermediate ascent times and diffusivities are also possible.</w:t>
      </w:r>
    </w:p>
    <w:p w14:paraId="2252FAF4" w14:textId="77777777" w:rsidR="00401795" w:rsidRDefault="008A2967">
      <w:proofErr w:type="spellStart"/>
      <w:r>
        <w:t>Hauri</w:t>
      </w:r>
      <w:proofErr w:type="spellEnd"/>
      <w:r>
        <w:t xml:space="preserve"> 2002, </w:t>
      </w:r>
      <w:proofErr w:type="spellStart"/>
      <w:r>
        <w:t>Portnyagin</w:t>
      </w:r>
      <w:proofErr w:type="spellEnd"/>
      <w:r>
        <w:t xml:space="preserve"> et al. 2008, Chen et al. 2011, </w:t>
      </w:r>
      <w:proofErr w:type="spellStart"/>
      <w:r>
        <w:t>Gaetani</w:t>
      </w:r>
      <w:proofErr w:type="spellEnd"/>
      <w:r>
        <w:t xml:space="preserve"> et al. 2012, and </w:t>
      </w:r>
      <w:proofErr w:type="spellStart"/>
      <w:r>
        <w:t>Mironov</w:t>
      </w:r>
      <w:proofErr w:type="spellEnd"/>
      <w:r>
        <w:t xml:space="preserve"> et al. 2015 use changes in the </w:t>
      </w:r>
      <w:del w:id="2756" w:author="Elizabeth F" w:date="2017-11-02T17:08:00Z">
        <w:r>
          <w:delText xml:space="preserve">H or </w:delText>
        </w:r>
      </w:del>
      <w:r>
        <w:t xml:space="preserve">water </w:t>
      </w:r>
      <w:ins w:id="2757" w:author="Elizabeth F" w:date="2017-11-02T17:08:00Z">
        <w:r>
          <w:t xml:space="preserve">concentration </w:t>
        </w:r>
      </w:ins>
      <w:r>
        <w:t xml:space="preserve">in the melt inclusions in </w:t>
      </w:r>
      <w:proofErr w:type="spellStart"/>
      <w:r>
        <w:t>unoriented</w:t>
      </w:r>
      <w:proofErr w:type="spellEnd"/>
      <w:r>
        <w:t xml:space="preserve"> </w:t>
      </w:r>
      <w:proofErr w:type="spellStart"/>
      <w:r>
        <w:t>olivines</w:t>
      </w:r>
      <w:proofErr w:type="spellEnd"/>
      <w:r>
        <w:t xml:space="preserve"> to estimate </w:t>
      </w:r>
      <w:del w:id="2758" w:author="Elizabeth F" w:date="2017-11-02T17:08:00Z">
        <w:r>
          <w:delText>H</w:delText>
        </w:r>
      </w:del>
      <w:ins w:id="2759" w:author="Elizabeth F" w:date="2017-11-02T17:08:00Z">
        <w:r>
          <w:t>H</w:t>
        </w:r>
        <w:r>
          <w:rPr>
            <w:vertAlign w:val="superscript"/>
          </w:rPr>
          <w:t>+</w:t>
        </w:r>
      </w:ins>
      <w:r>
        <w:t xml:space="preserve"> diffusivities in natural olivine. As discussed in some detail by Chen et al. 2011, diffusive anisotropy is very difficult to account for in these models, and the resulting estimates are likely to fall somewhere between the fast and slow direction diffusivities. </w:t>
      </w:r>
      <w:del w:id="2760" w:author="Terry Plank" w:date="2017-10-27T09:44:00Z">
        <w:r>
          <w:delText xml:space="preserve">And </w:delText>
        </w:r>
      </w:del>
      <w:ins w:id="2761" w:author="Terry Plank" w:date="2017-10-27T09:44:00Z">
        <w:r>
          <w:t>I</w:t>
        </w:r>
      </w:ins>
      <w:del w:id="2762" w:author="Terry Plank" w:date="2017-10-27T09:44:00Z">
        <w:r>
          <w:delText>i</w:delText>
        </w:r>
      </w:del>
      <w:r>
        <w:t xml:space="preserve">ndeed, six of the seven diffusivity estimates produced from these melt inclusions studies fall between our estimated fast direction diffusivities || </w:t>
      </w:r>
      <w:del w:id="2763" w:author="Elizabeth F" w:date="2017-11-02T17:08:00Z">
        <w:r>
          <w:delText>[100]</w:delText>
        </w:r>
      </w:del>
      <w:ins w:id="2764" w:author="Elizabeth F" w:date="2017-11-02T17:08:00Z">
        <w:r>
          <w:rPr>
            <w:i/>
            <w:iCs/>
          </w:rPr>
          <w:t>a</w:t>
        </w:r>
      </w:ins>
      <w:r>
        <w:t xml:space="preserve"> and our </w:t>
      </w:r>
      <w:r>
        <w:lastRenderedPageBreak/>
        <w:t>slower direction diffusivities (Figure 1</w:t>
      </w:r>
      <w:del w:id="2765" w:author="Elizabeth F" w:date="2017-11-02T17:08:00Z">
        <w:r>
          <w:delText>0</w:delText>
        </w:r>
      </w:del>
      <w:ins w:id="2766" w:author="Elizabeth F" w:date="2017-11-02T17:08:00Z">
        <w:r>
          <w:t>1</w:t>
        </w:r>
      </w:ins>
      <w:r>
        <w:t xml:space="preserve">). Thus, the </w:t>
      </w:r>
      <w:del w:id="2767" w:author="Elizabeth F" w:date="2017-11-02T17:08:00Z">
        <w:r>
          <w:delText>H</w:delText>
        </w:r>
      </w:del>
      <w:ins w:id="2768" w:author="Elizabeth F" w:date="2017-11-02T17:08:00Z">
        <w:r>
          <w:t>H</w:t>
        </w:r>
        <w:r>
          <w:rPr>
            <w:vertAlign w:val="superscript"/>
          </w:rPr>
          <w:t>+</w:t>
        </w:r>
      </w:ins>
      <w:r>
        <w:t xml:space="preserve"> diffusivity estimates from </w:t>
      </w:r>
      <w:bookmarkStart w:id="2769" w:name="__DdeLink__5775_687217606"/>
      <w:proofErr w:type="spellStart"/>
      <w:r>
        <w:t>Portnyagin</w:t>
      </w:r>
      <w:proofErr w:type="spellEnd"/>
      <w:r>
        <w:t xml:space="preserve"> et al. 2008, Chen et al. 2011, </w:t>
      </w:r>
      <w:proofErr w:type="spellStart"/>
      <w:r>
        <w:t>Gaetani</w:t>
      </w:r>
      <w:proofErr w:type="spellEnd"/>
      <w:r>
        <w:t xml:space="preserve"> et al. 2012, and </w:t>
      </w:r>
      <w:proofErr w:type="spellStart"/>
      <w:r>
        <w:t>Mironov</w:t>
      </w:r>
      <w:proofErr w:type="spellEnd"/>
      <w:r>
        <w:t xml:space="preserve"> et al. 2015</w:t>
      </w:r>
      <w:bookmarkEnd w:id="2769"/>
      <w:r>
        <w:t xml:space="preserve"> are all fully consistent with the results presented here. This agreement is remarkable given the wide variety of experimental conditions represented by these efforts, including both hydration and dehydration and oxygen </w:t>
      </w:r>
      <w:proofErr w:type="spellStart"/>
      <w:r>
        <w:t>fugacities</w:t>
      </w:r>
      <w:proofErr w:type="spellEnd"/>
      <w:r>
        <w:t xml:space="preserve"> rangi</w:t>
      </w:r>
      <w:del w:id="2770" w:author="Terry Plank" w:date="2017-10-27T09:45:00Z">
        <w:r>
          <w:delText>1</w:delText>
        </w:r>
      </w:del>
      <w:r>
        <w:t>ng from QFM-7 (Chen et al. 2011) to QFM+3.3 (</w:t>
      </w:r>
      <w:proofErr w:type="spellStart"/>
      <w:r>
        <w:t>Portnyagin</w:t>
      </w:r>
      <w:proofErr w:type="spellEnd"/>
      <w:r>
        <w:t xml:space="preserve"> et al. 2008). </w:t>
      </w:r>
    </w:p>
    <w:p w14:paraId="64721C09" w14:textId="77777777" w:rsidR="00401795" w:rsidRDefault="008A2967">
      <w:r>
        <w:t xml:space="preserve">The only exception to </w:t>
      </w:r>
      <w:del w:id="2771" w:author="Terry Plank" w:date="2017-10-27T09:48:00Z">
        <w:r>
          <w:delText>all of this agreement</w:delText>
        </w:r>
      </w:del>
      <w:ins w:id="2772" w:author="Terry Plank" w:date="2017-10-27T09:48:00Z">
        <w:r>
          <w:t>the broad agreement of the above studies</w:t>
        </w:r>
      </w:ins>
      <w:r>
        <w:t xml:space="preserve"> is a single, very fast estimate by </w:t>
      </w:r>
      <w:proofErr w:type="spellStart"/>
      <w:r>
        <w:t>Hauri</w:t>
      </w:r>
      <w:proofErr w:type="spellEnd"/>
      <w:r>
        <w:t xml:space="preserve"> 2002 for the dehydration of a melt-inclusion-bearing olivine from </w:t>
      </w:r>
      <w:proofErr w:type="spellStart"/>
      <w:r>
        <w:t>Loihi</w:t>
      </w:r>
      <w:proofErr w:type="spellEnd"/>
      <w:r>
        <w:t xml:space="preserve">. This very rapid movement is difficult to understand with any certainty in the </w:t>
      </w:r>
      <w:del w:id="2773" w:author="Elizabeth F" w:date="2017-11-02T17:09:00Z">
        <w:r>
          <w:delText>absense</w:delText>
        </w:r>
      </w:del>
      <w:ins w:id="2774" w:author="Elizabeth F" w:date="2017-11-02T17:09:00Z">
        <w:r>
          <w:t>absence</w:t>
        </w:r>
      </w:ins>
      <w:r>
        <w:t xml:space="preserve"> of either oriented profiles or FTIR spectra, but it does match well with PP mechanism diffusion observed during very early stages of dehydration in San Carlos olivine SC1-2. Thus, while most natural olivine is likely dehydrating at the intermediate rates shown i</w:t>
      </w:r>
      <w:del w:id="2775" w:author="Elizabeth F" w:date="2017-11-02T17:09:00Z">
        <w:r>
          <w:delText>s</w:delText>
        </w:r>
      </w:del>
      <w:ins w:id="2776" w:author="Elizabeth F" w:date="2017-11-02T17:09:00Z">
        <w:r>
          <w:t>n</w:t>
        </w:r>
      </w:ins>
      <w:r>
        <w:t xml:space="preserve"> pink lines in Figure 1</w:t>
      </w:r>
      <w:del w:id="2777" w:author="Elizabeth F" w:date="2017-11-02T17:09:00Z">
        <w:r>
          <w:delText>0</w:delText>
        </w:r>
      </w:del>
      <w:ins w:id="2778" w:author="Elizabeth F" w:date="2017-11-02T17:09:00Z">
        <w:r>
          <w:t>1</w:t>
        </w:r>
      </w:ins>
      <w:r>
        <w:t xml:space="preserve">, </w:t>
      </w:r>
      <w:del w:id="2779" w:author="Elizabeth F" w:date="2017-11-02T17:09:00Z">
        <w:r>
          <w:delText>H</w:delText>
        </w:r>
      </w:del>
      <w:ins w:id="2780" w:author="Elizabeth F" w:date="2017-11-02T17:09:00Z">
        <w:r>
          <w:t>H</w:t>
        </w:r>
        <w:r>
          <w:rPr>
            <w:vertAlign w:val="superscript"/>
          </w:rPr>
          <w:t>+</w:t>
        </w:r>
      </w:ins>
      <w:r>
        <w:t xml:space="preserve"> diffusion may in at least some cases be faster, particularly during early stages of dehydration.</w:t>
      </w:r>
    </w:p>
    <w:p w14:paraId="08AA6FDC" w14:textId="77777777" w:rsidR="00401795" w:rsidRDefault="008A2967">
      <w:r>
        <w:t xml:space="preserve">While more work remains to better understand and predict the variations in the rate of H loss from olivine, the frequent observation of rapid </w:t>
      </w:r>
      <w:del w:id="2781" w:author="Elizabeth F" w:date="2017-11-02T17:09:00Z">
        <w:r>
          <w:delText>H</w:delText>
        </w:r>
      </w:del>
      <w:ins w:id="2782" w:author="Elizabeth F" w:date="2017-11-02T17:09:00Z">
        <w:r>
          <w:t>H</w:t>
        </w:r>
        <w:r>
          <w:rPr>
            <w:vertAlign w:val="superscript"/>
          </w:rPr>
          <w:t>+</w:t>
        </w:r>
      </w:ins>
      <w:r>
        <w:t xml:space="preserve"> loss and anisotropy from natural samples suggests that at least some of the H</w:t>
      </w:r>
      <w:r>
        <w:rPr>
          <w:vertAlign w:val="superscript"/>
        </w:rPr>
        <w:t>+</w:t>
      </w:r>
      <w:r>
        <w:t xml:space="preserve"> in a typical olivine dehydrating upon ascent is exiting via the proton-</w:t>
      </w:r>
      <w:proofErr w:type="spellStart"/>
      <w:r>
        <w:t>polaron</w:t>
      </w:r>
      <w:proofErr w:type="spellEnd"/>
      <w:r>
        <w:t xml:space="preserve"> mechanism, resulting in </w:t>
      </w:r>
      <w:del w:id="2783" w:author="Elizabeth F" w:date="2017-11-02T17:10:00Z">
        <w:r>
          <w:delText>H</w:delText>
        </w:r>
      </w:del>
      <w:ins w:id="2784" w:author="Elizabeth F" w:date="2017-11-02T17:10:00Z">
        <w:r>
          <w:t>H</w:t>
        </w:r>
        <w:r>
          <w:rPr>
            <w:vertAlign w:val="superscript"/>
          </w:rPr>
          <w:t>+</w:t>
        </w:r>
      </w:ins>
      <w:r>
        <w:t xml:space="preserve"> diffusion with a fast direction || </w:t>
      </w:r>
      <w:del w:id="2785" w:author="Elizabeth F" w:date="2017-11-02T17:10:00Z">
        <w:r>
          <w:delText>[100]</w:delText>
        </w:r>
      </w:del>
      <w:ins w:id="2786" w:author="Elizabeth F" w:date="2017-11-02T17:10:00Z">
        <w:r>
          <w:rPr>
            <w:i/>
            <w:iCs/>
          </w:rPr>
          <w:t>a</w:t>
        </w:r>
      </w:ins>
      <w:r>
        <w:t xml:space="preserve"> and diffusivities faster than PV. </w:t>
      </w:r>
    </w:p>
    <w:p w14:paraId="0D91F9FB" w14:textId="77777777" w:rsidR="00401795" w:rsidRDefault="008A2967">
      <w:pPr>
        <w:pStyle w:val="Heading2"/>
      </w:pPr>
      <w:r>
        <w:t>Comparison with previous work on peak-specific behavior</w:t>
      </w:r>
    </w:p>
    <w:p w14:paraId="342FC85C" w14:textId="77777777" w:rsidR="00401795" w:rsidRDefault="008A2967">
      <w:del w:id="2787" w:author="Terry Plank" w:date="2017-10-27T10:00:00Z">
        <w:r>
          <w:delText xml:space="preserve">Different </w:delText>
        </w:r>
      </w:del>
      <w:del w:id="2788" w:author="Elizabeth F" w:date="2017-11-02T17:11:00Z">
        <w:r>
          <w:delText>H</w:delText>
        </w:r>
      </w:del>
      <w:ins w:id="2789" w:author="Elizabeth F" w:date="2017-11-02T17:11:00Z">
        <w:r>
          <w:t>H</w:t>
        </w:r>
        <w:r>
          <w:rPr>
            <w:vertAlign w:val="superscript"/>
          </w:rPr>
          <w:t>+</w:t>
        </w:r>
      </w:ins>
      <w:commentRangeStart w:id="2790"/>
      <w:ins w:id="2791" w:author="Terry Plank" w:date="2017-10-27T10:00:00Z">
        <w:r>
          <w:t xml:space="preserve"> loss or gain occurs from different </w:t>
        </w:r>
      </w:ins>
      <w:del w:id="2792" w:author="Terry Plank" w:date="2017-10-27T10:00:00Z">
        <w:r>
          <w:delText xml:space="preserve">H </w:delText>
        </w:r>
      </w:del>
      <w:ins w:id="2793" w:author="Elizabeth F" w:date="2017-11-02T17:11:00Z">
        <w:r>
          <w:t>FT</w:t>
        </w:r>
      </w:ins>
      <w:ins w:id="2794" w:author="Terry Plank" w:date="2017-10-27T09:58:00Z">
        <w:r>
          <w:t xml:space="preserve">IR </w:t>
        </w:r>
      </w:ins>
      <w:del w:id="2795" w:author="Terry Plank" w:date="2017-10-27T09:57:00Z">
        <w:r>
          <w:delText>incorporation mechanisms</w:delText>
        </w:r>
      </w:del>
      <w:ins w:id="2796" w:author="Terry Plank" w:date="2017-10-27T09:58:00Z">
        <w:r>
          <w:t>peaks</w:t>
        </w:r>
      </w:ins>
      <w:r>
        <w:t xml:space="preserve"> </w:t>
      </w:r>
      <w:del w:id="2797" w:author="Terry Plank" w:date="2017-10-27T10:01:00Z">
        <w:r>
          <w:delText xml:space="preserve">can and do </w:delText>
        </w:r>
      </w:del>
      <w:del w:id="2798" w:author="Terry Plank" w:date="2017-10-27T09:57:00Z">
        <w:r>
          <w:delText xml:space="preserve">move </w:delText>
        </w:r>
      </w:del>
      <w:r>
        <w:t>at different rates (Figures 6-</w:t>
      </w:r>
      <w:del w:id="2799" w:author="Elizabeth F" w:date="2017-11-02T17:11:00Z">
        <w:r>
          <w:delText>8</w:delText>
        </w:r>
      </w:del>
      <w:ins w:id="2800" w:author="Elizabeth F" w:date="2017-11-02T17:11:00Z">
        <w:r>
          <w:t>9</w:t>
        </w:r>
      </w:ins>
      <w:r>
        <w:t xml:space="preserve">; </w:t>
      </w:r>
      <w:proofErr w:type="spellStart"/>
      <w:r>
        <w:t>Padron</w:t>
      </w:r>
      <w:del w:id="2801" w:author="Elizabeth F" w:date="2017-11-02T17:10:00Z">
        <w:r>
          <w:commentReference w:id="2802"/>
        </w:r>
      </w:del>
      <w:commentRangeEnd w:id="2790"/>
      <w:r>
        <w:commentReference w:id="2790"/>
      </w:r>
      <w:r>
        <w:t>-Navarta</w:t>
      </w:r>
      <w:proofErr w:type="spellEnd"/>
      <w:r>
        <w:t xml:space="preserve"> et al. 2014; </w:t>
      </w:r>
      <w:proofErr w:type="spellStart"/>
      <w:r>
        <w:t>Hilchie</w:t>
      </w:r>
      <w:proofErr w:type="spellEnd"/>
      <w:r>
        <w:t xml:space="preserve"> et al. 2014; </w:t>
      </w:r>
      <w:proofErr w:type="spellStart"/>
      <w:r>
        <w:t>Tollan</w:t>
      </w:r>
      <w:proofErr w:type="spellEnd"/>
      <w:r>
        <w:t xml:space="preserve"> et al. 2015; </w:t>
      </w:r>
      <w:proofErr w:type="spellStart"/>
      <w:r>
        <w:t>Peslier</w:t>
      </w:r>
      <w:proofErr w:type="spellEnd"/>
      <w:r>
        <w:t xml:space="preserve"> et al. 2015; </w:t>
      </w:r>
      <w:proofErr w:type="spellStart"/>
      <w:r>
        <w:t>Jollands</w:t>
      </w:r>
      <w:proofErr w:type="spellEnd"/>
      <w:r>
        <w:t xml:space="preserve"> et al. 2016). Most of the peak-specific </w:t>
      </w:r>
      <w:del w:id="2803" w:author="Elizabeth F" w:date="2017-11-02T17:11:00Z">
        <w:r>
          <w:delText>hydrogen</w:delText>
        </w:r>
      </w:del>
      <w:ins w:id="2804" w:author="Elizabeth F" w:date="2017-11-02T17:11:00Z">
        <w:r>
          <w:t>H</w:t>
        </w:r>
        <w:r>
          <w:rPr>
            <w:vertAlign w:val="superscript"/>
          </w:rPr>
          <w:t>+</w:t>
        </w:r>
      </w:ins>
      <w:r>
        <w:t xml:space="preserve"> diffusivities observed in this study are orders of magnitude higher than any of the diffusivities observed in </w:t>
      </w:r>
      <w:del w:id="2805" w:author="Elizabeth F" w:date="2017-11-02T17:11:00Z">
        <w:r>
          <w:delText>sythetic</w:delText>
        </w:r>
      </w:del>
      <w:ins w:id="2806" w:author="Elizabeth F" w:date="2017-11-02T17:11:00Z">
        <w:r>
          <w:t>synthetic</w:t>
        </w:r>
      </w:ins>
      <w:r>
        <w:t xml:space="preserve"> </w:t>
      </w:r>
      <w:proofErr w:type="spellStart"/>
      <w:r>
        <w:t>forsterite</w:t>
      </w:r>
      <w:proofErr w:type="spellEnd"/>
      <w:r>
        <w:t xml:space="preserve"> (Figure 1</w:t>
      </w:r>
      <w:del w:id="2807" w:author="Elizabeth F" w:date="2017-11-02T17:12:00Z">
        <w:r>
          <w:delText>0</w:delText>
        </w:r>
      </w:del>
      <w:ins w:id="2808" w:author="Elizabeth F" w:date="2017-11-02T17:12:00Z">
        <w:r>
          <w:t>1</w:t>
        </w:r>
      </w:ins>
      <w:r>
        <w:t xml:space="preserve">). </w:t>
      </w:r>
      <w:del w:id="2809" w:author="Elizabeth F" w:date="2017-11-02T17:12:00Z">
        <w:r>
          <w:delText xml:space="preserve"> </w:delText>
        </w:r>
      </w:del>
      <w:r>
        <w:t xml:space="preserve">Peak-specific diffusivities may also change over time (Figure 7), most likely due to a redistribution of </w:t>
      </w:r>
      <w:del w:id="2810" w:author="Elizabeth F" w:date="2017-11-02T17:12:00Z">
        <w:r>
          <w:delText>H</w:delText>
        </w:r>
      </w:del>
      <w:ins w:id="2811" w:author="Elizabeth F" w:date="2017-11-02T17:12:00Z">
        <w:r>
          <w:t>H</w:t>
        </w:r>
        <w:r>
          <w:rPr>
            <w:vertAlign w:val="superscript"/>
          </w:rPr>
          <w:t>+</w:t>
        </w:r>
      </w:ins>
      <w:r>
        <w:t xml:space="preserve"> among different </w:t>
      </w:r>
      <w:del w:id="2812" w:author="Terry Plank" w:date="2017-10-27T10:01:00Z">
        <w:r>
          <w:delText>incorporation mechanisms</w:delText>
        </w:r>
      </w:del>
      <w:ins w:id="2813" w:author="Terry Plank" w:date="2017-10-27T10:01:00Z">
        <w:r>
          <w:t>defects</w:t>
        </w:r>
      </w:ins>
      <w:r>
        <w:t xml:space="preserve"> and discussed further below. Thus, single values for peak-specific diffusivities measured in </w:t>
      </w:r>
      <w:del w:id="2814" w:author="Elizabeth F" w:date="2017-11-02T17:12:00Z">
        <w:r>
          <w:delText>sythetic</w:delText>
        </w:r>
      </w:del>
      <w:ins w:id="2815" w:author="Elizabeth F" w:date="2017-11-02T17:12:00Z">
        <w:r>
          <w:t>synthetic</w:t>
        </w:r>
      </w:ins>
      <w:r>
        <w:t xml:space="preserve"> </w:t>
      </w:r>
      <w:proofErr w:type="spellStart"/>
      <w:r>
        <w:t>forsterite</w:t>
      </w:r>
      <w:proofErr w:type="spellEnd"/>
      <w:r>
        <w:t xml:space="preserve"> (</w:t>
      </w:r>
      <w:proofErr w:type="spellStart"/>
      <w:r>
        <w:t>Padron-Navarta</w:t>
      </w:r>
      <w:proofErr w:type="spellEnd"/>
      <w:r>
        <w:t xml:space="preserve"> et al. 2014; </w:t>
      </w:r>
      <w:proofErr w:type="spellStart"/>
      <w:r>
        <w:t>Jollands</w:t>
      </w:r>
      <w:proofErr w:type="spellEnd"/>
      <w:r>
        <w:t xml:space="preserve"> et al. 2016) are unlikely to apply to </w:t>
      </w:r>
      <w:del w:id="2816" w:author="Terry Plank" w:date="2017-10-27T10:01:00Z">
        <w:r>
          <w:delText xml:space="preserve">more complicated </w:delText>
        </w:r>
      </w:del>
      <w:r>
        <w:t xml:space="preserve">natural Fe-bearing </w:t>
      </w:r>
      <w:proofErr w:type="spellStart"/>
      <w:r>
        <w:t>olivines</w:t>
      </w:r>
      <w:proofErr w:type="spellEnd"/>
      <w:r>
        <w:t xml:space="preserve"> where PP is taking place and an increased number of defects and higher vacancy concentrations may speed up vacancy-facilitated diffusion.</w:t>
      </w:r>
    </w:p>
    <w:p w14:paraId="2826316A" w14:textId="77777777" w:rsidR="00401795" w:rsidRDefault="008A2967">
      <w:proofErr w:type="spellStart"/>
      <w:r>
        <w:t>Padron-Navarta</w:t>
      </w:r>
      <w:proofErr w:type="spellEnd"/>
      <w:r>
        <w:t xml:space="preserve"> et al. 2014, </w:t>
      </w:r>
      <w:proofErr w:type="spellStart"/>
      <w:r>
        <w:t>Hilchie</w:t>
      </w:r>
      <w:proofErr w:type="spellEnd"/>
      <w:r>
        <w:t xml:space="preserve"> et al. 2014, and </w:t>
      </w:r>
      <w:proofErr w:type="spellStart"/>
      <w:r>
        <w:t>Peslier</w:t>
      </w:r>
      <w:proofErr w:type="spellEnd"/>
      <w:r>
        <w:t xml:space="preserve"> et al. 2015 all observe faster movement of Mg-vacancy-related defects [Mg] and/or [tri] relative to Si-vacancy-related defects [Ti] and [Si] during dehydration. This observation is echoed in our PV hydration data for SC1-7 (Figure 4) but </w:t>
      </w:r>
      <w:del w:id="2817" w:author="Terry Plank" w:date="2017-10-27T10:14:00Z">
        <w:r>
          <w:delText xml:space="preserve">is </w:delText>
        </w:r>
      </w:del>
      <w:ins w:id="2818" w:author="Terry Plank" w:date="2017-10-27T10:16:00Z">
        <w:r>
          <w:t xml:space="preserve">we were unable to test this result during dehydration </w:t>
        </w:r>
      </w:ins>
      <w:ins w:id="2819" w:author="Elizabeth F" w:date="2017-11-02T17:13:00Z">
        <w:r>
          <w:t xml:space="preserve">of our SC1-2 sample </w:t>
        </w:r>
      </w:ins>
      <w:ins w:id="2820" w:author="Terry Plank" w:date="2017-10-27T10:16:00Z">
        <w:r>
          <w:t>because these peaks</w:t>
        </w:r>
      </w:ins>
      <w:ins w:id="2821" w:author="Terry Plank" w:date="2017-10-27T10:15:00Z">
        <w:r>
          <w:t xml:space="preserve"> were </w:t>
        </w:r>
      </w:ins>
      <w:ins w:id="2822" w:author="Terry Plank" w:date="2017-10-27T10:16:00Z">
        <w:r>
          <w:t>either not</w:t>
        </w:r>
      </w:ins>
      <w:ins w:id="2823" w:author="Terry Plank" w:date="2017-10-27T10:15:00Z">
        <w:r>
          <w:t xml:space="preserve"> present</w:t>
        </w:r>
      </w:ins>
      <w:ins w:id="2824" w:author="Terry Plank" w:date="2017-10-27T10:16:00Z">
        <w:r>
          <w:t xml:space="preserve"> ([Mg]) or </w:t>
        </w:r>
      </w:ins>
      <w:ins w:id="2825" w:author="Terry Plank" w:date="2017-10-27T10:17:00Z">
        <w:r>
          <w:t>not systematically</w:t>
        </w:r>
      </w:ins>
      <w:ins w:id="2826" w:author="Terry Plank" w:date="2017-10-27T10:16:00Z">
        <w:r>
          <w:t xml:space="preserve"> present ([</w:t>
        </w:r>
      </w:ins>
      <w:ins w:id="2827" w:author="Terry Plank" w:date="2017-10-27T10:17:00Z">
        <w:r>
          <w:t>t</w:t>
        </w:r>
      </w:ins>
      <w:ins w:id="2828" w:author="Terry Plank" w:date="2017-10-27T10:16:00Z">
        <w:r>
          <w:t>ri])</w:t>
        </w:r>
      </w:ins>
      <w:del w:id="2829" w:author="Elizabeth F" w:date="2017-11-02T17:13:00Z">
        <w:r>
          <w:delText xml:space="preserve"> in our SC1-2 sample</w:delText>
        </w:r>
      </w:del>
      <w:ins w:id="2830" w:author="Terry Plank" w:date="2017-10-27T10:15:00Z">
        <w:r>
          <w:t xml:space="preserve">. </w:t>
        </w:r>
      </w:ins>
      <w:del w:id="2831" w:author="Terry Plank" w:date="2017-10-27T10:17:00Z">
        <w:r>
          <w:delText>not as clear in our data for Kilauea Iki or SC1-2.</w:delText>
        </w:r>
      </w:del>
      <w:ins w:id="2832" w:author="Terry Plank" w:date="2017-10-27T10:17:00Z">
        <w:r>
          <w:t xml:space="preserve"> </w:t>
        </w:r>
      </w:ins>
    </w:p>
    <w:p w14:paraId="5C4267A1" w14:textId="77777777" w:rsidR="00401795" w:rsidRDefault="008A2967">
      <w:r>
        <w:t>During the sequential dehydration</w:t>
      </w:r>
      <w:ins w:id="2833" w:author="Terry Plank" w:date="2017-10-31T09:03:00Z">
        <w:r>
          <w:t xml:space="preserve"> of</w:t>
        </w:r>
      </w:ins>
      <w:r>
        <w:t xml:space="preserve"> the Kilauea </w:t>
      </w:r>
      <w:proofErr w:type="spellStart"/>
      <w:r>
        <w:t>Iki</w:t>
      </w:r>
      <w:proofErr w:type="spellEnd"/>
      <w:r>
        <w:t xml:space="preserve"> olivine, we observe a clear fast direction || </w:t>
      </w:r>
      <w:del w:id="2834" w:author="Elizabeth F" w:date="2017-11-02T17:12:00Z">
        <w:r>
          <w:delText>[100]</w:delText>
        </w:r>
      </w:del>
      <w:ins w:id="2835" w:author="Elizabeth F" w:date="2017-11-02T17:12:00Z">
        <w:r>
          <w:rPr>
            <w:i/>
            <w:iCs/>
          </w:rPr>
          <w:t>a</w:t>
        </w:r>
      </w:ins>
      <w:r>
        <w:t xml:space="preserve"> </w:t>
      </w:r>
      <w:del w:id="2836" w:author="Elizabeth F" w:date="2017-11-02T17:13:00Z">
        <w:r>
          <w:delText xml:space="preserve"> </w:delText>
        </w:r>
      </w:del>
      <w:r>
        <w:t xml:space="preserve">in [Si] and [Ti] but not the </w:t>
      </w:r>
      <w:commentRangeStart w:id="2837"/>
      <w:r>
        <w:t>[tri] peaks</w:t>
      </w:r>
      <w:commentRangeEnd w:id="2837"/>
      <w:r w:rsidR="00EA12FF">
        <w:rPr>
          <w:rStyle w:val="CommentReference"/>
        </w:rPr>
        <w:commentReference w:id="2837"/>
      </w:r>
      <w:r>
        <w:t xml:space="preserve">, which produce noisy, isotropic profiles with diffusivities that are, while still faster than would be expected from vacancy-controlled diffusivities in </w:t>
      </w:r>
      <w:proofErr w:type="spellStart"/>
      <w:r>
        <w:t>forsterite</w:t>
      </w:r>
      <w:proofErr w:type="spellEnd"/>
      <w:r>
        <w:t xml:space="preserve">, roughly an order of magnitude slower || </w:t>
      </w:r>
      <w:del w:id="2838" w:author="Elizabeth F" w:date="2017-11-02T17:13:00Z">
        <w:r>
          <w:delText>[100]</w:delText>
        </w:r>
      </w:del>
      <w:ins w:id="2839" w:author="Elizabeth F" w:date="2017-11-02T17:13:00Z">
        <w:r>
          <w:rPr>
            <w:i/>
            <w:iCs/>
          </w:rPr>
          <w:t>a</w:t>
        </w:r>
      </w:ins>
      <w:r>
        <w:t xml:space="preserve"> than the [Ti] and [Si] peaks, in contrast to the observations of faster [tri] movement by other authors. The difference in anisotropy also suggests that the dominant mechanism by which </w:t>
      </w:r>
      <w:del w:id="2840" w:author="Elizabeth F" w:date="2017-11-02T17:14:00Z">
        <w:r>
          <w:delText>H</w:delText>
        </w:r>
      </w:del>
      <w:ins w:id="2841" w:author="Elizabeth F" w:date="2017-11-02T17:14:00Z">
        <w:r>
          <w:t>in our SC1-2 sample</w:t>
        </w:r>
      </w:ins>
      <w:r>
        <w:t xml:space="preserve"> leaves [tri] is different from that by which </w:t>
      </w:r>
      <w:del w:id="2842" w:author="Elizabeth F" w:date="2017-11-02T17:14:00Z">
        <w:r>
          <w:delText>H</w:delText>
        </w:r>
      </w:del>
      <w:ins w:id="2843" w:author="Elizabeth F" w:date="2017-11-02T17:14:00Z">
        <w:r>
          <w:t>in our SC1-2 sample</w:t>
        </w:r>
      </w:ins>
      <w:r>
        <w:t xml:space="preserve"> leaves the [Ti] and [Si]. Perhaps, for instance, </w:t>
      </w:r>
      <w:del w:id="2844" w:author="Elizabeth F" w:date="2017-11-02T17:14:00Z">
        <w:r>
          <w:delText>H</w:delText>
        </w:r>
      </w:del>
      <w:ins w:id="2845" w:author="Elizabeth F" w:date="2017-11-02T17:14:00Z">
        <w:r>
          <w:t>in our SC1-2 sample</w:t>
        </w:r>
      </w:ins>
      <w:r>
        <w:t xml:space="preserve"> leaves [Ti] and [Si] primarily by PP but leaves [tri] primarily </w:t>
      </w:r>
      <w:commentRangeStart w:id="2846"/>
      <w:r>
        <w:t>during some redistribution process</w:t>
      </w:r>
      <w:del w:id="2847" w:author="Elizabeth F" w:date="2017-11-02T17:10:00Z">
        <w:r>
          <w:commentReference w:id="2848"/>
        </w:r>
      </w:del>
      <w:commentRangeEnd w:id="2846"/>
      <w:r>
        <w:commentReference w:id="2846"/>
      </w:r>
      <w:r>
        <w:t>, for instance by moving from a Mg vacancy to a Si vacancy as discussed in more detail later in the discussion.</w:t>
      </w:r>
    </w:p>
    <w:p w14:paraId="7A8E6732" w14:textId="77777777" w:rsidR="00401795" w:rsidRDefault="008A2967">
      <w:proofErr w:type="gramStart"/>
      <w:r>
        <w:t xml:space="preserve">The SC1-2 partial hydration to metastable equilibrium resulted in </w:t>
      </w:r>
      <w:del w:id="2849" w:author="Elizabeth F" w:date="2017-11-02T17:14:00Z">
        <w:r>
          <w:delText>miniscule</w:delText>
        </w:r>
      </w:del>
      <w:ins w:id="2850" w:author="Elizabeth F" w:date="2017-11-02T17:14:00Z">
        <w:r>
          <w:t>minuscule</w:t>
        </w:r>
      </w:ins>
      <w:r>
        <w:t xml:space="preserve"> amounts of [Mg] </w:t>
      </w:r>
      <w:del w:id="2851" w:author="Elizabeth F" w:date="2017-11-02T17:14:00Z">
        <w:r>
          <w:delText>or</w:delText>
        </w:r>
      </w:del>
      <w:ins w:id="2852" w:author="Elizabeth F" w:date="2017-11-02T17:14:00Z">
        <w:r>
          <w:t>and</w:t>
        </w:r>
      </w:ins>
      <w:r>
        <w:t xml:space="preserve"> [tri] (Figures 3 and 4) too small to give meaningful diffusivities during dehydration.</w:t>
      </w:r>
      <w:proofErr w:type="gramEnd"/>
      <w:r>
        <w:t xml:space="preserve"> The </w:t>
      </w:r>
      <w:del w:id="2853" w:author="Elizabeth F" w:date="2017-11-02T17:14:00Z">
        <w:r>
          <w:delText>absense</w:delText>
        </w:r>
      </w:del>
      <w:ins w:id="2854" w:author="Elizabeth F" w:date="2017-11-02T17:14:00Z">
        <w:r>
          <w:t>absence</w:t>
        </w:r>
      </w:ins>
      <w:r>
        <w:t xml:space="preserve"> of these peaks from SC1-2 and large increase in [Ti] suggest that in San Carlos olivine, the vast majority of PP mechanism diffusion is affecting the [Ti] specifically. </w:t>
      </w:r>
      <w:commentRangeStart w:id="2855"/>
      <w:r>
        <w:t xml:space="preserve">The </w:t>
      </w:r>
      <w:proofErr w:type="gramStart"/>
      <w:r>
        <w:t>reason for this close association is not entirely clear</w:t>
      </w:r>
      <w:proofErr w:type="gramEnd"/>
      <w:r>
        <w:t xml:space="preserve">, but </w:t>
      </w:r>
      <w:del w:id="2856" w:author="Elizabeth F" w:date="2017-11-02T17:15:00Z">
        <w:r>
          <w:delText>likely the hydrogens associated with Si vacancies have better access to the octahedral Fe</w:delText>
        </w:r>
        <w:r>
          <w:rPr>
            <w:vertAlign w:val="superscript"/>
          </w:rPr>
          <w:delText>2+</w:delText>
        </w:r>
        <w:r>
          <w:delText xml:space="preserve"> required for PP to occur than the [tri] hydrogens that are associated with Mg vacancies and nearby Fe</w:delText>
        </w:r>
        <w:r>
          <w:rPr>
            <w:vertAlign w:val="superscript"/>
          </w:rPr>
          <w:delText>3+</w:delText>
        </w:r>
        <w:r>
          <w:delText xml:space="preserve">, the presence of which may also impede further local Fe oxidation. </w:delText>
        </w:r>
        <w:r>
          <w:commentReference w:id="2857"/>
        </w:r>
        <w:r>
          <w:delText>T</w:delText>
        </w:r>
      </w:del>
      <w:commentRangeEnd w:id="2855"/>
      <w:ins w:id="2858" w:author="Elizabeth F" w:date="2017-11-02T17:16:00Z">
        <w:r>
          <w:commentReference w:id="2855"/>
        </w:r>
        <w:r>
          <w:t>t</w:t>
        </w:r>
      </w:ins>
      <w:r>
        <w:t xml:space="preserve">he [Ti] </w:t>
      </w:r>
      <w:del w:id="2859" w:author="Elizabeth F" w:date="2017-11-02T17:16:00Z">
        <w:r>
          <w:delText>incorporation mechanism</w:delText>
        </w:r>
      </w:del>
      <w:ins w:id="2860" w:author="Elizabeth F" w:date="2017-11-02T17:16:00Z">
        <w:r>
          <w:t>defect</w:t>
        </w:r>
      </w:ins>
      <w:r>
        <w:t xml:space="preserve"> </w:t>
      </w:r>
      <w:proofErr w:type="spellStart"/>
      <w:r>
        <w:t>requir</w:t>
      </w:r>
      <w:del w:id="2861" w:author="Elizabeth F" w:date="2017-11-02T17:16:00Z">
        <w:r>
          <w:delText>e</w:delText>
        </w:r>
      </w:del>
      <w:r>
        <w:t>s</w:t>
      </w:r>
      <w:proofErr w:type="spellEnd"/>
      <w:r>
        <w:t xml:space="preserve"> Ti</w:t>
      </w:r>
      <w:r>
        <w:rPr>
          <w:vertAlign w:val="superscript"/>
        </w:rPr>
        <w:t>4+</w:t>
      </w:r>
      <w:r>
        <w:t xml:space="preserve"> substituting onto an octahedral site (Berry et al. 2007 XANES paper)</w:t>
      </w:r>
      <w:del w:id="2862" w:author="Elizabeth F" w:date="2017-11-02T17:16:00Z">
        <w:r>
          <w:delText>, and t</w:delText>
        </w:r>
      </w:del>
      <w:ins w:id="2863" w:author="Elizabeth F" w:date="2017-11-02T17:16:00Z">
        <w:r>
          <w:t>. T</w:t>
        </w:r>
      </w:ins>
      <w:r>
        <w:t>he fact that H</w:t>
      </w:r>
      <w:r>
        <w:rPr>
          <w:vertAlign w:val="superscript"/>
        </w:rPr>
        <w:t>+</w:t>
      </w:r>
      <w:r>
        <w:t xml:space="preserve"> is able to enter San Carlos olivine so quickly in the first hours of hydration by PP suggests that at least some octahedral Ti is initially present in San Carlos olivine. If all of the Ti </w:t>
      </w:r>
      <w:proofErr w:type="gramStart"/>
      <w:r>
        <w:t>were</w:t>
      </w:r>
      <w:proofErr w:type="gramEnd"/>
      <w:r>
        <w:t xml:space="preserve"> on </w:t>
      </w:r>
      <w:r>
        <w:lastRenderedPageBreak/>
        <w:t xml:space="preserve">the tetrahedral site initially, then some of that Ti would need to change its position in the crystal to create the [Ti] defect, a process that is unlikely to occur under the hour timescales at which PP is observed. </w:t>
      </w:r>
      <w:commentRangeStart w:id="2864"/>
      <w:r>
        <w:t>Thus, any rapid influx of H</w:t>
      </w:r>
      <w:r>
        <w:rPr>
          <w:vertAlign w:val="superscript"/>
        </w:rPr>
        <w:t>+</w:t>
      </w:r>
      <w:r>
        <w:t xml:space="preserve"> by PP into an olivine may be limited not only by the initial quantity of Fe</w:t>
      </w:r>
      <w:r>
        <w:rPr>
          <w:vertAlign w:val="superscript"/>
        </w:rPr>
        <w:t>3+</w:t>
      </w:r>
      <w:r>
        <w:t xml:space="preserve"> (</w:t>
      </w:r>
      <w:proofErr w:type="spellStart"/>
      <w:r>
        <w:t>Kohlstedt</w:t>
      </w:r>
      <w:proofErr w:type="spellEnd"/>
      <w:r>
        <w:t xml:space="preserve"> and </w:t>
      </w:r>
      <w:proofErr w:type="spellStart"/>
      <w:r>
        <w:t>Mackwell</w:t>
      </w:r>
      <w:proofErr w:type="spellEnd"/>
      <w:r>
        <w:t xml:space="preserve"> 1998) but the initial amount of octahedral Ti.</w:t>
      </w:r>
      <w:commentRangeEnd w:id="2864"/>
      <w:del w:id="2865" w:author="Elizabeth F" w:date="2017-11-02T17:17:00Z">
        <w:r>
          <w:commentReference w:id="2864"/>
        </w:r>
        <w:r>
          <w:commentReference w:id="2866"/>
        </w:r>
      </w:del>
    </w:p>
    <w:p w14:paraId="4419F5F4" w14:textId="77777777" w:rsidR="00401795" w:rsidRDefault="008A2967">
      <w:r>
        <w:t>The convergence of peak-specific rates in San Carlos olivine (Figure 7) suggests that in some applications peak-specific behavior may be safely ignored. An important exception may be the high-wavenumber [Si] peaks such as 3600 cm</w:t>
      </w:r>
      <w:r>
        <w:rPr>
          <w:vertAlign w:val="superscript"/>
        </w:rPr>
        <w:t>-1</w:t>
      </w:r>
      <w:r>
        <w:t xml:space="preserve"> peak in the San Carlos olivine described here and the 3613 cm</w:t>
      </w:r>
      <w:r>
        <w:rPr>
          <w:vertAlign w:val="superscript"/>
        </w:rPr>
        <w:t>-1</w:t>
      </w:r>
      <w:r>
        <w:t xml:space="preserve"> peak in </w:t>
      </w:r>
      <w:proofErr w:type="spellStart"/>
      <w:r>
        <w:t>forsterite</w:t>
      </w:r>
      <w:proofErr w:type="spellEnd"/>
      <w:r>
        <w:t xml:space="preserve"> described by </w:t>
      </w:r>
      <w:proofErr w:type="spellStart"/>
      <w:r>
        <w:t>Padron-Navarta</w:t>
      </w:r>
      <w:proofErr w:type="spellEnd"/>
      <w:r>
        <w:t xml:space="preserve"> et al. 2014. </w:t>
      </w:r>
      <w:proofErr w:type="gramStart"/>
      <w:r>
        <w:t xml:space="preserve">These peaks never came close to a </w:t>
      </w:r>
      <w:ins w:id="2867" w:author="Elizabeth F" w:date="2017-11-02T17:17:00Z">
        <w:r>
          <w:t xml:space="preserve">rim </w:t>
        </w:r>
      </w:ins>
      <w:commentRangeStart w:id="2868"/>
      <w:r>
        <w:t xml:space="preserve">concentration of zero in </w:t>
      </w:r>
      <w:del w:id="2869" w:author="Elizabeth F" w:date="2017-11-02T17:17:00Z">
        <w:r>
          <w:commentReference w:id="2870"/>
        </w:r>
      </w:del>
      <w:commentRangeEnd w:id="2868"/>
      <w:r>
        <w:commentReference w:id="2868"/>
      </w:r>
      <w:r>
        <w:t>either of these experiments, and was</w:t>
      </w:r>
      <w:proofErr w:type="gramEnd"/>
      <w:r>
        <w:t xml:space="preserve"> particularly slow moving during early stages of dehydration. However, the 3600 cm</w:t>
      </w:r>
      <w:r>
        <w:rPr>
          <w:vertAlign w:val="superscript"/>
        </w:rPr>
        <w:t>-1</w:t>
      </w:r>
      <w:r>
        <w:t xml:space="preserve"> peak first rises</w:t>
      </w:r>
      <w:ins w:id="2871" w:author="Terry Plank" w:date="2017-10-31T09:11:00Z">
        <w:r>
          <w:t xml:space="preserve"> (at 800°C)</w:t>
        </w:r>
      </w:ins>
      <w:r>
        <w:t xml:space="preserve"> and then drops</w:t>
      </w:r>
      <w:ins w:id="2872" w:author="Terry Plank" w:date="2017-10-31T09:11:00Z">
        <w:r>
          <w:t xml:space="preserve"> (at 1000°C)</w:t>
        </w:r>
      </w:ins>
      <w:r>
        <w:t xml:space="preserve"> significantly in the Kilauea </w:t>
      </w:r>
      <w:proofErr w:type="spellStart"/>
      <w:r>
        <w:t>Iki</w:t>
      </w:r>
      <w:proofErr w:type="spellEnd"/>
      <w:r>
        <w:t xml:space="preserve"> olivine, indicating that it can sometimes be very mobile. Additional work to understand peak-specific behavior is warranted, and any workers concerned with </w:t>
      </w:r>
      <w:del w:id="2873" w:author="Elizabeth F" w:date="2017-11-02T17:18:00Z">
        <w:r>
          <w:delText>hydrogen</w:delText>
        </w:r>
      </w:del>
      <w:ins w:id="2874" w:author="Elizabeth F" w:date="2017-11-02T17:18:00Z">
        <w:r>
          <w:t>H</w:t>
        </w:r>
        <w:r>
          <w:rPr>
            <w:vertAlign w:val="superscript"/>
          </w:rPr>
          <w:t>+</w:t>
        </w:r>
      </w:ins>
      <w:r>
        <w:t xml:space="preserve"> diffusion in or out of olivine or olivine-hosted melt inclusions should routinely obtain polarized FTIR profiles to help determine the importance of differences in individual peak behavior for a given olivine.</w:t>
      </w:r>
    </w:p>
    <w:p w14:paraId="32FD772B" w14:textId="77777777" w:rsidR="00401795" w:rsidRDefault="008A2967">
      <w:pPr>
        <w:pStyle w:val="Heading2"/>
      </w:pPr>
      <w:r>
        <w:t>The transition from PP to PV during dehydration</w:t>
      </w:r>
    </w:p>
    <w:p w14:paraId="40D18B2E" w14:textId="77777777" w:rsidR="00401795" w:rsidRDefault="008A2967">
      <w:r>
        <w:t>We observe diffusivities significantly</w:t>
      </w:r>
      <w:del w:id="2875" w:author="Elizabeth F" w:date="2017-11-02T17:19:00Z">
        <w:r>
          <w:delText xml:space="preserve"> faster</w:delText>
        </w:r>
      </w:del>
      <w:ins w:id="2876" w:author="Elizabeth F" w:date="2017-11-02T17:19:00Z">
        <w:r>
          <w:t xml:space="preserve"> higher</w:t>
        </w:r>
      </w:ins>
      <w:r>
        <w:t xml:space="preserve"> than those expected for vacancy-facilitated diffusion (Figure 1</w:t>
      </w:r>
      <w:del w:id="2877" w:author="Elizabeth F" w:date="2017-11-02T20:53:00Z">
        <w:r>
          <w:delText>0</w:delText>
        </w:r>
      </w:del>
      <w:ins w:id="2878" w:author="Elizabeth F" w:date="2017-11-02T20:53:00Z">
        <w:r>
          <w:t>1</w:t>
        </w:r>
      </w:ins>
      <w:r>
        <w:t>), which suggests that at least one mechanism is occurring that involves only the movement of H</w:t>
      </w:r>
      <w:r>
        <w:rPr>
          <w:vertAlign w:val="superscript"/>
        </w:rPr>
        <w:t>+</w:t>
      </w:r>
      <w:r>
        <w:t xml:space="preserve"> and electrons, most famously as PP: </w:t>
      </w:r>
      <w:ins w:id="2879" w:author="Elizabeth F" w:date="2017-11-02T17:19:00Z">
        <w:r>
          <w:t>2H</w:t>
        </w:r>
        <w:r>
          <w:rPr>
            <w:vertAlign w:val="superscript"/>
          </w:rPr>
          <w:t>+</w:t>
        </w:r>
        <w:r>
          <w:t xml:space="preserve"> + 2Fe</w:t>
        </w:r>
        <w:r>
          <w:rPr>
            <w:vertAlign w:val="superscript"/>
          </w:rPr>
          <w:t>2</w:t>
        </w:r>
      </w:ins>
      <w:del w:id="2880" w:author="Elizabeth F" w:date="2017-11-02T17:19:00Z">
        <w:r>
          <w:rPr>
            <w:vertAlign w:val="superscript"/>
          </w:rPr>
          <w:delText>H</w:delText>
        </w:r>
        <w:r>
          <w:rPr>
            <w:vertAlign w:val="subscript"/>
          </w:rPr>
          <w:delText>2</w:delText>
        </w:r>
        <w:r>
          <w:rPr>
            <w:vertAlign w:val="superscript"/>
          </w:rPr>
          <w:delText xml:space="preserve"> + 2Fe3+ </w:delText>
        </w:r>
      </w:del>
      <w:ins w:id="2881" w:author="Elizabeth F" w:date="2017-11-02T17:19:00Z">
        <w:r>
          <w:rPr>
            <w:vertAlign w:val="superscript"/>
          </w:rPr>
          <w:t xml:space="preserve">+ </w:t>
        </w:r>
      </w:ins>
      <w:commentRangeStart w:id="2882"/>
      <w:r>
        <w:t>→</w:t>
      </w:r>
      <w:del w:id="2883" w:author="Elizabeth F" w:date="2017-11-02T17:19:00Z">
        <w:r>
          <w:delText xml:space="preserve"> 2H</w:delText>
        </w:r>
        <w:r>
          <w:rPr>
            <w:vertAlign w:val="superscript"/>
          </w:rPr>
          <w:delText>+</w:delText>
        </w:r>
        <w:r>
          <w:delText xml:space="preserve"> + 2Fe</w:delText>
        </w:r>
        <w:r>
          <w:rPr>
            <w:vertAlign w:val="superscript"/>
          </w:rPr>
          <w:delText>2+</w:delText>
        </w:r>
      </w:del>
      <w:ins w:id="2884" w:author="Elizabeth F" w:date="2017-11-02T17:19:00Z">
        <w:r>
          <w:rPr>
            <w:vertAlign w:val="superscript"/>
          </w:rPr>
          <w:t xml:space="preserve"> </w:t>
        </w:r>
        <w:r>
          <w:t>H</w:t>
        </w:r>
        <w:r>
          <w:rPr>
            <w:vertAlign w:val="subscript"/>
          </w:rPr>
          <w:t>2</w:t>
        </w:r>
        <w:r>
          <w:t xml:space="preserve"> + 2Fe</w:t>
        </w:r>
        <w:r>
          <w:rPr>
            <w:vertAlign w:val="superscript"/>
          </w:rPr>
          <w:t>3</w:t>
        </w:r>
        <w:proofErr w:type="gramStart"/>
        <w:r>
          <w:rPr>
            <w:vertAlign w:val="superscript"/>
          </w:rPr>
          <w:t xml:space="preserve">+ </w:t>
        </w:r>
      </w:ins>
      <w:r>
        <w:t xml:space="preserve"> </w:t>
      </w:r>
      <w:proofErr w:type="gramEnd"/>
      <w:del w:id="2885" w:author="Elizabeth F" w:date="2017-11-02T17:19:00Z">
        <w:r>
          <w:commentReference w:id="2886"/>
        </w:r>
      </w:del>
      <w:commentRangeEnd w:id="2882"/>
      <w:r>
        <w:commentReference w:id="2882"/>
      </w:r>
      <w:r>
        <w:t>(</w:t>
      </w:r>
      <w:proofErr w:type="spellStart"/>
      <w:r>
        <w:t>Kohlstedt</w:t>
      </w:r>
      <w:proofErr w:type="spellEnd"/>
      <w:r>
        <w:t xml:space="preserve"> and </w:t>
      </w:r>
      <w:proofErr w:type="spellStart"/>
      <w:r>
        <w:t>Mackwell</w:t>
      </w:r>
      <w:proofErr w:type="spellEnd"/>
      <w:r>
        <w:t xml:space="preserve"> 1998). The relationship between PP and PV is tra</w:t>
      </w:r>
      <w:del w:id="2887" w:author="Terry Plank" w:date="2017-10-31T09:15:00Z">
        <w:r>
          <w:delText>n</w:delText>
        </w:r>
      </w:del>
      <w:r>
        <w:t xml:space="preserve">ditionally understood in terms of the abrupt transition, a sort of light switch that is set to either on or off, PP or PV. This clear transition has been observed for hydration (Figure 4; </w:t>
      </w:r>
      <w:proofErr w:type="spellStart"/>
      <w:r>
        <w:t>Kohlstedt</w:t>
      </w:r>
      <w:proofErr w:type="spellEnd"/>
      <w:r>
        <w:t xml:space="preserve"> &amp; </w:t>
      </w:r>
      <w:proofErr w:type="spellStart"/>
      <w:r>
        <w:t>Mackwell</w:t>
      </w:r>
      <w:proofErr w:type="spellEnd"/>
      <w:r>
        <w:t xml:space="preserve"> 1998; </w:t>
      </w:r>
      <w:proofErr w:type="spellStart"/>
      <w:r>
        <w:t>Demouchy</w:t>
      </w:r>
      <w:proofErr w:type="spellEnd"/>
      <w:r>
        <w:t xml:space="preserve"> &amp; </w:t>
      </w:r>
      <w:proofErr w:type="spellStart"/>
      <w:r>
        <w:t>Mackwell</w:t>
      </w:r>
      <w:proofErr w:type="spellEnd"/>
      <w:r>
        <w:t xml:space="preserve"> 2006), but our dehydration data are </w:t>
      </w:r>
      <w:proofErr w:type="gramStart"/>
      <w:r>
        <w:t xml:space="preserve">not </w:t>
      </w:r>
      <w:proofErr w:type="spellStart"/>
      <w:r>
        <w:t>not</w:t>
      </w:r>
      <w:proofErr w:type="spellEnd"/>
      <w:r>
        <w:t xml:space="preserve"> fully consistent with this model in terms of either edge concentrations or the rate of change in the diffusivities</w:t>
      </w:r>
      <w:proofErr w:type="gramEnd"/>
      <w:r>
        <w:t xml:space="preserve">. </w:t>
      </w:r>
      <w:proofErr w:type="spellStart"/>
      <w:r>
        <w:t>Thoraval</w:t>
      </w:r>
      <w:proofErr w:type="spellEnd"/>
      <w:r>
        <w:t xml:space="preserve"> and </w:t>
      </w:r>
      <w:proofErr w:type="spellStart"/>
      <w:r>
        <w:t>Demouchy</w:t>
      </w:r>
      <w:proofErr w:type="spellEnd"/>
      <w:del w:id="2888" w:author="Elizabeth F" w:date="2017-11-02T17:20:00Z">
        <w:r>
          <w:delText>’s</w:delText>
        </w:r>
      </w:del>
      <w:r>
        <w:t xml:space="preserve"> </w:t>
      </w:r>
      <w:ins w:id="2889" w:author="Elizabeth F" w:date="2017-11-02T17:20:00Z">
        <w:r>
          <w:t>(</w:t>
        </w:r>
      </w:ins>
      <w:r>
        <w:t>2014</w:t>
      </w:r>
      <w:ins w:id="2890" w:author="Elizabeth F" w:date="2017-11-02T17:20:00Z">
        <w:r>
          <w:t>)</w:t>
        </w:r>
      </w:ins>
      <w:r>
        <w:t xml:space="preserve">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by PV. The Kilauea </w:t>
      </w:r>
      <w:proofErr w:type="spellStart"/>
      <w:r>
        <w:t>Iki</w:t>
      </w:r>
      <w:proofErr w:type="spellEnd"/>
      <w:r>
        <w:t xml:space="preserve"> bulk </w:t>
      </w:r>
      <w:del w:id="2891" w:author="Elizabeth F" w:date="2017-11-02T17:20:00Z">
        <w:r>
          <w:delText>H</w:delText>
        </w:r>
      </w:del>
      <w:ins w:id="2892" w:author="Elizabeth F" w:date="2017-11-02T17:20:00Z">
        <w:r>
          <w:t>H</w:t>
        </w:r>
        <w:r>
          <w:rPr>
            <w:vertAlign w:val="superscript"/>
          </w:rPr>
          <w:t>+</w:t>
        </w:r>
      </w:ins>
      <w:del w:id="2893" w:author="Elizabeth F" w:date="2017-11-02T17:21:00Z">
        <w:r>
          <w:rPr>
            <w:vertAlign w:val="superscript"/>
          </w:rPr>
          <w:delText xml:space="preserve"> data move</w:delText>
        </w:r>
      </w:del>
      <w:ins w:id="2894" w:author="Elizabeth F" w:date="2017-11-02T17:21:00Z">
        <w:r>
          <w:t xml:space="preserve"> profiles change</w:t>
        </w:r>
      </w:ins>
      <w:r>
        <w:t xml:space="preserve"> very little during initial heating at 800</w:t>
      </w:r>
      <w:r>
        <w:rPr>
          <w:rFonts w:cs="Calibri"/>
        </w:rPr>
        <w:t xml:space="preserve">°C, when </w:t>
      </w:r>
      <w:proofErr w:type="spellStart"/>
      <w:r>
        <w:rPr>
          <w:rFonts w:cs="Calibri"/>
        </w:rPr>
        <w:t>Thoraval</w:t>
      </w:r>
      <w:proofErr w:type="spellEnd"/>
      <w:r>
        <w:rPr>
          <w:rFonts w:cs="Calibri"/>
        </w:rPr>
        <w:t xml:space="preserve"> and </w:t>
      </w:r>
      <w:proofErr w:type="spellStart"/>
      <w:r>
        <w:rPr>
          <w:rFonts w:cs="Calibri"/>
        </w:rPr>
        <w:t>Demouchy</w:t>
      </w:r>
      <w:proofErr w:type="spellEnd"/>
      <w:r>
        <w:rPr>
          <w:rFonts w:cs="Calibri"/>
        </w:rPr>
        <w:t xml:space="preserve"> suggest that PP should be dominant,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by PP until all of the </w:t>
      </w:r>
      <w:del w:id="2895" w:author="Elizabeth F" w:date="2017-11-02T17:21:00Z">
        <w:r>
          <w:rPr>
            <w:rFonts w:cs="Calibri"/>
          </w:rPr>
          <w:delText>hydrogen</w:delText>
        </w:r>
      </w:del>
      <w:ins w:id="2896" w:author="Elizabeth F" w:date="2017-11-02T17:21:00Z">
        <w:r>
          <w:rPr>
            <w:rFonts w:cs="Calibri"/>
          </w:rPr>
          <w:t>H</w:t>
        </w:r>
        <w:r>
          <w:rPr>
            <w:rFonts w:cs="Calibri"/>
            <w:vertAlign w:val="superscript"/>
          </w:rPr>
          <w:t>+</w:t>
        </w:r>
      </w:ins>
      <w:r>
        <w:rPr>
          <w:rFonts w:cs="Calibri"/>
        </w:rPr>
        <w:t xml:space="preserve"> had returned to its untreated level. Instead, the bulk </w:t>
      </w:r>
      <w:del w:id="2897" w:author="Elizabeth F" w:date="2017-11-02T17:21:00Z">
        <w:r>
          <w:rPr>
            <w:rFonts w:cs="Calibri"/>
          </w:rPr>
          <w:delText>H</w:delText>
        </w:r>
      </w:del>
      <w:ins w:id="2898" w:author="Elizabeth F" w:date="2017-11-02T17:21:00Z">
        <w:r>
          <w:rPr>
            <w:rFonts w:cs="Calibri"/>
          </w:rPr>
          <w:t>H</w:t>
        </w:r>
        <w:r>
          <w:rPr>
            <w:rFonts w:cs="Calibri"/>
            <w:vertAlign w:val="superscript"/>
          </w:rPr>
          <w:t>+</w:t>
        </w:r>
      </w:ins>
      <w:r>
        <w:rPr>
          <w:rFonts w:cs="Calibri"/>
        </w:rPr>
        <w:t xml:space="preserve"> diffusivity in SC1-2 appears to slow down over time. </w:t>
      </w:r>
      <w:r>
        <w:t xml:space="preserve">The </w:t>
      </w:r>
      <w:del w:id="2899" w:author="Elizabeth F" w:date="2017-11-02T17:21:00Z">
        <w:r>
          <w:delText>behaviour</w:delText>
        </w:r>
      </w:del>
      <w:ins w:id="2900" w:author="Elizabeth F" w:date="2017-11-02T17:21:00Z">
        <w:r>
          <w:t>behavior</w:t>
        </w:r>
      </w:ins>
      <w:r>
        <w:t xml:space="preserve"> of </w:t>
      </w:r>
      <w:del w:id="2901" w:author="Elizabeth F" w:date="2017-11-02T17:22:00Z">
        <w:r>
          <w:delText>H</w:delText>
        </w:r>
      </w:del>
      <w:ins w:id="2902" w:author="Elizabeth F" w:date="2017-11-02T17:22:00Z">
        <w:r>
          <w:t>H</w:t>
        </w:r>
        <w:r>
          <w:rPr>
            <w:vertAlign w:val="superscript"/>
          </w:rPr>
          <w:t>+</w:t>
        </w:r>
      </w:ins>
      <w:r>
        <w:t xml:space="preserve"> and transition from PP to PV thus appears to be fundamentally different during dehydration than what might be expected from hydration experiments. </w:t>
      </w:r>
    </w:p>
    <w:p w14:paraId="41D54664" w14:textId="77777777" w:rsidR="00401795" w:rsidRDefault="008A2967">
      <w:r>
        <w:t>This difference may be attributed to the relative instability of Fe</w:t>
      </w:r>
      <w:r>
        <w:rPr>
          <w:vertAlign w:val="superscript"/>
        </w:rPr>
        <w:t>3+</w:t>
      </w:r>
      <w:r>
        <w:t xml:space="preserve"> in the olivine structure. PP during hydration, H</w:t>
      </w:r>
      <w:r>
        <w:rPr>
          <w:vertAlign w:val="subscript"/>
        </w:rPr>
        <w:t>2</w:t>
      </w:r>
      <w:r>
        <w:t xml:space="preserve"> + 2Fe</w:t>
      </w:r>
      <w:r>
        <w:rPr>
          <w:vertAlign w:val="superscript"/>
        </w:rPr>
        <w:t>3+</w:t>
      </w:r>
      <w:r>
        <w:t xml:space="preserve"> → 2H</w:t>
      </w:r>
      <w:r>
        <w:rPr>
          <w:vertAlign w:val="superscript"/>
        </w:rPr>
        <w:t>+</w:t>
      </w:r>
      <w:r>
        <w:t xml:space="preserve"> + 2Fe</w:t>
      </w:r>
      <w:r>
        <w:rPr>
          <w:vertAlign w:val="superscript"/>
        </w:rPr>
        <w:t>2+</w:t>
      </w:r>
      <w:r>
        <w:t>, may proceed rapidly to metastable equilibrium because the olivine structure can happily accommodate Fe</w:t>
      </w:r>
      <w:r>
        <w:rPr>
          <w:vertAlign w:val="superscript"/>
        </w:rPr>
        <w:t>2+</w:t>
      </w:r>
      <w:r>
        <w:t>, whereas the reverse reaction requires a buildup of Fe</w:t>
      </w:r>
      <w:r>
        <w:rPr>
          <w:vertAlign w:val="superscript"/>
        </w:rPr>
        <w:t>3+</w:t>
      </w:r>
      <w:r>
        <w:t>. The more Fe</w:t>
      </w:r>
      <w:r>
        <w:rPr>
          <w:vertAlign w:val="superscript"/>
        </w:rPr>
        <w:t>3+</w:t>
      </w:r>
      <w:r>
        <w:t xml:space="preserve"> </w:t>
      </w:r>
      <w:del w:id="2903" w:author="Terry Plank" w:date="2017-10-31T09:16:00Z">
        <w:r>
          <w:delText xml:space="preserve">is </w:delText>
        </w:r>
      </w:del>
      <w:ins w:id="2904" w:author="Terry Plank" w:date="2017-10-31T09:16:00Z">
        <w:r>
          <w:t xml:space="preserve">that is </w:t>
        </w:r>
      </w:ins>
      <w:r>
        <w:t xml:space="preserve">already present, the less stable the overall structure, and the slower the reaction. This </w:t>
      </w:r>
      <w:commentRangeStart w:id="2905"/>
      <w:r>
        <w:t xml:space="preserve">gradual slowing down </w:t>
      </w:r>
      <w:del w:id="2906" w:author="Elizabeth F" w:date="2017-11-02T17:22:00Z">
        <w:r>
          <w:commentReference w:id="2907"/>
        </w:r>
      </w:del>
      <w:commentRangeEnd w:id="2905"/>
      <w:r>
        <w:commentReference w:id="2905"/>
      </w:r>
      <w:r>
        <w:t xml:space="preserve">may account for the </w:t>
      </w:r>
      <w:del w:id="2908" w:author="Elizabeth F" w:date="2017-11-02T17:32:00Z">
        <w:r>
          <w:delText xml:space="preserve">common observation, </w:delText>
        </w:r>
      </w:del>
      <w:del w:id="2909" w:author="Elizabeth F" w:date="2017-11-02T17:22:00Z">
        <w:r>
          <w:delText>here</w:delText>
        </w:r>
      </w:del>
      <w:ins w:id="2910" w:author="Elizabeth F" w:date="2017-11-02T17:32:00Z">
        <w:r>
          <w:t>decrease in H</w:t>
        </w:r>
        <w:r>
          <w:rPr>
            <w:vertAlign w:val="superscript"/>
          </w:rPr>
          <w:t>+</w:t>
        </w:r>
        <w:r>
          <w:t xml:space="preserve"> diffusivity dur</w:t>
        </w:r>
      </w:ins>
      <w:ins w:id="2911" w:author="Elizabeth F" w:date="2017-11-02T17:33:00Z">
        <w:r>
          <w:t>ing dehydration of</w:t>
        </w:r>
      </w:ins>
      <w:ins w:id="2912" w:author="Elizabeth F" w:date="2017-11-02T17:22:00Z">
        <w:r>
          <w:t xml:space="preserve"> SC1-2</w:t>
        </w:r>
      </w:ins>
      <w:ins w:id="2913" w:author="Elizabeth F" w:date="2017-11-02T17:33:00Z">
        <w:r>
          <w:t>.</w:t>
        </w:r>
      </w:ins>
      <w:ins w:id="2914" w:author="Elizabeth F" w:date="2017-11-02T17:34:00Z">
        <w:r>
          <w:t xml:space="preserve"> We can also understand the difference in behavior for SC1-2 (</w:t>
        </w:r>
      </w:ins>
      <w:del w:id="2915" w:author="Elizabeth F" w:date="2017-11-02T17:34:00Z">
        <w:r>
          <w:delText xml:space="preserve"> </w:delText>
        </w:r>
      </w:del>
      <w:del w:id="2916" w:author="Elizabeth F" w:date="2017-11-02T17:33:00Z">
        <w:r>
          <w:delText xml:space="preserve">and in the natural profiles mentioned above, of diffusivities intermediate between the established values for the proton-vacancy and proton-polaron mechanisms. </w:delText>
        </w:r>
      </w:del>
      <w:ins w:id="2917" w:author="Elizabeth F" w:date="2017-11-02T17:34:00Z">
        <w:r>
          <w:t>decreasing diffusivities with time from fast to relatively slow) and Kiki at 1000°C</w:t>
        </w:r>
      </w:ins>
      <w:ins w:id="2918" w:author="Elizabeth F" w:date="2017-11-02T17:35:00Z">
        <w:r>
          <w:t xml:space="preserve"> (constant relatively slow diffusivities) as a difference in initial Fe</w:t>
        </w:r>
        <w:r>
          <w:rPr>
            <w:vertAlign w:val="superscript"/>
          </w:rPr>
          <w:t>3+</w:t>
        </w:r>
        <w:r>
          <w:t xml:space="preserve"> concentrations, with SC1-2 starting with relatively little Fe</w:t>
        </w:r>
        <w:r>
          <w:rPr>
            <w:vertAlign w:val="superscript"/>
          </w:rPr>
          <w:t>3+</w:t>
        </w:r>
      </w:ins>
      <w:ins w:id="2919" w:author="Elizabeth F" w:date="2017-11-02T17:36:00Z">
        <w:r>
          <w:t xml:space="preserve"> and thus experiencing more initial H</w:t>
        </w:r>
        <w:r>
          <w:rPr>
            <w:vertAlign w:val="superscript"/>
          </w:rPr>
          <w:t>+</w:t>
        </w:r>
        <w:r>
          <w:t xml:space="preserve"> loss by PP</w:t>
        </w:r>
      </w:ins>
      <w:ins w:id="2920" w:author="Elizabeth F" w:date="2017-11-02T19:48:00Z">
        <w:r>
          <w:t>. In contrast,</w:t>
        </w:r>
      </w:ins>
      <w:ins w:id="2921" w:author="Elizabeth F" w:date="2017-11-02T19:44:00Z">
        <w:r>
          <w:t xml:space="preserve"> PP may have been impeded in the significantly oxidized (</w:t>
        </w:r>
        <w:proofErr w:type="spellStart"/>
        <w:r>
          <w:t>Helz</w:t>
        </w:r>
        <w:proofErr w:type="spellEnd"/>
        <w:r>
          <w:t xml:space="preserve"> et al. 2017) Kilauea </w:t>
        </w:r>
        <w:proofErr w:type="spellStart"/>
        <w:r>
          <w:t>Iki</w:t>
        </w:r>
        <w:proofErr w:type="spellEnd"/>
        <w:r>
          <w:t xml:space="preserve"> olivine</w:t>
        </w:r>
      </w:ins>
      <w:ins w:id="2922" w:author="Elizabeth F" w:date="2017-11-02T17:37:00Z">
        <w:r>
          <w:t>.</w:t>
        </w:r>
      </w:ins>
    </w:p>
    <w:p w14:paraId="2DFA4CA3" w14:textId="77777777" w:rsidR="00401795" w:rsidRDefault="008A2967">
      <w:ins w:id="2923" w:author="Elizabeth F" w:date="2017-11-02T17:37:00Z">
        <w:r>
          <w:t xml:space="preserve"> Because of this decrease in the bulk H</w:t>
        </w:r>
        <w:r>
          <w:rPr>
            <w:vertAlign w:val="superscript"/>
          </w:rPr>
          <w:t>+</w:t>
        </w:r>
        <w:r>
          <w:t xml:space="preserve"> diffusivity</w:t>
        </w:r>
        <w:commentRangeStart w:id="2924"/>
        <w:r>
          <w:t>, the transition from PP to PV during dehydration is less like a light switch and more like a dimmer switch, with a top setting of PP and bottom setting of PV.</w:t>
        </w:r>
        <w:commentRangeEnd w:id="2924"/>
        <w:r>
          <w:commentReference w:id="2924"/>
        </w:r>
        <w:r>
          <w:t xml:space="preserve"> However, this analogy is not perfect because, as discussed in the next two sections, variations in H</w:t>
        </w:r>
        <w:r>
          <w:rPr>
            <w:vertAlign w:val="superscript"/>
          </w:rPr>
          <w:t>+</w:t>
        </w:r>
        <w:r>
          <w:t xml:space="preserve"> </w:t>
        </w:r>
        <w:r>
          <w:lastRenderedPageBreak/>
          <w:t>diffusivities can also be affected by changes in the ferric/ferrous ratio and a competition between dehydration and rehydration associated with H</w:t>
        </w:r>
        <w:r>
          <w:rPr>
            <w:vertAlign w:val="superscript"/>
          </w:rPr>
          <w:t>+</w:t>
        </w:r>
        <w:r>
          <w:t xml:space="preserve"> redistributing among defect sites.</w:t>
        </w:r>
      </w:ins>
    </w:p>
    <w:p w14:paraId="765AC8AD" w14:textId="77777777" w:rsidR="00401795" w:rsidRDefault="008A2967">
      <w:pPr>
        <w:pStyle w:val="Heading2"/>
      </w:pPr>
      <w:ins w:id="2925" w:author="Elizabeth F" w:date="2017-11-02T17:37:00Z">
        <w:r>
          <w:t>Redox re-equilibration and common Arrhenius laws</w:t>
        </w:r>
      </w:ins>
    </w:p>
    <w:p w14:paraId="13D18F49" w14:textId="77777777" w:rsidR="00401795" w:rsidRDefault="008A2967">
      <w:r>
        <w:t>An added complication is the potential for re-equilibration of the ferric/ferrous ratio with the outside (</w:t>
      </w:r>
      <w:proofErr w:type="spellStart"/>
      <w:r>
        <w:t>Gaetani</w:t>
      </w:r>
      <w:proofErr w:type="spellEnd"/>
      <w:r>
        <w:t xml:space="preserve"> et al. 2012) at rates likely to be set by vacancy diffusion (</w:t>
      </w:r>
      <w:proofErr w:type="spellStart"/>
      <w:r>
        <w:t>Uli</w:t>
      </w:r>
      <w:proofErr w:type="spellEnd"/>
      <w:r>
        <w:t xml:space="preserve"> </w:t>
      </w:r>
      <w:proofErr w:type="spellStart"/>
      <w:r>
        <w:t>Faul</w:t>
      </w:r>
      <w:proofErr w:type="spellEnd"/>
      <w:r>
        <w:t xml:space="preserve"> ref), which could reduce the Fe and allow PP to continue where it might otherwise have stopped on account of a local over-abundance of Fe</w:t>
      </w:r>
      <w:r>
        <w:rPr>
          <w:vertAlign w:val="superscript"/>
        </w:rPr>
        <w:t>3+</w:t>
      </w:r>
      <w:r>
        <w:t>.</w:t>
      </w:r>
      <w:ins w:id="2926" w:author="Elizabeth F" w:date="2017-11-02T17:23:00Z">
        <w:r>
          <w:t xml:space="preserve"> Once the lattice of a given olivine’s ability to accept Fe</w:t>
        </w:r>
        <w:r>
          <w:rPr>
            <w:vertAlign w:val="superscript"/>
          </w:rPr>
          <w:t>3+</w:t>
        </w:r>
        <w:r>
          <w:t xml:space="preserve"> has been saturation, PP in that olivine will then be limited by the rate at which Fe</w:t>
        </w:r>
        <w:r>
          <w:rPr>
            <w:vertAlign w:val="superscript"/>
          </w:rPr>
          <w:t>3+</w:t>
        </w:r>
        <w:r>
          <w:t xml:space="preserve"> can be re-introduced. This ferrous/ferric re-equilibration rate, if it is similar for different </w:t>
        </w:r>
        <w:proofErr w:type="spellStart"/>
        <w:r>
          <w:t>olivines</w:t>
        </w:r>
        <w:proofErr w:type="spellEnd"/>
        <w:r>
          <w:t xml:space="preserve">, may at least partially explain the observation of a common set of Arrhenius laws for a variety of different </w:t>
        </w:r>
        <w:proofErr w:type="spellStart"/>
        <w:r>
          <w:t>olivines</w:t>
        </w:r>
        <w:proofErr w:type="spellEnd"/>
        <w:r>
          <w:t xml:space="preserve"> (Figure 11). </w:t>
        </w:r>
      </w:ins>
    </w:p>
    <w:p w14:paraId="69728F80" w14:textId="77777777" w:rsidR="00401795" w:rsidRDefault="008A2967">
      <w:del w:id="2927" w:author="Elizabeth F" w:date="2017-11-02T19:51:00Z">
        <w:r>
          <w:delText xml:space="preserve"> </w:delText>
        </w:r>
      </w:del>
      <w:del w:id="2928" w:author="Elizabeth F" w:date="2017-11-02T19:50:00Z">
        <w:r>
          <w:delText>Thus</w:delText>
        </w:r>
      </w:del>
      <w:del w:id="2929" w:author="Elizabeth F" w:date="2017-11-02T19:51:00Z">
        <w:r>
          <w:delText>, the transition from PP to PV during dehydration may be less like a light switch and more like a dimmer switch, with a top setting of PP and bottom setting of PV.</w:delText>
        </w:r>
      </w:del>
      <w:del w:id="2930" w:author="Elizabeth F" w:date="2017-11-02T17:43:00Z">
        <w:r>
          <w:commentReference w:id="2931"/>
        </w:r>
      </w:del>
    </w:p>
    <w:p w14:paraId="6AF8133D" w14:textId="77777777" w:rsidR="00401795" w:rsidRDefault="008A2967">
      <w:pPr>
        <w:pStyle w:val="Heading2"/>
      </w:pPr>
      <w:r>
        <w:t xml:space="preserve">Redistribution of </w:t>
      </w:r>
      <w:del w:id="2932" w:author="Elizabeth F" w:date="2017-11-02T19:54:00Z">
        <w:r>
          <w:delText>hydrogen</w:delText>
        </w:r>
      </w:del>
      <w:ins w:id="2933" w:author="Elizabeth F" w:date="2017-11-02T19:54:00Z">
        <w:r>
          <w:t>H</w:t>
        </w:r>
        <w:r>
          <w:rPr>
            <w:vertAlign w:val="superscript"/>
          </w:rPr>
          <w:t>+</w:t>
        </w:r>
      </w:ins>
      <w:r>
        <w:t xml:space="preserve"> among incorporation sites</w:t>
      </w:r>
    </w:p>
    <w:p w14:paraId="4A070106" w14:textId="77777777" w:rsidR="00401795" w:rsidRDefault="008A2967">
      <w:r>
        <w:t xml:space="preserve">In addition to PP and PV moving H out of the structure, a hydrous olivine moved into a </w:t>
      </w:r>
      <w:commentRangeStart w:id="2934"/>
      <w:r>
        <w:t>lower pressure environment</w:t>
      </w:r>
      <w:del w:id="2935" w:author="Elizabeth F" w:date="2017-11-02T17:48:00Z">
        <w:r>
          <w:commentReference w:id="2936"/>
        </w:r>
      </w:del>
      <w:commentRangeEnd w:id="2934"/>
      <w:ins w:id="2937" w:author="Elizabeth F" w:date="2017-11-02T17:49:00Z">
        <w:r>
          <w:commentReference w:id="2934"/>
        </w:r>
        <w:r>
          <w:t xml:space="preserve">, </w:t>
        </w:r>
      </w:ins>
      <w:ins w:id="2938" w:author="Elizabeth F" w:date="2017-11-02T17:48:00Z">
        <w:r>
          <w:t xml:space="preserve">e.g. 1 bar at Kilauea </w:t>
        </w:r>
        <w:proofErr w:type="spellStart"/>
        <w:r>
          <w:t>Ik</w:t>
        </w:r>
      </w:ins>
      <w:ins w:id="2939" w:author="Elizabeth F" w:date="2017-11-02T17:49:00Z">
        <w:r>
          <w:t>i</w:t>
        </w:r>
        <w:proofErr w:type="spellEnd"/>
        <w:r>
          <w:t xml:space="preserve"> (Ferguson et al. 2016),</w:t>
        </w:r>
      </w:ins>
      <w:r>
        <w:t xml:space="preserve"> may improve its stability in part through a redistribution of the H</w:t>
      </w:r>
      <w:ins w:id="2940" w:author="Elizabeth F" w:date="2017-11-02T17:48:00Z">
        <w:r>
          <w:rPr>
            <w:vertAlign w:val="superscript"/>
          </w:rPr>
          <w:t>+</w:t>
        </w:r>
      </w:ins>
      <w:r>
        <w:t xml:space="preserve"> among different sites. Such </w:t>
      </w:r>
      <w:proofErr w:type="gramStart"/>
      <w:r>
        <w:t>a redistribution</w:t>
      </w:r>
      <w:proofErr w:type="gramEnd"/>
      <w:r>
        <w:t xml:space="preserve"> can be seen in both the Kilauea </w:t>
      </w:r>
      <w:proofErr w:type="spellStart"/>
      <w:r>
        <w:t>Iki</w:t>
      </w:r>
      <w:proofErr w:type="spellEnd"/>
      <w:r>
        <w:t xml:space="preserve"> and San Carlos </w:t>
      </w:r>
      <w:commentRangeStart w:id="2941"/>
      <w:r>
        <w:t>olivine</w:t>
      </w:r>
      <w:commentRangeEnd w:id="2941"/>
      <w:r w:rsidR="006106EE">
        <w:rPr>
          <w:rStyle w:val="CommentReference"/>
        </w:rPr>
        <w:commentReference w:id="2941"/>
      </w:r>
      <w:r>
        <w:t>.</w:t>
      </w:r>
    </w:p>
    <w:p w14:paraId="09BF1262" w14:textId="77777777" w:rsidR="00401795" w:rsidRDefault="008A2967">
      <w:pPr>
        <w:pStyle w:val="Heading3"/>
      </w:pPr>
      <w:r>
        <w:t xml:space="preserve">Peak redistribution in Kilauea </w:t>
      </w:r>
      <w:proofErr w:type="spellStart"/>
      <w:r>
        <w:t>Iki</w:t>
      </w:r>
      <w:proofErr w:type="spellEnd"/>
    </w:p>
    <w:p w14:paraId="0230ECDB" w14:textId="77777777" w:rsidR="00401795" w:rsidRDefault="008A2967">
      <w:del w:id="2942" w:author="Terry Plank" w:date="2017-10-31T13:18:00Z">
        <w:r>
          <w:delText xml:space="preserve">The </w:delText>
        </w:r>
      </w:del>
      <w:ins w:id="2943" w:author="Terry Plank" w:date="2017-10-31T13:18:00Z">
        <w:r>
          <w:t xml:space="preserve">After 8 hours of heating at 800°C, </w:t>
        </w:r>
      </w:ins>
      <w:r>
        <w:t xml:space="preserve">Kilauea </w:t>
      </w:r>
      <w:proofErr w:type="spellStart"/>
      <w:r>
        <w:t>Iki</w:t>
      </w:r>
      <w:proofErr w:type="spellEnd"/>
      <w:r>
        <w:t xml:space="preserve"> olivine shows a clear</w:t>
      </w:r>
      <w:del w:id="2944" w:author="Elizabeth F" w:date="2017-11-02T17:51:00Z">
        <w:r>
          <w:delText xml:space="preserve"> drop</w:delText>
        </w:r>
      </w:del>
      <w:ins w:id="2945" w:author="Elizabeth F" w:date="2017-11-02T17:51:00Z">
        <w:r>
          <w:t xml:space="preserve"> decrease</w:t>
        </w:r>
      </w:ins>
      <w:r>
        <w:t xml:space="preserve"> in </w:t>
      </w:r>
      <w:ins w:id="2946" w:author="Elizabeth F" w:date="2017-11-02T17:51:00Z">
        <w:r>
          <w:t xml:space="preserve">the </w:t>
        </w:r>
      </w:ins>
      <w:r>
        <w:t>[tri]</w:t>
      </w:r>
      <w:ins w:id="2947" w:author="Elizabeth F" w:date="2017-11-02T17:51:00Z">
        <w:r>
          <w:t xml:space="preserve"> concentration</w:t>
        </w:r>
      </w:ins>
      <w:r>
        <w:t xml:space="preserve"> and corresponding increase in [Si], while the [Ti] peaks and bulk H</w:t>
      </w:r>
      <w:del w:id="2948" w:author="Elizabeth F" w:date="2017-11-02T17:51:00Z">
        <w:r>
          <w:delText xml:space="preserve"> </w:delText>
        </w:r>
      </w:del>
      <w:ins w:id="2949" w:author="Elizabeth F" w:date="2017-11-02T17:51:00Z">
        <w:r>
          <w:rPr>
            <w:vertAlign w:val="superscript"/>
          </w:rPr>
          <w:t>+</w:t>
        </w:r>
        <w:r>
          <w:t xml:space="preserve"> </w:t>
        </w:r>
      </w:ins>
      <w:r>
        <w:t>were essentially immobile</w:t>
      </w:r>
      <w:del w:id="2950" w:author="Elizabeth F" w:date="2017-11-02T17:51:00Z">
        <w:r>
          <w:delText xml:space="preserve"> </w:delText>
        </w:r>
      </w:del>
      <w:del w:id="2951" w:author="Terry Plank" w:date="2017-10-31T13:18:00Z">
        <w:r>
          <w:delText>after 8 hours of heating at 800°C</w:delText>
        </w:r>
      </w:del>
      <w:ins w:id="2952" w:author="Elizabeth F" w:date="2017-11-02T17:51:00Z">
        <w:r>
          <w:t xml:space="preserve"> (Figure 8)</w:t>
        </w:r>
      </w:ins>
      <w:r>
        <w:t>, in striking contrast to the clear loss in [Ti] from San Carlos olivine SC1-2 under the same experimental conditions (</w:t>
      </w:r>
      <w:del w:id="2953" w:author="Elizabeth F" w:date="2017-11-02T17:52:00Z">
        <w:r>
          <w:delText>profiles in Supplement</w:delText>
        </w:r>
      </w:del>
      <w:ins w:id="2954" w:author="Elizabeth F" w:date="2017-11-02T17:52:00Z">
        <w:r>
          <w:t>Figure 6</w:t>
        </w:r>
      </w:ins>
      <w:r>
        <w:t xml:space="preserve">). </w:t>
      </w:r>
      <w:del w:id="2955" w:author="Elizabeth F" w:date="2017-11-02T17:52:00Z">
        <w:r>
          <w:delText xml:space="preserve"> </w:delText>
        </w:r>
      </w:del>
      <w:r>
        <w:t xml:space="preserve">After increasing the temperature to 1000°C, the [Ti] exhibited fast, anisotropic loss profiles </w:t>
      </w:r>
      <w:del w:id="2956" w:author="Terry Plank" w:date="2017-10-31T13:18:00Z">
        <w:r>
          <w:delText>stabilized</w:delText>
        </w:r>
      </w:del>
      <w:ins w:id="2957" w:author="Terry Plank" w:date="2017-10-31T13:18:00Z">
        <w:r>
          <w:t xml:space="preserve">from </w:t>
        </w:r>
        <w:proofErr w:type="spellStart"/>
        <w:r>
          <w:t>Iki</w:t>
        </w:r>
      </w:ins>
      <w:proofErr w:type="spellEnd"/>
      <w:ins w:id="2958" w:author="Elizabeth F" w:date="2017-11-02T17:52:00Z">
        <w:r>
          <w:t xml:space="preserve"> (Figure 9)</w:t>
        </w:r>
      </w:ins>
      <w:r>
        <w:t>. The reason for this jump in the [Ti] movement rate, from essentially immobile (all PV) to noticeable H</w:t>
      </w:r>
      <w:r>
        <w:rPr>
          <w:vertAlign w:val="superscript"/>
        </w:rPr>
        <w:t>+</w:t>
      </w:r>
      <w:r>
        <w:t xml:space="preserve"> loss by PP, is not entirely clear but may be</w:t>
      </w:r>
      <w:del w:id="2959" w:author="Elizabeth F" w:date="2017-11-02T17:52:00Z">
        <w:r>
          <w:delText xml:space="preserve"> the</w:delText>
        </w:r>
      </w:del>
      <w:r>
        <w:t xml:space="preserve"> related to the equilibration in the redox state of the crystal. </w:t>
      </w:r>
    </w:p>
    <w:p w14:paraId="29FB4A54" w14:textId="77777777" w:rsidR="00401795" w:rsidRDefault="008A2967">
      <w:del w:id="2960" w:author="Elizabeth F" w:date="2017-11-02T19:43:00Z">
        <w:r>
          <w:delText>Unlike San Carlos olivine, the Kilauea Iki olivine began significantly oxidized (</w:delText>
        </w:r>
      </w:del>
      <w:del w:id="2961" w:author="Elizabeth F" w:date="2017-11-02T18:12:00Z">
        <w:r>
          <w:delText>Terry knows the reference and fO</w:delText>
        </w:r>
        <w:r>
          <w:rPr>
            <w:vertAlign w:val="subscript"/>
          </w:rPr>
          <w:delText>2</w:delText>
        </w:r>
        <w:r>
          <w:rPr>
            <w:vertAlign w:val="subscript"/>
          </w:rPr>
          <w:commentReference w:id="2962"/>
        </w:r>
      </w:del>
      <w:del w:id="2963" w:author="Elizabeth F" w:date="2017-11-02T18:13:00Z">
        <w:r>
          <w:rPr>
            <w:vertAlign w:val="subscript"/>
          </w:rPr>
          <w:delText>)</w:delText>
        </w:r>
      </w:del>
      <w:del w:id="2964" w:author="Elizabeth F" w:date="2017-11-02T19:43:00Z">
        <w:r>
          <w:rPr>
            <w:vertAlign w:val="subscript"/>
          </w:rPr>
          <w:delText xml:space="preserve"> and thus contained a significant amount of initial Fe</w:delText>
        </w:r>
        <w:r>
          <w:rPr>
            <w:vertAlign w:val="superscript"/>
          </w:rPr>
          <w:delText>3+</w:delText>
        </w:r>
        <w:r>
          <w:rPr>
            <w:vertAlign w:val="subscript"/>
          </w:rPr>
          <w:delText>. Hydrogen loss by PP requires Fe</w:delText>
        </w:r>
        <w:r>
          <w:rPr>
            <w:vertAlign w:val="superscript"/>
          </w:rPr>
          <w:delText>2+</w:delText>
        </w:r>
        <w:r>
          <w:rPr>
            <w:vertAlign w:val="subscript"/>
          </w:rPr>
          <w:delText>, and thus the high level of Fe</w:delText>
        </w:r>
        <w:r>
          <w:rPr>
            <w:vertAlign w:val="superscript"/>
          </w:rPr>
          <w:delText>3+</w:delText>
        </w:r>
        <w:r>
          <w:rPr>
            <w:vertAlign w:val="subscript"/>
          </w:rPr>
          <w:delText xml:space="preserve"> may have impeded loss by this mechanism. </w:delText>
        </w:r>
      </w:del>
      <w:r>
        <w:t xml:space="preserve">Although the experiments were run at relatively reducing conditions, at 800°C the kinetics of Fe oxidation state equilibration may </w:t>
      </w:r>
      <w:ins w:id="2965" w:author="Elizabeth F" w:date="2017-11-02T17:56:00Z">
        <w:r>
          <w:t xml:space="preserve">have </w:t>
        </w:r>
      </w:ins>
      <w:r>
        <w:t>be</w:t>
      </w:r>
      <w:ins w:id="2966" w:author="Elizabeth F" w:date="2017-11-02T17:56:00Z">
        <w:r>
          <w:t>en</w:t>
        </w:r>
      </w:ins>
      <w:r>
        <w:t xml:space="preserve"> too sluggish to produce enough Fe</w:t>
      </w:r>
      <w:r>
        <w:rPr>
          <w:vertAlign w:val="superscript"/>
        </w:rPr>
        <w:t>2+</w:t>
      </w:r>
      <w:r>
        <w:t xml:space="preserve"> </w:t>
      </w:r>
      <w:ins w:id="2967" w:author="Elizabeth F" w:date="2017-11-02T17:56:00Z">
        <w:r>
          <w:t xml:space="preserve">in Kiki </w:t>
        </w:r>
      </w:ins>
      <w:r>
        <w:t xml:space="preserve">for PP to proceed </w:t>
      </w:r>
      <w:del w:id="2968" w:author="Elizabeth F" w:date="2017-11-02T20:00:00Z">
        <w:r>
          <w:delText>t</w:delText>
        </w:r>
      </w:del>
      <w:del w:id="2969" w:author="Elizabeth F" w:date="2017-11-02T19:59:00Z">
        <w:r>
          <w:delText xml:space="preserve">o </w:delText>
        </w:r>
      </w:del>
      <w:r>
        <w:t xml:space="preserve">efficiently. Alternatively, PP may have been </w:t>
      </w:r>
      <w:del w:id="2970" w:author="Elizabeth F" w:date="2017-11-02T20:00:00Z">
        <w:r>
          <w:delText>occuring</w:delText>
        </w:r>
      </w:del>
      <w:ins w:id="2971" w:author="Elizabeth F" w:date="2017-11-02T20:00:00Z">
        <w:r>
          <w:t>occurring</w:t>
        </w:r>
      </w:ins>
      <w:r>
        <w:t xml:space="preserve"> from [Ti] at 800°C, but that loss could have been masked by rapid redistribution of H</w:t>
      </w:r>
      <w:r>
        <w:rPr>
          <w:vertAlign w:val="superscript"/>
        </w:rPr>
        <w:t>+</w:t>
      </w:r>
      <w: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w:t>
      </w:r>
      <w:del w:id="2972" w:author="Elizabeth F" w:date="2017-11-02T20:00:00Z">
        <w:r>
          <w:delText>[100]</w:delText>
        </w:r>
      </w:del>
      <w:proofErr w:type="gramStart"/>
      <w:ins w:id="2973" w:author="Elizabeth F" w:date="2017-11-02T20:00:00Z">
        <w:r>
          <w:rPr>
            <w:i/>
            <w:iCs/>
          </w:rPr>
          <w:t>a</w:t>
        </w:r>
      </w:ins>
      <w:r>
        <w:t xml:space="preserve"> and</w:t>
      </w:r>
      <w:proofErr w:type="gramEnd"/>
      <w:r>
        <w:t xml:space="preserve"> diffusivities intermediate between PP and PV. </w:t>
      </w:r>
    </w:p>
    <w:p w14:paraId="285F37E9" w14:textId="77777777" w:rsidR="00401795" w:rsidRDefault="008A2967">
      <w:pPr>
        <w:pStyle w:val="Heading3"/>
      </w:pPr>
      <w:r>
        <w:t>Peak redistribution in San Carlos olivine</w:t>
      </w:r>
    </w:p>
    <w:p w14:paraId="67F0A362" w14:textId="77777777" w:rsidR="00401795" w:rsidRDefault="008A2967">
      <w:r>
        <w:t>Immediately prior to dehydration, the H</w:t>
      </w:r>
      <w:ins w:id="2974" w:author="Elizabeth F" w:date="2017-11-02T20:00:00Z">
        <w:r>
          <w:rPr>
            <w:vertAlign w:val="superscript"/>
          </w:rPr>
          <w:t>+</w:t>
        </w:r>
      </w:ins>
      <w:r>
        <w:t xml:space="preserve"> in San Carlos olivine SC1-2 </w:t>
      </w:r>
      <w:del w:id="2975" w:author="Elizabeth F" w:date="2017-11-02T20:01:00Z">
        <w:r>
          <w:delText xml:space="preserve"> </w:delText>
        </w:r>
      </w:del>
      <w:r>
        <w:t>was observed almost entirely as [Ti], which proved highly mobile with a fast direction ||</w:t>
      </w:r>
      <w:del w:id="2976" w:author="Elizabeth F" w:date="2017-11-02T20:01:00Z">
        <w:r>
          <w:delText xml:space="preserve"> [100]</w:delText>
        </w:r>
      </w:del>
      <w:ins w:id="2977" w:author="Elizabeth F" w:date="2017-11-02T20:01:00Z">
        <w:r>
          <w:t xml:space="preserve"> </w:t>
        </w:r>
        <w:r>
          <w:rPr>
            <w:i/>
            <w:iCs/>
          </w:rPr>
          <w:t>a</w:t>
        </w:r>
      </w:ins>
      <w:r>
        <w:t xml:space="preserve">. Most of the [Si] peaks behaved similarly to [Ti], with the exception of one small peak </w:t>
      </w:r>
      <w:proofErr w:type="gramStart"/>
      <w:r>
        <w:t>at 3600 cm</w:t>
      </w:r>
      <w:r>
        <w:rPr>
          <w:vertAlign w:val="superscript"/>
        </w:rPr>
        <w:t>-1</w:t>
      </w:r>
      <w:proofErr w:type="gramEnd"/>
      <w:r>
        <w:t xml:space="preserve"> (Figure 5). The increase in the rate of [Si] movement coupled with a decrease in the rate of [Ti] (Figure 7) suggests that at least some of the H</w:t>
      </w:r>
      <w:r>
        <w:rPr>
          <w:vertAlign w:val="superscript"/>
        </w:rPr>
        <w:t>+</w:t>
      </w:r>
      <w:r>
        <w:t xml:space="preserve"> leaving the [Si] is doing so by moving into other Si vacancies associated with [Ti] rather than leaving the crystal directly.</w:t>
      </w:r>
    </w:p>
    <w:p w14:paraId="15B8DA38" w14:textId="77777777" w:rsidR="00401795" w:rsidRDefault="008A2967">
      <w:r>
        <w:t xml:space="preserve">To describe this process in more detail, we use </w:t>
      </w:r>
      <w:proofErr w:type="spellStart"/>
      <w:r>
        <w:t>Kröger-Vink</w:t>
      </w:r>
      <w:proofErr w:type="spellEnd"/>
      <w:r>
        <w:t xml:space="preserve"> notation, which describes crystal defects as follows: V is a vacancy, </w:t>
      </w:r>
      <w:commentRangeStart w:id="2978"/>
      <w:r>
        <w:t xml:space="preserve">a superscript * Indicates a </w:t>
      </w:r>
      <w:del w:id="2979" w:author="Elizabeth F" w:date="2017-11-02T20:01:00Z">
        <w:r>
          <w:delText>negative</w:delText>
        </w:r>
      </w:del>
      <w:ins w:id="2980" w:author="Elizabeth F" w:date="2017-11-02T20:01:00Z">
        <w:r>
          <w:t>positive</w:t>
        </w:r>
      </w:ins>
      <w:r>
        <w:t xml:space="preserve"> charge relative to an ideal crystal, ‘ indicates a </w:t>
      </w:r>
      <w:del w:id="2981" w:author="Elizabeth F" w:date="2017-11-02T20:01:00Z">
        <w:r>
          <w:delText>positive</w:delText>
        </w:r>
      </w:del>
      <w:ins w:id="2982" w:author="Elizabeth F" w:date="2017-11-02T20:01:00Z">
        <w:r>
          <w:t>nega</w:t>
        </w:r>
      </w:ins>
      <w:ins w:id="2983" w:author="Elizabeth F" w:date="2017-11-02T20:02:00Z">
        <w:r>
          <w:t>tive</w:t>
        </w:r>
      </w:ins>
      <w:r>
        <w:t xml:space="preserve"> charge relative to an ideal crystal</w:t>
      </w:r>
      <w:del w:id="2984" w:author="Elizabeth F" w:date="2017-11-02T20:02:00Z">
        <w:r>
          <w:commentReference w:id="2985"/>
        </w:r>
      </w:del>
      <w:commentRangeEnd w:id="2978"/>
      <w:r>
        <w:commentReference w:id="2978"/>
      </w:r>
      <w:r>
        <w:t xml:space="preserve">, and </w:t>
      </w:r>
      <w:r>
        <w:rPr>
          <w:vertAlign w:val="superscript"/>
        </w:rPr>
        <w:t>x</w:t>
      </w:r>
      <w:r>
        <w:t xml:space="preserve"> no charge difference from an ideal crystal. Subscripts indicate different sites: M for octahedral metal sites</w:t>
      </w:r>
      <w:del w:id="2986" w:author="Elizabeth F" w:date="2017-11-02T20:02:00Z">
        <w:r>
          <w:delText>,</w:delText>
        </w:r>
      </w:del>
      <w:ins w:id="2987" w:author="Elizabeth F" w:date="2017-11-02T20:02:00Z">
        <w:r>
          <w:t xml:space="preserve"> and</w:t>
        </w:r>
      </w:ins>
      <w:r>
        <w:t xml:space="preserve"> T for tetrahedral. Atoms that are not involved</w:t>
      </w:r>
      <w:ins w:id="2988" w:author="Terry Plank" w:date="2017-10-31T13:25:00Z">
        <w:r>
          <w:t xml:space="preserve"> in</w:t>
        </w:r>
      </w:ins>
      <w:r>
        <w:t xml:space="preserve"> any reactions are </w:t>
      </w:r>
      <w:del w:id="2989" w:author="Elizabeth F" w:date="2017-11-02T20:02:00Z">
        <w:r>
          <w:delText xml:space="preserve">typically </w:delText>
        </w:r>
      </w:del>
      <w:r>
        <w:t xml:space="preserve">ignored. For simplicity, all equations describing </w:t>
      </w:r>
      <w:del w:id="2990" w:author="Elizabeth F" w:date="2017-11-02T20:02:00Z">
        <w:r>
          <w:delText>H</w:delText>
        </w:r>
      </w:del>
      <w:ins w:id="2991" w:author="Elizabeth F" w:date="2017-11-02T20:02:00Z">
        <w:r>
          <w:t>H</w:t>
        </w:r>
        <w:r>
          <w:rPr>
            <w:vertAlign w:val="superscript"/>
          </w:rPr>
          <w:t>+</w:t>
        </w:r>
      </w:ins>
      <w:r>
        <w:t xml:space="preserve"> incorporation here will assume H</w:t>
      </w:r>
      <w:r>
        <w:rPr>
          <w:vertAlign w:val="superscript"/>
        </w:rPr>
        <w:t>+</w:t>
      </w:r>
      <w:r>
        <w:t xml:space="preserve"> is occupying a related vacancy rather than an interstitial site. For example, the [Ti] site which involves a Ti</w:t>
      </w:r>
      <w:r>
        <w:rPr>
          <w:vertAlign w:val="superscript"/>
        </w:rPr>
        <w:t>4+</w:t>
      </w:r>
      <w:r>
        <w:t xml:space="preserve"> on a metal site, 2H</w:t>
      </w:r>
      <w:r>
        <w:rPr>
          <w:vertAlign w:val="superscript"/>
        </w:rPr>
        <w:t>+</w:t>
      </w:r>
      <w:r>
        <w:t>, and a Si vacancy, may be represented as (Ti</w:t>
      </w:r>
      <w:r>
        <w:rPr>
          <w:vertAlign w:val="superscript"/>
        </w:rPr>
        <w:t>4+</w:t>
      </w:r>
      <w:r>
        <w:rPr>
          <w:vertAlign w:val="subscript"/>
        </w:rPr>
        <w:t>M</w:t>
      </w:r>
      <w:r>
        <w:t>)</w:t>
      </w:r>
      <w:r>
        <w:rPr>
          <w:vertAlign w:val="superscript"/>
        </w:rPr>
        <w:t>**</w:t>
      </w:r>
      <w:r>
        <w:t>(2H</w:t>
      </w:r>
      <w:r>
        <w:rPr>
          <w:vertAlign w:val="superscript"/>
        </w:rPr>
        <w:t>+</w:t>
      </w:r>
      <w:r>
        <w:rPr>
          <w:vertAlign w:val="subscript"/>
        </w:rPr>
        <w:t>T</w:t>
      </w:r>
      <w:r>
        <w:t xml:space="preserve">)’’.  </w:t>
      </w:r>
    </w:p>
    <w:p w14:paraId="6F98543B" w14:textId="77777777" w:rsidR="00401795" w:rsidRDefault="008A2967">
      <w:r>
        <w:lastRenderedPageBreak/>
        <w:t xml:space="preserve">The initial hydrogen movement of [Ti] out of SC1-2 </w:t>
      </w:r>
      <w:del w:id="2992" w:author="Terry Plank" w:date="2017-10-31T13:26:00Z">
        <w:r>
          <w:delText xml:space="preserve">is </w:delText>
        </w:r>
      </w:del>
      <w:ins w:id="2993" w:author="Terry Plank" w:date="2017-10-31T13:26:00Z">
        <w:r>
          <w:t xml:space="preserve">occurs at rates </w:t>
        </w:r>
      </w:ins>
      <w:del w:id="2994" w:author="Terry Plank" w:date="2017-10-31T13:26:00Z">
        <w:r>
          <w:delText xml:space="preserve">consistent </w:delText>
        </w:r>
      </w:del>
      <w:ins w:id="2995" w:author="Terry Plank" w:date="2017-10-31T13:26:00Z">
        <w:r>
          <w:t xml:space="preserve">comparable to the </w:t>
        </w:r>
      </w:ins>
      <w:del w:id="2996" w:author="Terry Plank" w:date="2017-10-31T13:26:00Z">
        <w:r>
          <w:delText xml:space="preserve">with diffusivities for the </w:delText>
        </w:r>
      </w:del>
      <w:r>
        <w:t xml:space="preserve">classic PP mechanism (Figure 6 D-F), which increases the number of open tetrahedral site vacancies near octahedral Ti: </w:t>
      </w:r>
    </w:p>
    <w:p w14:paraId="41E45CFC" w14:textId="77777777" w:rsidR="00401795" w:rsidRDefault="00401795"/>
    <w:p w14:paraId="70D00BA2" w14:textId="77777777" w:rsidR="00401795" w:rsidRDefault="008A2967">
      <w:r>
        <w:t>2(Fe</w:t>
      </w:r>
      <w:r>
        <w:rPr>
          <w:vertAlign w:val="superscript"/>
        </w:rPr>
        <w:t>2+</w:t>
      </w:r>
      <w:proofErr w:type="gramStart"/>
      <w:r>
        <w:rPr>
          <w:vertAlign w:val="subscript"/>
        </w:rPr>
        <w:t>M</w:t>
      </w:r>
      <w:r>
        <w:t>)</w:t>
      </w:r>
      <w:r>
        <w:rPr>
          <w:vertAlign w:val="superscript"/>
        </w:rPr>
        <w:t>x</w:t>
      </w:r>
      <w:proofErr w:type="gramEnd"/>
      <w:r>
        <w:rPr>
          <w:vertAlign w:val="superscript"/>
        </w:rPr>
        <w:t xml:space="preserve"> </w:t>
      </w:r>
      <w:r>
        <w:t xml:space="preserve"> + (</w:t>
      </w:r>
      <w:proofErr w:type="spellStart"/>
      <w:r>
        <w:t>Ti</w:t>
      </w:r>
      <w:r>
        <w:rPr>
          <w:vertAlign w:val="subscript"/>
        </w:rPr>
        <w:t>M</w:t>
      </w:r>
      <w:proofErr w:type="spellEnd"/>
      <w:r>
        <w:rPr>
          <w:vertAlign w:val="subscript"/>
        </w:rPr>
        <w:t xml:space="preserve"> </w:t>
      </w:r>
      <w:r>
        <w:t>)</w:t>
      </w:r>
      <w:del w:id="2997" w:author="Elizabeth F" w:date="2017-11-02T20:02:00Z">
        <w:r>
          <w:delText>’’</w:delText>
        </w:r>
      </w:del>
      <w:ins w:id="2998" w:author="Elizabeth F" w:date="2017-11-02T20:02:00Z">
        <w:r>
          <w:rPr>
            <w:vertAlign w:val="superscript"/>
          </w:rPr>
          <w:t>**</w:t>
        </w:r>
      </w:ins>
      <w:r>
        <w:t xml:space="preserve"> + (2H</w:t>
      </w:r>
      <w:r>
        <w:rPr>
          <w:vertAlign w:val="superscript"/>
        </w:rPr>
        <w:t>+</w:t>
      </w:r>
      <w:r>
        <w:rPr>
          <w:vertAlign w:val="subscript"/>
        </w:rPr>
        <w:t>T</w:t>
      </w:r>
      <w:r>
        <w:t>)</w:t>
      </w:r>
      <w:del w:id="2999" w:author="Elizabeth F" w:date="2017-11-02T20:03:00Z">
        <w:r>
          <w:rPr>
            <w:vertAlign w:val="superscript"/>
          </w:rPr>
          <w:delText>**</w:delText>
        </w:r>
      </w:del>
      <w:ins w:id="3000" w:author="Elizabeth F" w:date="2017-11-02T20:03:00Z">
        <w:r>
          <w:rPr>
            <w:vertAlign w:val="superscript"/>
          </w:rPr>
          <w:t>’’</w:t>
        </w:r>
      </w:ins>
      <w:r>
        <w:rPr>
          <w:vertAlign w:val="superscript"/>
          <w:rPrChange w:id="3001" w:author="Elizabeth F" w:date="2017-11-02T20:07:00Z">
            <w:rPr/>
          </w:rPrChange>
        </w:rPr>
        <w:t xml:space="preserve"> </w:t>
      </w:r>
      <w:r>
        <w:t>→ 2H</w:t>
      </w:r>
      <w:r>
        <w:rPr>
          <w:vertAlign w:val="subscript"/>
        </w:rPr>
        <w:t>2</w:t>
      </w:r>
      <w:r>
        <w:t xml:space="preserve"> + 2(Fe</w:t>
      </w:r>
      <w:r>
        <w:rPr>
          <w:vertAlign w:val="superscript"/>
        </w:rPr>
        <w:t>3+</w:t>
      </w:r>
      <w:r>
        <w:rPr>
          <w:vertAlign w:val="subscript"/>
        </w:rPr>
        <w:t>M</w:t>
      </w:r>
      <w:r>
        <w:t>)</w:t>
      </w:r>
      <w:del w:id="3002" w:author="Elizabeth F" w:date="2017-11-02T20:03:00Z">
        <w:r>
          <w:delText>’</w:delText>
        </w:r>
      </w:del>
      <w:ins w:id="3003" w:author="Elizabeth F" w:date="2017-11-02T20:03:00Z">
        <w:r>
          <w:rPr>
            <w:vertAlign w:val="superscript"/>
          </w:rPr>
          <w:t>*</w:t>
        </w:r>
      </w:ins>
      <w:r>
        <w:t xml:space="preserve"> + (</w:t>
      </w:r>
      <w:proofErr w:type="spellStart"/>
      <w:r>
        <w:t>Ti</w:t>
      </w:r>
      <w:r>
        <w:rPr>
          <w:vertAlign w:val="subscript"/>
        </w:rPr>
        <w:t>M</w:t>
      </w:r>
      <w:proofErr w:type="spellEnd"/>
      <w:r>
        <w:rPr>
          <w:vertAlign w:val="subscript"/>
        </w:rPr>
        <w:t xml:space="preserve"> </w:t>
      </w:r>
      <w:r>
        <w:t>)</w:t>
      </w:r>
      <w:del w:id="3004" w:author="Elizabeth F" w:date="2017-11-02T20:03:00Z">
        <w:r>
          <w:delText>’’</w:delText>
        </w:r>
      </w:del>
      <w:ins w:id="3005" w:author="Elizabeth F" w:date="2017-11-02T20:03:00Z">
        <w:r>
          <w:rPr>
            <w:vertAlign w:val="superscript"/>
          </w:rPr>
          <w:t>**</w:t>
        </w:r>
      </w:ins>
      <w:r>
        <w:t xml:space="preserve"> + (V</w:t>
      </w:r>
      <w:r>
        <w:rPr>
          <w:vertAlign w:val="subscript"/>
        </w:rPr>
        <w:t>T</w:t>
      </w:r>
      <w:r>
        <w:t>)</w:t>
      </w:r>
      <w:del w:id="3006" w:author="Elizabeth F" w:date="2017-11-02T20:03:00Z">
        <w:r>
          <w:rPr>
            <w:vertAlign w:val="superscript"/>
          </w:rPr>
          <w:delText>****</w:delText>
        </w:r>
      </w:del>
      <w:ins w:id="3007" w:author="Elizabeth F" w:date="2017-11-02T20:03:00Z">
        <w:r>
          <w:rPr>
            <w:vertAlign w:val="superscript"/>
          </w:rPr>
          <w:t>’’’’</w:t>
        </w:r>
      </w:ins>
      <w:del w:id="3008" w:author="Elizabeth F" w:date="2017-11-02T20:03:00Z">
        <w:r>
          <w:rPr>
            <w:vertAlign w:val="superscript"/>
          </w:rPr>
          <w:delText>.</w:delText>
        </w:r>
      </w:del>
      <w:ins w:id="3009" w:author="Elizabeth F" w:date="2017-11-02T20:09:00Z">
        <w:r>
          <w:t>.</w:t>
        </w:r>
      </w:ins>
      <w:ins w:id="3010" w:author="Elizabeth F" w:date="2017-11-02T20:03:00Z">
        <w:r>
          <w:rPr>
            <w:vertAlign w:val="superscript"/>
          </w:rPr>
          <w:tab/>
        </w:r>
        <w:r>
          <w:rPr>
            <w:vertAlign w:val="superscript"/>
          </w:rPr>
          <w:tab/>
        </w:r>
      </w:ins>
      <w:del w:id="3011" w:author="Elizabeth F" w:date="2017-11-02T20:09:00Z">
        <w:r>
          <w:rPr>
            <w:vertAlign w:val="superscript"/>
          </w:rPr>
          <w:delText xml:space="preserve"> </w:delText>
        </w:r>
      </w:del>
    </w:p>
    <w:p w14:paraId="785B28C1" w14:textId="77777777" w:rsidR="00401795" w:rsidRDefault="00401795"/>
    <w:p w14:paraId="5C376B53" w14:textId="77777777" w:rsidR="00401795" w:rsidRDefault="008A2967">
      <w:pPr>
        <w:ind w:firstLine="0"/>
      </w:pPr>
      <w:r>
        <w:t xml:space="preserve">In contrast, the profiles for the high-wavenumber [Si] peak that was initially present in our sample (Figure 2A) did not change significantly during the initial stages of either hydration or dehydration, </w:t>
      </w:r>
      <w:del w:id="3012" w:author="Elizabeth F" w:date="2017-11-02T20:04:00Z">
        <w:r>
          <w:delText xml:space="preserve">perhaps because PP would require the </w:delText>
        </w:r>
        <w:commentRangeStart w:id="3013"/>
        <w:r>
          <w:delText>oxidation of four irons</w:delText>
        </w:r>
        <w:commentRangeEnd w:id="3013"/>
        <w:r>
          <w:commentReference w:id="3013"/>
        </w:r>
        <w:r>
          <w:delText>, rather than only 2:</w:delText>
        </w:r>
      </w:del>
    </w:p>
    <w:p w14:paraId="551D28B1" w14:textId="77777777" w:rsidR="00401795" w:rsidRDefault="00401795"/>
    <w:p w14:paraId="5AAEEA76" w14:textId="77777777" w:rsidR="00401795" w:rsidRDefault="008A2967">
      <w:pPr>
        <w:ind w:firstLine="0"/>
      </w:pPr>
      <w:del w:id="3014" w:author="Elizabeth F" w:date="2017-11-02T20:04:00Z">
        <w:r>
          <w:delText>4Fe</w:delText>
        </w:r>
        <w:r>
          <w:rPr>
            <w:vertAlign w:val="superscript"/>
          </w:rPr>
          <w:delText>2+</w:delText>
        </w:r>
        <w:r>
          <w:rPr>
            <w:vertAlign w:val="subscript"/>
          </w:rPr>
          <w:delText>M</w:delText>
        </w:r>
        <w:r>
          <w:delText xml:space="preserve"> + (4H</w:delText>
        </w:r>
        <w:r>
          <w:rPr>
            <w:vertAlign w:val="superscript"/>
          </w:rPr>
          <w:delText>+</w:delText>
        </w:r>
        <w:r>
          <w:rPr>
            <w:vertAlign w:val="subscript"/>
          </w:rPr>
          <w:delText>T</w:delText>
        </w:r>
        <w:r>
          <w:delText>)</w:delText>
        </w:r>
        <w:r>
          <w:rPr>
            <w:vertAlign w:val="superscript"/>
          </w:rPr>
          <w:delText>x</w:delText>
        </w:r>
        <w:r>
          <w:rPr>
            <w:vertAlign w:val="subscript"/>
          </w:rPr>
          <w:delText xml:space="preserve"> </w:delText>
        </w:r>
        <w:r>
          <w:delText>→ 2H</w:delText>
        </w:r>
        <w:r>
          <w:rPr>
            <w:vertAlign w:val="subscript"/>
          </w:rPr>
          <w:delText>2</w:delText>
        </w:r>
        <w:r>
          <w:delText xml:space="preserve"> + 4(Fe</w:delText>
        </w:r>
        <w:r>
          <w:rPr>
            <w:vertAlign w:val="superscript"/>
          </w:rPr>
          <w:delText>3+</w:delText>
        </w:r>
        <w:r>
          <w:rPr>
            <w:vertAlign w:val="subscript"/>
          </w:rPr>
          <w:delText>M</w:delText>
        </w:r>
        <w:r>
          <w:delText>)</w:delText>
        </w:r>
        <w:r>
          <w:rPr>
            <w:vertAlign w:val="superscript"/>
          </w:rPr>
          <w:delText>*</w:delText>
        </w:r>
        <w:r>
          <w:delText xml:space="preserve"> + (V</w:delText>
        </w:r>
        <w:r>
          <w:rPr>
            <w:vertAlign w:val="subscript"/>
          </w:rPr>
          <w:delText>T</w:delText>
        </w:r>
        <w:r>
          <w:delText>)’’’’</w:delText>
        </w:r>
      </w:del>
      <w:proofErr w:type="gramStart"/>
      <w:ins w:id="3015" w:author="Elizabeth F" w:date="2017-11-02T20:04:00Z">
        <w:r>
          <w:t>suggesting</w:t>
        </w:r>
        <w:proofErr w:type="gramEnd"/>
        <w:r>
          <w:t xml:space="preserve"> that H</w:t>
        </w:r>
        <w:r>
          <w:rPr>
            <w:vertAlign w:val="superscript"/>
          </w:rPr>
          <w:t>+</w:t>
        </w:r>
        <w:r>
          <w:t xml:space="preserve"> loss by PP from this site wa</w:t>
        </w:r>
      </w:ins>
      <w:ins w:id="3016" w:author="Elizabeth F" w:date="2017-11-02T20:05:00Z">
        <w:r>
          <w:t>s impeded for reasons that are unclear</w:t>
        </w:r>
      </w:ins>
      <w:r>
        <w:t>.</w:t>
      </w:r>
    </w:p>
    <w:p w14:paraId="03659ABF" w14:textId="77777777" w:rsidR="00401795" w:rsidRDefault="008A2967">
      <w:pPr>
        <w:ind w:firstLine="0"/>
      </w:pPr>
      <w:r>
        <w:t xml:space="preserve"> </w:t>
      </w:r>
    </w:p>
    <w:p w14:paraId="6BEE37BF" w14:textId="77777777" w:rsidR="00401795" w:rsidRDefault="008A2967">
      <w:r>
        <w:t>The [Ti] mechanism</w:t>
      </w:r>
      <w:del w:id="3017" w:author="Elizabeth F" w:date="2017-11-02T20:05:00Z">
        <w:r>
          <w:delText>, in addition to being strongly associated with PP,</w:delText>
        </w:r>
      </w:del>
      <w:r>
        <w:t xml:space="preserve"> is known from incorporation studies as a particularly favorable position for H</w:t>
      </w:r>
      <w:r>
        <w:rPr>
          <w:vertAlign w:val="superscript"/>
        </w:rPr>
        <w:t>+</w:t>
      </w:r>
      <w:r>
        <w:t xml:space="preserve"> (e.g., Berry et al. 2005). Because of the relative stability of [Ti], any H</w:t>
      </w:r>
      <w:commentRangeStart w:id="3018"/>
      <w:r>
        <w:rPr>
          <w:vertAlign w:val="superscript"/>
        </w:rPr>
        <w:t>+</w:t>
      </w:r>
      <w:r>
        <w:t xml:space="preserve"> that are unable to leave readily by PP from [Si] may prefer to move into recently-vacated Si vacancies that bring them closer to the octahedral Ti</w:t>
      </w:r>
      <w:del w:id="3019" w:author="Elizabeth F" w:date="2017-11-02T20:09:00Z">
        <w:r>
          <w:commentReference w:id="3020"/>
        </w:r>
      </w:del>
      <w:del w:id="3021" w:author="Elizabeth F" w:date="2017-11-02T20:06:00Z">
        <w:r>
          <w:delText>.</w:delText>
        </w:r>
      </w:del>
      <w:commentRangeEnd w:id="3018"/>
      <w:ins w:id="3022" w:author="Elizabeth F" w:date="2017-11-02T20:06:00Z">
        <w:r>
          <w:commentReference w:id="3018"/>
        </w:r>
        <w:r>
          <w:t>:</w:t>
        </w:r>
      </w:ins>
    </w:p>
    <w:p w14:paraId="2CDD9A97" w14:textId="77777777" w:rsidR="00401795" w:rsidRDefault="00401795"/>
    <w:p w14:paraId="4C80649A" w14:textId="77777777" w:rsidR="00401795" w:rsidRDefault="008A2967">
      <w:ins w:id="3023" w:author="Elizabeth F" w:date="2017-11-02T20:06:00Z">
        <w:r>
          <w:t xml:space="preserve"> 2(Fe</w:t>
        </w:r>
        <w:r>
          <w:rPr>
            <w:vertAlign w:val="superscript"/>
          </w:rPr>
          <w:t>3+</w:t>
        </w:r>
        <w:r>
          <w:rPr>
            <w:vertAlign w:val="subscript"/>
          </w:rPr>
          <w:t>M</w:t>
        </w:r>
        <w:r>
          <w:t>)</w:t>
        </w:r>
        <w:r>
          <w:rPr>
            <w:vertAlign w:val="superscript"/>
          </w:rPr>
          <w:t>*</w:t>
        </w:r>
        <w:r>
          <w:t xml:space="preserve"> + (</w:t>
        </w:r>
        <w:proofErr w:type="spellStart"/>
        <w:proofErr w:type="gramStart"/>
        <w:r>
          <w:t>Ti</w:t>
        </w:r>
        <w:r>
          <w:rPr>
            <w:vertAlign w:val="subscript"/>
          </w:rPr>
          <w:t>M</w:t>
        </w:r>
        <w:proofErr w:type="spellEnd"/>
        <w:r>
          <w:rPr>
            <w:vertAlign w:val="subscript"/>
          </w:rPr>
          <w:t xml:space="preserve"> </w:t>
        </w:r>
        <w:r>
          <w:t>)</w:t>
        </w:r>
        <w:proofErr w:type="gramEnd"/>
        <w:r>
          <w:rPr>
            <w:vertAlign w:val="superscript"/>
          </w:rPr>
          <w:t>**</w:t>
        </w:r>
        <w:r>
          <w:t xml:space="preserve"> + (V</w:t>
        </w:r>
        <w:r>
          <w:rPr>
            <w:vertAlign w:val="subscript"/>
          </w:rPr>
          <w:t>T</w:t>
        </w:r>
        <w:r>
          <w:t>)</w:t>
        </w:r>
        <w:r>
          <w:rPr>
            <w:vertAlign w:val="superscript"/>
          </w:rPr>
          <w:t>’’’’</w:t>
        </w:r>
        <w:r>
          <w:t xml:space="preserve"> + (4H</w:t>
        </w:r>
        <w:r>
          <w:rPr>
            <w:vertAlign w:val="superscript"/>
          </w:rPr>
          <w:t>+</w:t>
        </w:r>
        <w:r>
          <w:t>)</w:t>
        </w:r>
        <w:r>
          <w:rPr>
            <w:vertAlign w:val="subscript"/>
          </w:rPr>
          <w:t>Si</w:t>
        </w:r>
        <w:r>
          <w:rPr>
            <w:vertAlign w:val="superscript"/>
          </w:rPr>
          <w:t>x</w:t>
        </w:r>
        <w:r>
          <w:t xml:space="preserve"> → 2(Fe</w:t>
        </w:r>
        <w:r>
          <w:rPr>
            <w:vertAlign w:val="superscript"/>
          </w:rPr>
          <w:t>3+</w:t>
        </w:r>
        <w:r>
          <w:rPr>
            <w:vertAlign w:val="subscript"/>
          </w:rPr>
          <w:t>M</w:t>
        </w:r>
        <w:r>
          <w:t>)</w:t>
        </w:r>
        <w:r>
          <w:rPr>
            <w:vertAlign w:val="superscript"/>
          </w:rPr>
          <w:t>*</w:t>
        </w:r>
        <w:r>
          <w:t xml:space="preserve"> + (</w:t>
        </w:r>
        <w:proofErr w:type="spellStart"/>
        <w:r>
          <w:t>Ti</w:t>
        </w:r>
        <w:r>
          <w:rPr>
            <w:vertAlign w:val="subscript"/>
          </w:rPr>
          <w:t>M</w:t>
        </w:r>
        <w:proofErr w:type="spellEnd"/>
        <w:r>
          <w:rPr>
            <w:vertAlign w:val="subscript"/>
          </w:rPr>
          <w:t xml:space="preserve"> </w:t>
        </w:r>
        <w:r>
          <w:t>)</w:t>
        </w:r>
        <w:r>
          <w:rPr>
            <w:vertAlign w:val="superscript"/>
          </w:rPr>
          <w:t>**</w:t>
        </w:r>
        <w:r>
          <w:t xml:space="preserve"> + 2(2H</w:t>
        </w:r>
        <w:r>
          <w:rPr>
            <w:vertAlign w:val="superscript"/>
          </w:rPr>
          <w:t>+</w:t>
        </w:r>
        <w:r>
          <w:t>)</w:t>
        </w:r>
        <w:r>
          <w:rPr>
            <w:vertAlign w:val="superscript"/>
          </w:rPr>
          <w:t>’’</w:t>
        </w:r>
        <w:r>
          <w:t>.</w:t>
        </w:r>
      </w:ins>
    </w:p>
    <w:p w14:paraId="74A0484D" w14:textId="77777777" w:rsidR="00401795" w:rsidRDefault="00401795"/>
    <w:p w14:paraId="4402A271" w14:textId="77777777" w:rsidR="00401795" w:rsidRDefault="008A2967">
      <w:pPr>
        <w:ind w:firstLine="0"/>
      </w:pPr>
      <w:del w:id="3024" w:author="Elizabeth F" w:date="2017-11-02T20:09:00Z">
        <w:r>
          <w:delText xml:space="preserve"> </w:delText>
        </w:r>
      </w:del>
      <w:proofErr w:type="gramStart"/>
      <w:r>
        <w:t>As H loss proceeds by PP from [Ti], the number of Si vacancies near octahedral Ti increases, and so the redistribution of H</w:t>
      </w:r>
      <w:r>
        <w:rPr>
          <w:vertAlign w:val="superscript"/>
        </w:rPr>
        <w:t>+</w:t>
      </w:r>
      <w:r>
        <w:t xml:space="preserve"> from [Si] to [Ti] becomes easier and thus faster.</w:t>
      </w:r>
      <w:proofErr w:type="gramEnd"/>
      <w:r>
        <w:t xml:space="preserve"> This increase in Si vacancies is also likely to increase the rate of vacancy-facilitated diffusion of the H</w:t>
      </w:r>
      <w:ins w:id="3025" w:author="Elizabeth F" w:date="2017-11-02T20:09:00Z">
        <w:r>
          <w:rPr>
            <w:vertAlign w:val="superscript"/>
          </w:rPr>
          <w:t>+</w:t>
        </w:r>
      </w:ins>
      <w:r>
        <w:t xml:space="preserve"> in this [Si] peak out of the crystal.</w:t>
      </w:r>
    </w:p>
    <w:p w14:paraId="341E9541" w14:textId="77777777" w:rsidR="00401795" w:rsidRDefault="008A2967">
      <w:r>
        <w:t xml:space="preserve">Such </w:t>
      </w:r>
      <w:proofErr w:type="gramStart"/>
      <w:r>
        <w:t>a redistribution</w:t>
      </w:r>
      <w:proofErr w:type="gramEnd"/>
      <w:r>
        <w:t xml:space="preserve"> would explain the relative changes in rates that we observe between [Ti] and [Si] in Figure 7. The H</w:t>
      </w:r>
      <w:ins w:id="3026" w:author="Elizabeth F" w:date="2017-11-02T20:09:00Z">
        <w:r>
          <w:rPr>
            <w:vertAlign w:val="superscript"/>
          </w:rPr>
          <w:t>+</w:t>
        </w:r>
      </w:ins>
      <w:r>
        <w:t xml:space="preserve"> leaves quickly from [Ti] by PP throughout the duration of the experiment, but the peak appears to slow down as more and more H</w:t>
      </w:r>
      <w:r>
        <w:rPr>
          <w:vertAlign w:val="superscript"/>
        </w:rPr>
        <w:t>+</w:t>
      </w:r>
      <w:r>
        <w:t xml:space="preserve"> moves into [Ti] from [Si]. Thus, the observed loss of the [Si] peak may not represent H</w:t>
      </w:r>
      <w:r>
        <w:rPr>
          <w:vertAlign w:val="superscript"/>
        </w:rPr>
        <w:t>+</w:t>
      </w:r>
      <w:r>
        <w:t xml:space="preserve"> moving out of the sample at all, but rather may indicate rate at which the H</w:t>
      </w:r>
      <w:r>
        <w:rPr>
          <w:vertAlign w:val="superscript"/>
        </w:rPr>
        <w:t>+</w:t>
      </w:r>
      <w:r>
        <w:t xml:space="preserve"> is redistributing between sites. This redistribution is slow enough to </w:t>
      </w:r>
      <w:commentRangeStart w:id="3027"/>
      <w:r>
        <w:t>observe over a period of days because this experiment was conducted at the relatively low temperature of 800°C</w:t>
      </w:r>
      <w:del w:id="3028" w:author="Elizabeth F" w:date="2017-11-02T20:10:00Z">
        <w:r>
          <w:commentReference w:id="3029"/>
        </w:r>
      </w:del>
      <w:commentRangeEnd w:id="3027"/>
      <w:r>
        <w:commentReference w:id="3027"/>
      </w:r>
      <w:r>
        <w:t>, but at magmatic temperatures and/or in samples with higher concentrations of H</w:t>
      </w:r>
      <w:r>
        <w:rPr>
          <w:vertAlign w:val="superscript"/>
        </w:rPr>
        <w:t>+</w:t>
      </w:r>
      <w:r>
        <w:t xml:space="preserve"> in relatively unstable </w:t>
      </w:r>
      <w:del w:id="3030" w:author="Elizabeth F" w:date="2017-11-02T20:10:00Z">
        <w:r>
          <w:delText>incorporation mechanism</w:delText>
        </w:r>
      </w:del>
      <w:ins w:id="3031" w:author="Elizabeth F" w:date="2017-11-02T20:10:00Z">
        <w:r>
          <w:t>defect</w:t>
        </w:r>
      </w:ins>
      <w:r>
        <w:t>s, the redistribution rates are likely to be higher.</w:t>
      </w:r>
    </w:p>
    <w:p w14:paraId="1450AE0A" w14:textId="77777777" w:rsidR="00401795" w:rsidRDefault="008A2967">
      <w:pPr>
        <w:pStyle w:val="Heading1"/>
      </w:pPr>
      <w:r>
        <w:t>Conclusions</w:t>
      </w:r>
    </w:p>
    <w:p w14:paraId="76317DC9" w14:textId="77777777" w:rsidR="00401795" w:rsidRDefault="008A2967">
      <w:ins w:id="3032" w:author="Elizabeth F" w:date="2017-11-02T10:15:00Z">
        <w:r>
          <w:t>We conducted a series of hydration and dehydration experiments to gain insight into the behavior of H</w:t>
        </w:r>
        <w:r>
          <w:rPr>
            <w:vertAlign w:val="superscript"/>
          </w:rPr>
          <w:t>+</w:t>
        </w:r>
        <w:r>
          <w:t xml:space="preserve"> in natural olivine. The results indicate a great deal of complexity, even for just the two </w:t>
        </w:r>
        <w:proofErr w:type="spellStart"/>
        <w:r>
          <w:t>olivines</w:t>
        </w:r>
        <w:proofErr w:type="spellEnd"/>
        <w:r>
          <w:t xml:space="preserve"> used in our study. H</w:t>
        </w:r>
        <w:r>
          <w:rPr>
            <w:vertAlign w:val="superscript"/>
          </w:rPr>
          <w:t>+</w:t>
        </w:r>
        <w:r>
          <w:t xml:space="preserve"> movement in other </w:t>
        </w:r>
        <w:proofErr w:type="spellStart"/>
        <w:r>
          <w:t>olivines</w:t>
        </w:r>
        <w:proofErr w:type="spellEnd"/>
        <w:r>
          <w:t xml:space="preserve"> may deviate considerably from our results given significantly different defect structures or under different pressure and temperature conditions, as was observed for instance in different in H</w:t>
        </w:r>
        <w:r>
          <w:rPr>
            <w:vertAlign w:val="superscript"/>
          </w:rPr>
          <w:t>+</w:t>
        </w:r>
        <w:r>
          <w:t xml:space="preserve"> behavior in the Kilauea </w:t>
        </w:r>
        <w:proofErr w:type="spellStart"/>
        <w:r>
          <w:t>Iki</w:t>
        </w:r>
        <w:proofErr w:type="spellEnd"/>
        <w:r>
          <w:t xml:space="preserve"> olivine at 800°C versus 1000°C. While there is still much that we do not understand, we can however draw three conclusions with some certainty.</w:t>
        </w:r>
      </w:ins>
    </w:p>
    <w:p w14:paraId="63B38526" w14:textId="77777777" w:rsidR="00401795" w:rsidRDefault="008A2967">
      <w:ins w:id="3033" w:author="Elizabeth F" w:date="2017-11-02T10:15:00Z">
        <w:r>
          <w:t>First, the [Ti] mechanism, which is associated with octahedral Ti, can and does move very fast, at or near proton-</w:t>
        </w:r>
        <w:proofErr w:type="spellStart"/>
        <w:r>
          <w:t>polaron</w:t>
        </w:r>
        <w:proofErr w:type="spellEnd"/>
        <w:r>
          <w:t xml:space="preserve"> rates, during hydration. H</w:t>
        </w:r>
        <w:r>
          <w:rPr>
            <w:vertAlign w:val="superscript"/>
          </w:rPr>
          <w:t>+</w:t>
        </w:r>
        <w:r>
          <w:t xml:space="preserve"> movement into this defect at these very fast rates requires that the Ti be present initially in an octahedral rather than tetrahedral site because the movement of H</w:t>
        </w:r>
        <w:r>
          <w:rPr>
            <w:vertAlign w:val="superscript"/>
          </w:rPr>
          <w:t>+</w:t>
        </w:r>
        <w:r>
          <w:t xml:space="preserve"> is too rapid to allow for a reaction to occur in which Ti, or any other large ion, can move between sites. Thus, rapid hydration of olivine depends at least partially on the initial concentration of octahedral Ti.</w:t>
        </w:r>
      </w:ins>
    </w:p>
    <w:p w14:paraId="7907E9D4" w14:textId="77777777" w:rsidR="00401795" w:rsidRDefault="008A2967">
      <w:ins w:id="3034" w:author="Elizabeth F" w:date="2017-11-02T10:29:00Z">
        <w:r>
          <w:t>Second</w:t>
        </w:r>
      </w:ins>
      <w:ins w:id="3035" w:author="Elizabeth F" w:date="2017-11-02T10:30:00Z">
        <w:r>
          <w:t>, the rates at which both bulk H</w:t>
        </w:r>
        <w:r>
          <w:rPr>
            <w:vertAlign w:val="superscript"/>
          </w:rPr>
          <w:t>+</w:t>
        </w:r>
        <w:r>
          <w:t xml:space="preserve"> and individual defects sites move can change over time and depending on the defect structure of the crystal. Thus, the use of constant peak-specific diffusivities measured in synthetic </w:t>
        </w:r>
        <w:proofErr w:type="spellStart"/>
        <w:r>
          <w:t>forsterite</w:t>
        </w:r>
        <w:proofErr w:type="spellEnd"/>
        <w:r>
          <w:t xml:space="preserve">, e.g., as measured by </w:t>
        </w:r>
        <w:proofErr w:type="spellStart"/>
        <w:r>
          <w:t>Padron-Navarta</w:t>
        </w:r>
        <w:proofErr w:type="spellEnd"/>
        <w:r>
          <w:t xml:space="preserve"> et al. 2014 and applied in </w:t>
        </w:r>
        <w:proofErr w:type="spellStart"/>
        <w:r>
          <w:t>Tollan</w:t>
        </w:r>
        <w:proofErr w:type="spellEnd"/>
        <w:r>
          <w:t xml:space="preserve"> </w:t>
        </w:r>
        <w:r>
          <w:lastRenderedPageBreak/>
          <w:t>et al. 2015, is inappropriate for natural, defect-rich samples. Further, the changes in bulk H</w:t>
        </w:r>
        <w:r>
          <w:rPr>
            <w:vertAlign w:val="superscript"/>
          </w:rPr>
          <w:t>+</w:t>
        </w:r>
        <w:r>
          <w:t xml:space="preserve"> diffusivities observed here for dehydration are different from the binary change of rates from proton-</w:t>
        </w:r>
        <w:proofErr w:type="spellStart"/>
        <w:r>
          <w:t>polaron</w:t>
        </w:r>
        <w:proofErr w:type="spellEnd"/>
        <w:r>
          <w:t xml:space="preserve"> to proton-vacancy suggested by </w:t>
        </w:r>
        <w:proofErr w:type="spellStart"/>
        <w:r>
          <w:t>Thoraval</w:t>
        </w:r>
        <w:proofErr w:type="spellEnd"/>
        <w:r>
          <w:t xml:space="preserve"> &amp; </w:t>
        </w:r>
        <w:proofErr w:type="spellStart"/>
        <w:r>
          <w:t>Demouchy</w:t>
        </w:r>
        <w:proofErr w:type="spellEnd"/>
        <w:r>
          <w:t xml:space="preserve"> 2014 based on observations of hydration. Instead, the buildup of Fe</w:t>
        </w:r>
        <w:r>
          <w:rPr>
            <w:vertAlign w:val="superscript"/>
          </w:rPr>
          <w:t>3+</w:t>
        </w:r>
        <w:r>
          <w:t xml:space="preserve"> and redistribution of H</w:t>
        </w:r>
        <w:r>
          <w:rPr>
            <w:vertAlign w:val="superscript"/>
          </w:rPr>
          <w:t>+</w:t>
        </w:r>
        <w:r>
          <w:t xml:space="preserve"> defects effectively slow down dehydration from proton-</w:t>
        </w:r>
        <w:proofErr w:type="spellStart"/>
        <w:r>
          <w:t>polaron</w:t>
        </w:r>
        <w:proofErr w:type="spellEnd"/>
        <w:r>
          <w:t xml:space="preserve"> rates.</w:t>
        </w:r>
      </w:ins>
    </w:p>
    <w:p w14:paraId="3FA260DA" w14:textId="77777777" w:rsidR="00401795" w:rsidRDefault="008A2967">
      <w:ins w:id="3036" w:author="Elizabeth F" w:date="2017-11-02T11:35:00Z">
        <w:r>
          <w:t>Third, there appears to be a common set of Arrhenius laws that can be used to explain most experimental and natural data</w:t>
        </w:r>
      </w:ins>
    </w:p>
    <w:p w14:paraId="536A6855" w14:textId="77777777" w:rsidR="00401795" w:rsidRDefault="00401795"/>
    <w:p w14:paraId="34315641" w14:textId="77777777" w:rsidR="00401795" w:rsidRDefault="008A2967">
      <w:del w:id="3037" w:author="Elizabeth F" w:date="2017-11-02T11:36:00Z">
        <w:r>
          <w:delText>A combination of experiments and observations of H zonation in both xenocrysts and phenocryts show that during dehydration, bulk H diffusion in natural, Fe-bearing olivine typically proceeds at or near the following Arrhenius laws</w:delText>
        </w:r>
      </w:del>
      <w:r>
        <w:t xml:space="preserve">: </w:t>
      </w:r>
      <w:proofErr w:type="gramStart"/>
      <w:r>
        <w:t>D</w:t>
      </w:r>
      <w:r>
        <w:rPr>
          <w:vertAlign w:val="subscript"/>
        </w:rPr>
        <w:t>[</w:t>
      </w:r>
      <w:proofErr w:type="gramEnd"/>
      <w:r>
        <w:rPr>
          <w:vertAlign w:val="subscript"/>
        </w:rPr>
        <w:t>100]</w:t>
      </w:r>
      <w:r>
        <w:t xml:space="preserve"> = 10</w:t>
      </w:r>
      <w:r>
        <w:rPr>
          <w:vertAlign w:val="superscript"/>
        </w:rPr>
        <w:t>-5.4</w:t>
      </w:r>
      <w:r>
        <w:t>*</w:t>
      </w:r>
      <w:proofErr w:type="spellStart"/>
      <w:r>
        <w:t>exp</w:t>
      </w:r>
      <w:proofErr w:type="spellEnd"/>
      <w:r>
        <w:t>(130/ RT); D</w:t>
      </w:r>
      <w:r>
        <w:rPr>
          <w:vertAlign w:val="subscript"/>
        </w:rPr>
        <w:t>[010]</w:t>
      </w:r>
      <w:r>
        <w:t xml:space="preserve"> = 10</w:t>
      </w:r>
      <w:r>
        <w:rPr>
          <w:vertAlign w:val="superscript"/>
        </w:rPr>
        <w:t>-6.9</w:t>
      </w:r>
      <w:r>
        <w:t>exp(130/RT); and D[001] = 10</w:t>
      </w:r>
      <w:r>
        <w:rPr>
          <w:vertAlign w:val="superscript"/>
        </w:rPr>
        <w:t>-6.6</w:t>
      </w:r>
      <w:r>
        <w:t>exp(130/RT), where the units of the diffusivities are in m</w:t>
      </w:r>
      <w:r>
        <w:rPr>
          <w:vertAlign w:val="superscript"/>
        </w:rPr>
        <w:t>2</w:t>
      </w:r>
      <w:r>
        <w:t xml:space="preserve">/s, and the activation energy, 130, is in kJ/mol. These Arrhenius laws are intermediate between the classic PP and PV models of diffusivity observed during hydration and are in good agreement with many observations of a fast direction || </w:t>
      </w:r>
      <w:del w:id="3038" w:author="Elizabeth F" w:date="2017-11-02T20:13:00Z">
        <w:r>
          <w:delText>[100]</w:delText>
        </w:r>
      </w:del>
      <w:ins w:id="3039" w:author="Elizabeth F" w:date="2017-11-02T20:13:00Z">
        <w:r>
          <w:rPr>
            <w:i/>
            <w:iCs/>
          </w:rPr>
          <w:t>a</w:t>
        </w:r>
      </w:ins>
      <w:r>
        <w:t xml:space="preserve"> in natural olivine. While variations in different H</w:t>
      </w:r>
      <w:ins w:id="3040" w:author="Elizabeth F" w:date="2017-11-02T20:13:00Z">
        <w:r>
          <w:rPr>
            <w:vertAlign w:val="superscript"/>
          </w:rPr>
          <w:t>+</w:t>
        </w:r>
      </w:ins>
      <w:r>
        <w:t xml:space="preserve"> incorporation mechanisms and other defects may produce potentially large variations in the bulk H</w:t>
      </w:r>
      <w:ins w:id="3041" w:author="Elizabeth F" w:date="2017-11-02T20:13:00Z">
        <w:r>
          <w:rPr>
            <w:vertAlign w:val="superscript"/>
          </w:rPr>
          <w:t>+</w:t>
        </w:r>
      </w:ins>
      <w:r>
        <w:t xml:space="preserve"> diffusivities for different </w:t>
      </w:r>
      <w:proofErr w:type="spellStart"/>
      <w:r>
        <w:t>olivines</w:t>
      </w:r>
      <w:proofErr w:type="spellEnd"/>
      <w:r>
        <w:t>, the generic bulk H</w:t>
      </w:r>
      <w:ins w:id="3042" w:author="Elizabeth F" w:date="2017-11-02T20:13:00Z">
        <w:r>
          <w:rPr>
            <w:vertAlign w:val="superscript"/>
          </w:rPr>
          <w:t>+</w:t>
        </w:r>
      </w:ins>
      <w:r>
        <w:t xml:space="preserve"> Arrhenius laws determined here are expected to apply to most natural </w:t>
      </w:r>
      <w:proofErr w:type="spellStart"/>
      <w:r>
        <w:t>olivines</w:t>
      </w:r>
      <w:proofErr w:type="spellEnd"/>
      <w:r>
        <w:t xml:space="preserve"> and therefore should provide reasonable starting estimates for applications such as the determination of decompression rates from H</w:t>
      </w:r>
      <w:ins w:id="3043" w:author="Elizabeth F" w:date="2017-11-02T20:13:00Z">
        <w:r>
          <w:rPr>
            <w:vertAlign w:val="superscript"/>
          </w:rPr>
          <w:t>+</w:t>
        </w:r>
      </w:ins>
      <w:r>
        <w:t xml:space="preserve"> zonation profiles.</w:t>
      </w:r>
    </w:p>
    <w:p w14:paraId="63C6B921" w14:textId="77777777" w:rsidR="00401795" w:rsidRDefault="00401795"/>
    <w:p w14:paraId="59B905B2" w14:textId="77777777" w:rsidR="00401795" w:rsidRDefault="008A2967">
      <w:pPr>
        <w:pStyle w:val="Heading1"/>
      </w:pPr>
      <w:del w:id="3044" w:author="Elizabeth F" w:date="2017-11-02T20:13:00Z">
        <w:r>
          <w:delText>Acknowledgements</w:delText>
        </w:r>
      </w:del>
      <w:ins w:id="3045" w:author="Elizabeth F" w:date="2017-11-02T20:13:00Z">
        <w:r>
          <w:t>Acknowledgments</w:t>
        </w:r>
      </w:ins>
    </w:p>
    <w:p w14:paraId="2A1C6E48" w14:textId="77777777" w:rsidR="00401795" w:rsidRDefault="008A2967">
      <w:ins w:id="3046" w:author="Unknown Author" w:date="2017-11-01T16:08:00Z">
        <w:r>
          <w:t>This work was supported by National Science Foundation grant #</w:t>
        </w:r>
      </w:ins>
      <w:ins w:id="3047" w:author="Elizabeth F" w:date="2017-11-02T20:18:00Z">
        <w:r>
          <w:t>1449699</w:t>
        </w:r>
      </w:ins>
      <w:ins w:id="3048" w:author="Unknown Author" w:date="2017-11-01T16:08:00Z">
        <w:r>
          <w:t>. Daniel Rasmu</w:t>
        </w:r>
      </w:ins>
      <w:ins w:id="3049" w:author="Unknown Author" w:date="2017-11-01T16:09:00Z">
        <w:r>
          <w:t>ssen performed the electron microprobe analyses.</w:t>
        </w:r>
      </w:ins>
    </w:p>
    <w:p w14:paraId="1FBF9A39" w14:textId="77777777" w:rsidR="00401795" w:rsidRDefault="00401795"/>
    <w:p w14:paraId="148C3CEC" w14:textId="77777777" w:rsidR="00401795" w:rsidRDefault="00401795"/>
    <w:p w14:paraId="6309F6C2" w14:textId="77777777" w:rsidR="00401795" w:rsidRDefault="008A2967">
      <w:pPr>
        <w:pStyle w:val="Heading1"/>
      </w:pPr>
      <w:del w:id="3050" w:author="Elizabeth F" w:date="2017-11-02T20:14:00Z">
        <w:r>
          <w:delText>Figures</w:delText>
        </w:r>
      </w:del>
      <w:ins w:id="3051" w:author="Elizabeth F" w:date="2017-11-02T20:14:00Z">
        <w:r>
          <w:t>Figures</w:t>
        </w:r>
      </w:ins>
    </w:p>
    <w:p w14:paraId="104C6631" w14:textId="77777777" w:rsidR="00401795" w:rsidRDefault="00401795">
      <w:pPr>
        <w:ind w:firstLine="0"/>
      </w:pPr>
    </w:p>
    <w:p w14:paraId="5DF926FD" w14:textId="77777777" w:rsidR="00401795" w:rsidRDefault="008A2967">
      <w:pPr>
        <w:ind w:firstLine="0"/>
      </w:pPr>
      <w:bookmarkStart w:id="3052" w:name="_Ref477285918"/>
      <w:r>
        <w:rPr>
          <w:noProof/>
        </w:rPr>
        <w:drawing>
          <wp:anchor distT="0" distB="0" distL="0" distR="0" simplePos="0" relativeHeight="2" behindDoc="0" locked="0" layoutInCell="1" allowOverlap="1" wp14:anchorId="50D68913" wp14:editId="51557FAF">
            <wp:simplePos x="0" y="0"/>
            <wp:positionH relativeFrom="column">
              <wp:align>left</wp:align>
            </wp:positionH>
            <wp:positionV relativeFrom="paragraph">
              <wp:posOffset>635</wp:posOffset>
            </wp:positionV>
            <wp:extent cx="3368675" cy="24034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3368675" cy="2403475"/>
                    </a:xfrm>
                    <a:prstGeom prst="rect">
                      <a:avLst/>
                    </a:prstGeom>
                  </pic:spPr>
                </pic:pic>
              </a:graphicData>
            </a:graphic>
          </wp:anchor>
        </w:drawing>
      </w:r>
      <w:proofErr w:type="gramStart"/>
      <w:r>
        <w:t>Figure</w:t>
      </w:r>
      <w:bookmarkEnd w:id="3052"/>
      <w:r>
        <w:t xml:space="preserve"> </w:t>
      </w:r>
      <w:r>
        <w:fldChar w:fldCharType="begin"/>
      </w:r>
      <w:r>
        <w:instrText>SEQ Figure \* ARABIC</w:instrText>
      </w:r>
      <w:r>
        <w:fldChar w:fldCharType="separate"/>
      </w:r>
      <w:r>
        <w:t>1</w:t>
      </w:r>
      <w:r>
        <w:fldChar w:fldCharType="end"/>
      </w:r>
      <w:bookmarkStart w:id="3053" w:name="_Ref477259778"/>
      <w:bookmarkEnd w:id="3053"/>
      <w:r>
        <w:t>.</w:t>
      </w:r>
      <w:proofErr w:type="gramEnd"/>
      <w:r>
        <w:t xml:space="preserve"> Schematic cross-sections illustrating the experimental design for hydrating San Carlos olivine samples SC1-2 and SC1-7 in a piston cylinder apparatus showing the BaCO</w:t>
      </w:r>
      <w:r>
        <w:rPr>
          <w:vertAlign w:val="subscript"/>
        </w:rPr>
        <w:t>3</w:t>
      </w:r>
      <w:r>
        <w:t xml:space="preserve"> pressure medium, graphite furnace and </w:t>
      </w:r>
      <w:proofErr w:type="spellStart"/>
      <w:r>
        <w:t>pyrophyllite</w:t>
      </w:r>
      <w:proofErr w:type="spellEnd"/>
      <w:r>
        <w:t xml:space="preserve"> sleeve surrounding an </w:t>
      </w:r>
      <w:proofErr w:type="spellStart"/>
      <w:r>
        <w:t>unwelded</w:t>
      </w:r>
      <w:proofErr w:type="spellEnd"/>
      <w:r>
        <w:t xml:space="preserve"> copper capsule containing the sample, liquid water, and a powdered mixture of nickel, nickel oxide, San Carlos olivine, and San Carlos </w:t>
      </w:r>
      <w:proofErr w:type="spellStart"/>
      <w:r>
        <w:t>enstatite</w:t>
      </w:r>
      <w:proofErr w:type="spellEnd"/>
      <w:r>
        <w:t xml:space="preserve">. </w:t>
      </w:r>
      <w:proofErr w:type="gramStart"/>
      <w:r>
        <w:t xml:space="preserve">The sleeve and capsule are supported by </w:t>
      </w:r>
      <w:proofErr w:type="spellStart"/>
      <w:r>
        <w:t>MgO</w:t>
      </w:r>
      <w:proofErr w:type="spellEnd"/>
      <w:proofErr w:type="gramEnd"/>
      <w:r>
        <w:t xml:space="preserve">, and D-type W-Re thermocouples (colored lines) extend through cylindrical holes in the </w:t>
      </w:r>
      <w:proofErr w:type="spellStart"/>
      <w:r>
        <w:t>MgO</w:t>
      </w:r>
      <w:proofErr w:type="spellEnd"/>
      <w:r>
        <w:t>.</w:t>
      </w:r>
      <w:ins w:id="3054" w:author="Elizabeth F" w:date="2017-11-02T20:19:00Z">
        <w:r>
          <w:t xml:space="preserve"> Minor differences in </w:t>
        </w:r>
        <w:r>
          <w:rPr>
            <w:bCs/>
            <w:szCs w:val="18"/>
          </w:rPr>
          <w:t>t</w:t>
        </w:r>
      </w:ins>
      <w:ins w:id="3055" w:author="Elizabeth F" w:date="2017-11-02T20:20:00Z">
        <w:r>
          <w:rPr>
            <w:bCs/>
            <w:szCs w:val="18"/>
          </w:rPr>
          <w:t xml:space="preserve">he </w:t>
        </w:r>
        <w:r>
          <w:t>capsule shapes are a result of differences in Cu machining techniques.</w:t>
        </w:r>
      </w:ins>
    </w:p>
    <w:p w14:paraId="3A5992CD" w14:textId="77777777" w:rsidR="00401795" w:rsidRDefault="00401795"/>
    <w:p w14:paraId="1961829D" w14:textId="77777777" w:rsidR="00401795" w:rsidRDefault="00401795"/>
    <w:p w14:paraId="4CDC8718" w14:textId="77777777" w:rsidR="00401795" w:rsidRDefault="00401795"/>
    <w:p w14:paraId="43377730" w14:textId="77777777" w:rsidR="00401795" w:rsidRDefault="00401795"/>
    <w:p w14:paraId="41E4539D" w14:textId="77777777" w:rsidR="00401795" w:rsidRDefault="008A2967">
      <w:r>
        <w:rPr>
          <w:noProof/>
        </w:rPr>
        <w:lastRenderedPageBreak/>
        <w:drawing>
          <wp:anchor distT="0" distB="0" distL="0" distR="0" simplePos="0" relativeHeight="3" behindDoc="0" locked="0" layoutInCell="1" allowOverlap="1" wp14:anchorId="581037FC" wp14:editId="0140AF78">
            <wp:simplePos x="0" y="0"/>
            <wp:positionH relativeFrom="column">
              <wp:posOffset>-247015</wp:posOffset>
            </wp:positionH>
            <wp:positionV relativeFrom="paragraph">
              <wp:posOffset>146050</wp:posOffset>
            </wp:positionV>
            <wp:extent cx="5486400" cy="337439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486400" cy="3374390"/>
                    </a:xfrm>
                    <a:prstGeom prst="rect">
                      <a:avLst/>
                    </a:prstGeom>
                  </pic:spPr>
                </pic:pic>
              </a:graphicData>
            </a:graphic>
          </wp:anchor>
        </w:drawing>
      </w:r>
    </w:p>
    <w:p w14:paraId="6F688C71" w14:textId="77777777" w:rsidR="00401795" w:rsidRDefault="008A2967">
      <w:pPr>
        <w:pStyle w:val="Caption"/>
      </w:pPr>
      <w:bookmarkStart w:id="3056" w:name="_Ref490060168"/>
      <w:proofErr w:type="gramStart"/>
      <w:r>
        <w:t xml:space="preserve">Figure </w:t>
      </w:r>
      <w:r>
        <w:fldChar w:fldCharType="begin"/>
      </w:r>
      <w:r>
        <w:instrText>SEQ Figure \* ARABIC</w:instrText>
      </w:r>
      <w:r>
        <w:fldChar w:fldCharType="separate"/>
      </w:r>
      <w:r>
        <w:t>2</w:t>
      </w:r>
      <w:r>
        <w:fldChar w:fldCharType="end"/>
      </w:r>
      <w:bookmarkStart w:id="3057" w:name="_Ref4772597781"/>
      <w:bookmarkEnd w:id="3056"/>
      <w:bookmarkEnd w:id="3057"/>
      <w:r>
        <w:t>.</w:t>
      </w:r>
      <w:proofErr w:type="gramEnd"/>
      <w:r>
        <w:t xml:space="preserve"> Polarized FTIR spectra </w:t>
      </w:r>
      <w:del w:id="3058" w:author="Elizabeth F" w:date="2017-11-02T20:22:00Z">
        <w:r>
          <w:delText xml:space="preserve">(thick blue) </w:delText>
        </w:r>
      </w:del>
      <w:r>
        <w:t xml:space="preserve">and baselines (black) used to estimate the </w:t>
      </w:r>
      <w:del w:id="3059" w:author="Elizabeth F" w:date="2017-11-02T20:22:00Z">
        <w:r>
          <w:delText xml:space="preserve">water </w:delText>
        </w:r>
      </w:del>
      <w:ins w:id="3060" w:author="Elizabeth F" w:date="2017-11-02T20:22:00Z">
        <w:r>
          <w:t>H</w:t>
        </w:r>
        <w:r>
          <w:rPr>
            <w:vertAlign w:val="superscript"/>
          </w:rPr>
          <w:t>+</w:t>
        </w:r>
        <w:r>
          <w:t xml:space="preserve"> </w:t>
        </w:r>
      </w:ins>
      <w:r>
        <w:t xml:space="preserve">concentrations of Kilauea </w:t>
      </w:r>
      <w:proofErr w:type="spellStart"/>
      <w:r>
        <w:t>Iki</w:t>
      </w:r>
      <w:proofErr w:type="spellEnd"/>
      <w:r>
        <w:t xml:space="preserve"> olivine (Kiki) and San Carlos olivine (SC1-1 and SC1-2) reported in </w:t>
      </w:r>
      <w:r>
        <w:fldChar w:fldCharType="begin"/>
      </w:r>
      <w:r>
        <w:instrText>REF _Ref482181791 \h</w:instrText>
      </w:r>
      <w:r>
        <w:fldChar w:fldCharType="separate"/>
      </w:r>
      <w:r>
        <w:t>Table 2</w:t>
      </w:r>
      <w:r>
        <w:fldChar w:fldCharType="end"/>
      </w:r>
      <w:r>
        <w:t>.</w:t>
      </w:r>
      <w:ins w:id="3061" w:author="Elizabeth F" w:date="2017-11-02T20:22:00Z">
        <w:r>
          <w:t xml:space="preserve"> E is the</w:t>
        </w:r>
      </w:ins>
      <w:ins w:id="3062" w:author="Elizabeth F" w:date="2017-11-02T20:23:00Z">
        <w:r>
          <w:t xml:space="preserve"> electric vector of the infrared beam, and a, b, and c are crystallographic directions.</w:t>
        </w:r>
      </w:ins>
    </w:p>
    <w:p w14:paraId="18E0C629" w14:textId="77777777" w:rsidR="00401795" w:rsidRDefault="00401795"/>
    <w:p w14:paraId="021ED729" w14:textId="77777777" w:rsidR="00401795" w:rsidRDefault="008A2967">
      <w:pPr>
        <w:pStyle w:val="Caption"/>
      </w:pPr>
      <w:r>
        <w:rPr>
          <w:noProof/>
        </w:rPr>
        <w:lastRenderedPageBreak/>
        <w:drawing>
          <wp:anchor distT="0" distB="0" distL="0" distR="0" simplePos="0" relativeHeight="4" behindDoc="0" locked="0" layoutInCell="1" allowOverlap="1" wp14:anchorId="299837CE" wp14:editId="4FA1AFEE">
            <wp:simplePos x="0" y="0"/>
            <wp:positionH relativeFrom="column">
              <wp:posOffset>-228600</wp:posOffset>
            </wp:positionH>
            <wp:positionV relativeFrom="paragraph">
              <wp:posOffset>73025</wp:posOffset>
            </wp:positionV>
            <wp:extent cx="5486400" cy="337439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5486400" cy="3374390"/>
                    </a:xfrm>
                    <a:prstGeom prst="rect">
                      <a:avLst/>
                    </a:prstGeom>
                  </pic:spPr>
                </pic:pic>
              </a:graphicData>
            </a:graphic>
          </wp:anchor>
        </w:drawing>
      </w:r>
    </w:p>
    <w:p w14:paraId="7430DF36" w14:textId="77777777" w:rsidR="00401795" w:rsidRDefault="008A2967">
      <w:pPr>
        <w:pStyle w:val="Caption"/>
      </w:pPr>
      <w:bookmarkStart w:id="3063" w:name="_Ref477446399"/>
      <w:proofErr w:type="gramStart"/>
      <w:r>
        <w:t xml:space="preserve">Figure </w:t>
      </w:r>
      <w:r>
        <w:fldChar w:fldCharType="begin"/>
      </w:r>
      <w:r>
        <w:instrText>SEQ Figure \* ARABIC</w:instrText>
      </w:r>
      <w:r>
        <w:fldChar w:fldCharType="separate"/>
      </w:r>
      <w:r>
        <w:t>3</w:t>
      </w:r>
      <w:r>
        <w:fldChar w:fldCharType="end"/>
      </w:r>
      <w:bookmarkEnd w:id="3063"/>
      <w:r>
        <w:t>.</w:t>
      </w:r>
      <w:proofErr w:type="gramEnd"/>
      <w:r>
        <w:t xml:space="preserve"> (A) Polarized FTIR spectra with electric vector E || </w:t>
      </w:r>
      <w:del w:id="3064" w:author="Elizabeth F" w:date="2017-11-02T20:23:00Z">
        <w:r>
          <w:delText>[100]</w:delText>
        </w:r>
      </w:del>
      <w:ins w:id="3065" w:author="Elizabeth F" w:date="2017-11-02T20:23:00Z">
        <w:r>
          <w:rPr>
            <w:i/>
            <w:iCs/>
          </w:rPr>
          <w:t>a</w:t>
        </w:r>
      </w:ins>
      <w:r>
        <w:t xml:space="preserve"> averaged across all traverses in three directions of San Carlos olivine SC1 pieces that were untreated (SC1-1, blue); hydrated in a piston cylinder for exactly the amount of time needed to reach “metastable equilibrium” by the proton-</w:t>
      </w:r>
      <w:proofErr w:type="spellStart"/>
      <w:r>
        <w:t>polaron</w:t>
      </w:r>
      <w:proofErr w:type="spellEnd"/>
      <w:r>
        <w:t xml:space="preserve"> mechanism (SC1-2, green) at 800</w:t>
      </w:r>
      <w:r>
        <w:rPr>
          <w:rFonts w:cstheme="minorHAnsi"/>
        </w:rPr>
        <w:t>°</w:t>
      </w:r>
      <w:r>
        <w:t xml:space="preserve">C; and hydrated long enough to enter into proton-vacancy-dominated diffusion without saturating the sample (SC1-7, orange) with major peaks labeled. The shapes of the quadratic baselines used to calculate the areas under each curve for spectra measured are shown for SC1-7 (B) and SC1-2 (C). Note the differences in the y-axis scale. </w:t>
      </w:r>
    </w:p>
    <w:p w14:paraId="11F017FA" w14:textId="77777777" w:rsidR="00401795" w:rsidRDefault="00401795"/>
    <w:p w14:paraId="42D497E1" w14:textId="77777777" w:rsidR="00401795" w:rsidRDefault="00401795">
      <w:pPr>
        <w:pStyle w:val="Caption"/>
      </w:pPr>
    </w:p>
    <w:p w14:paraId="70D36635" w14:textId="77777777" w:rsidR="00401795" w:rsidRDefault="008A2967">
      <w:pPr>
        <w:pStyle w:val="Caption"/>
      </w:pPr>
      <w:bookmarkStart w:id="3066" w:name="_Ref4774463993"/>
      <w:r>
        <w:rPr>
          <w:noProof/>
        </w:rPr>
        <w:lastRenderedPageBreak/>
        <w:drawing>
          <wp:anchor distT="0" distB="0" distL="0" distR="0" simplePos="0" relativeHeight="9" behindDoc="0" locked="0" layoutInCell="1" allowOverlap="1" wp14:anchorId="08E7177E" wp14:editId="247CE649">
            <wp:simplePos x="0" y="0"/>
            <wp:positionH relativeFrom="column">
              <wp:posOffset>6985</wp:posOffset>
            </wp:positionH>
            <wp:positionV relativeFrom="paragraph">
              <wp:posOffset>57785</wp:posOffset>
            </wp:positionV>
            <wp:extent cx="4467225" cy="549783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4467225" cy="5497830"/>
                    </a:xfrm>
                    <a:prstGeom prst="rect">
                      <a:avLst/>
                    </a:prstGeom>
                  </pic:spPr>
                </pic:pic>
              </a:graphicData>
            </a:graphic>
          </wp:anchor>
        </w:drawing>
      </w:r>
      <w:proofErr w:type="gramStart"/>
      <w:r>
        <w:t xml:space="preserve">Figure </w:t>
      </w:r>
      <w:r>
        <w:fldChar w:fldCharType="begin"/>
      </w:r>
      <w:r>
        <w:instrText>SEQ Figure \* ARABIC</w:instrText>
      </w:r>
      <w:r>
        <w:fldChar w:fldCharType="separate"/>
      </w:r>
      <w:r>
        <w:t>4</w:t>
      </w:r>
      <w:r>
        <w:fldChar w:fldCharType="end"/>
      </w:r>
      <w:bookmarkEnd w:id="3066"/>
      <w:r>
        <w:t>.</w:t>
      </w:r>
      <w:proofErr w:type="gramEnd"/>
      <w:r>
        <w:t xml:space="preserve"> </w:t>
      </w:r>
      <w:bookmarkStart w:id="3067" w:name="_Ref4774463992"/>
      <w:r>
        <w:t>C</w:t>
      </w:r>
      <w:bookmarkEnd w:id="3067"/>
      <w:r>
        <w:t xml:space="preserve">oncentration profiles across San Carlos olivine samples SC1-2 and SC1-7 after partial hydration in a piston cylinder as measured through the uncut block. </w:t>
      </w:r>
      <w:del w:id="3068" w:author="Elizabeth F" w:date="2017-11-02T20:24:00Z">
        <w:r>
          <w:delText xml:space="preserve">Errors of ~30-40% in all y-axis data are omitted for clarity. </w:delText>
        </w:r>
      </w:del>
      <w:r>
        <w:t xml:space="preserve">R is the ray path of the infrared beam, and the electric vector E of the polarized beam is in all cases || </w:t>
      </w:r>
      <w:del w:id="3069" w:author="Elizabeth F" w:date="2017-11-02T20:25:00Z">
        <w:r>
          <w:delText>[100]</w:delText>
        </w:r>
      </w:del>
      <w:ins w:id="3070" w:author="Elizabeth F" w:date="2017-11-02T20:25:00Z">
        <w:r>
          <w:rPr>
            <w:i/>
            <w:iCs/>
          </w:rPr>
          <w:t>a</w:t>
        </w:r>
      </w:ins>
      <w:r>
        <w:t>. H</w:t>
      </w:r>
      <w:del w:id="3071" w:author="Elizabeth F" w:date="2017-11-02T20:25:00Z">
        <w:r>
          <w:delText>ydrogen</w:delText>
        </w:r>
      </w:del>
      <w:ins w:id="3072" w:author="Elizabeth F" w:date="2017-11-02T20:25:00Z">
        <w:r>
          <w:rPr>
            <w:vertAlign w:val="superscript"/>
          </w:rPr>
          <w:t>+</w:t>
        </w:r>
      </w:ins>
      <w:r>
        <w:t xml:space="preserve"> concentrations are estimated from polarized FTIR spectra using the areas under the baselines shown in Figure 3 and initial </w:t>
      </w:r>
      <w:del w:id="3073" w:author="Elizabeth F" w:date="2017-11-02T20:25:00Z">
        <w:r>
          <w:delText>hydrogen</w:delText>
        </w:r>
      </w:del>
      <w:ins w:id="3074" w:author="Elizabeth F" w:date="2017-11-02T20:25:00Z">
        <w:r>
          <w:t>H</w:t>
        </w:r>
        <w:r>
          <w:rPr>
            <w:vertAlign w:val="superscript"/>
          </w:rPr>
          <w:t>+</w:t>
        </w:r>
      </w:ins>
      <w:r>
        <w:t xml:space="preserve"> contents from Table </w:t>
      </w:r>
      <w:del w:id="3075" w:author="Elizabeth F" w:date="2017-11-02T20:25:00Z">
        <w:r>
          <w:delText>1</w:delText>
        </w:r>
      </w:del>
      <w:ins w:id="3076" w:author="Elizabeth F" w:date="2017-11-02T20:25:00Z">
        <w:r>
          <w:t>2</w:t>
        </w:r>
      </w:ins>
      <w:r>
        <w:t xml:space="preserve">. Black numbers and curves show the expected diffusion curves based on the diffusivities (D) for </w:t>
      </w:r>
      <w:del w:id="3077" w:author="Elizabeth F" w:date="2017-11-02T20:26:00Z">
        <w:r>
          <w:delText xml:space="preserve">the </w:delText>
        </w:r>
      </w:del>
      <w:r>
        <w:t>proton-vacancy (</w:t>
      </w:r>
      <w:del w:id="3078" w:author="Elizabeth F" w:date="2017-11-02T20:25:00Z">
        <w:r>
          <w:delText>“P</w:delText>
        </w:r>
      </w:del>
      <w:ins w:id="3079" w:author="Elizabeth F" w:date="2017-11-02T20:25:00Z">
        <w:r>
          <w:t>P</w:t>
        </w:r>
      </w:ins>
      <w:r>
        <w:t>V</w:t>
      </w:r>
      <w:del w:id="3080" w:author="Elizabeth F" w:date="2017-11-02T20:25:00Z">
        <w:r>
          <w:delText>”</w:delText>
        </w:r>
      </w:del>
      <w:r>
        <w:t>) mechanism diffusion at 1000°C, an initial “metastable equilibrium” concentration equal to the mean concentration or peak height in the hydrated SC1-2 (dotted green lines, where all diffusion possible by the proton-</w:t>
      </w:r>
      <w:proofErr w:type="spellStart"/>
      <w:r>
        <w:t>polaron</w:t>
      </w:r>
      <w:proofErr w:type="spellEnd"/>
      <w:del w:id="3081" w:author="Elizabeth F" w:date="2017-11-02T20:26:00Z">
        <w:r>
          <w:delText xml:space="preserve">, or p.p., </w:delText>
        </w:r>
      </w:del>
      <w:ins w:id="3082" w:author="Elizabeth F" w:date="2017-11-02T20:26:00Z">
        <w:r>
          <w:t xml:space="preserve"> (PP) </w:t>
        </w:r>
      </w:ins>
      <w:r>
        <w:t>mechanism has been completed) and final concentration of 58 ppm H</w:t>
      </w:r>
      <w:r>
        <w:rPr>
          <w:vertAlign w:val="subscript"/>
        </w:rPr>
        <w:t>2</w:t>
      </w:r>
      <w: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del w:id="3083" w:author="Elizabeth F" w:date="2017-11-02T20:26:00Z">
        <w:r>
          <w:delText>[010]</w:delText>
        </w:r>
      </w:del>
      <w:ins w:id="3084" w:author="Elizabeth F" w:date="2017-11-02T20:26:00Z">
        <w:r>
          <w:rPr>
            <w:i/>
            <w:iCs/>
          </w:rPr>
          <w:t>b</w:t>
        </w:r>
      </w:ins>
      <w:r>
        <w:t xml:space="preserve">, which has significantly different diffusivities for the two models. See </w:t>
      </w:r>
      <w:proofErr w:type="spellStart"/>
      <w:r>
        <w:t>Ferriss</w:t>
      </w:r>
      <w:proofErr w:type="spellEnd"/>
      <w:r>
        <w:t xml:space="preserve"> et al. 2015 for a more complete discussion of this “whole-block” effect.  </w:t>
      </w:r>
    </w:p>
    <w:p w14:paraId="7904E66D" w14:textId="77777777" w:rsidR="00401795" w:rsidRDefault="008A2967">
      <w:pPr>
        <w:pStyle w:val="Caption"/>
      </w:pPr>
      <w:r>
        <w:br w:type="column"/>
      </w:r>
    </w:p>
    <w:p w14:paraId="4C08E872" w14:textId="77777777" w:rsidR="00401795" w:rsidRDefault="00401795"/>
    <w:p w14:paraId="0CCA3934" w14:textId="77777777" w:rsidR="00401795" w:rsidRDefault="00401795"/>
    <w:p w14:paraId="450146EC" w14:textId="77777777" w:rsidR="00401795" w:rsidRDefault="00401795"/>
    <w:p w14:paraId="5D0AAD11" w14:textId="77777777" w:rsidR="00401795" w:rsidRDefault="008A2967">
      <w:pPr>
        <w:pStyle w:val="Caption"/>
      </w:pPr>
      <w:ins w:id="3085" w:author="Elizabeth F" w:date="2017-11-02T20:30:00Z">
        <w:r>
          <w:rPr>
            <w:noProof/>
          </w:rPr>
          <w:drawing>
            <wp:anchor distT="0" distB="0" distL="0" distR="0" simplePos="0" relativeHeight="10" behindDoc="0" locked="0" layoutInCell="1" allowOverlap="1" wp14:anchorId="669B4A1F" wp14:editId="6E776BAA">
              <wp:simplePos x="0" y="0"/>
              <wp:positionH relativeFrom="column">
                <wp:posOffset>-5715</wp:posOffset>
              </wp:positionH>
              <wp:positionV relativeFrom="paragraph">
                <wp:posOffset>167005</wp:posOffset>
              </wp:positionV>
              <wp:extent cx="4356100" cy="290385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4356100" cy="2903855"/>
                      </a:xfrm>
                      <a:prstGeom prst="rect">
                        <a:avLst/>
                      </a:prstGeom>
                    </pic:spPr>
                  </pic:pic>
                </a:graphicData>
              </a:graphic>
            </wp:anchor>
          </w:drawing>
        </w:r>
      </w:ins>
    </w:p>
    <w:p w14:paraId="7D9E3D23" w14:textId="77777777" w:rsidR="00401795" w:rsidRDefault="008A2967">
      <w:pPr>
        <w:pStyle w:val="Caption"/>
      </w:pPr>
      <w:bookmarkStart w:id="3086" w:name="_Ref480967392"/>
      <w:proofErr w:type="gramStart"/>
      <w:r>
        <w:t xml:space="preserve">Figure </w:t>
      </w:r>
      <w:r>
        <w:fldChar w:fldCharType="begin"/>
      </w:r>
      <w:r>
        <w:instrText>SEQ Figure \* ARABIC</w:instrText>
      </w:r>
      <w:r>
        <w:fldChar w:fldCharType="separate"/>
      </w:r>
      <w:r>
        <w:t>5</w:t>
      </w:r>
      <w:r>
        <w:fldChar w:fldCharType="end"/>
      </w:r>
      <w:bookmarkEnd w:id="3086"/>
      <w:r>
        <w:t>.</w:t>
      </w:r>
      <w:proofErr w:type="gramEnd"/>
      <w:r>
        <w:t xml:space="preserve"> Averaged polarized FTIR spectra with electric vector E || </w:t>
      </w:r>
      <w:del w:id="3087" w:author="Elizabeth F" w:date="2017-11-02T20:31:00Z">
        <w:r>
          <w:delText>[100]</w:delText>
        </w:r>
      </w:del>
      <w:ins w:id="3088" w:author="Elizabeth F" w:date="2017-11-02T20:31:00Z">
        <w:r>
          <w:rPr>
            <w:i/>
            <w:iCs/>
          </w:rPr>
          <w:t>a</w:t>
        </w:r>
      </w:ins>
      <w:r>
        <w:t xml:space="preserve"> of Kilauea </w:t>
      </w:r>
      <w:proofErr w:type="spellStart"/>
      <w:r>
        <w:t>Iki</w:t>
      </w:r>
      <w:proofErr w:type="spellEnd"/>
      <w:r>
        <w:t xml:space="preserve"> olivine (offset for clarity) and partially hydrated San Carlos olivine SC1-2 before and after heating in a gas-mixing furnace. </w:t>
      </w:r>
    </w:p>
    <w:p w14:paraId="3A9C715C" w14:textId="77777777" w:rsidR="00401795" w:rsidRDefault="00401795">
      <w:pPr>
        <w:ind w:firstLine="0"/>
      </w:pPr>
    </w:p>
    <w:p w14:paraId="1EB5A3D3" w14:textId="77777777" w:rsidR="00401795" w:rsidRDefault="008A2967">
      <w:pPr>
        <w:pStyle w:val="Caption"/>
      </w:pPr>
      <w:bookmarkStart w:id="3089" w:name="_Ref482090897"/>
      <w:r>
        <w:rPr>
          <w:noProof/>
        </w:rPr>
        <w:lastRenderedPageBreak/>
        <w:drawing>
          <wp:anchor distT="0" distB="0" distL="0" distR="0" simplePos="0" relativeHeight="5" behindDoc="0" locked="0" layoutInCell="1" allowOverlap="1" wp14:anchorId="766A41E1" wp14:editId="656E4EF2">
            <wp:simplePos x="0" y="0"/>
            <wp:positionH relativeFrom="column">
              <wp:posOffset>44450</wp:posOffset>
            </wp:positionH>
            <wp:positionV relativeFrom="paragraph">
              <wp:posOffset>-497205</wp:posOffset>
            </wp:positionV>
            <wp:extent cx="5486400" cy="674814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5486400" cy="6748145"/>
                    </a:xfrm>
                    <a:prstGeom prst="rect">
                      <a:avLst/>
                    </a:prstGeom>
                  </pic:spPr>
                </pic:pic>
              </a:graphicData>
            </a:graphic>
          </wp:anchor>
        </w:drawing>
      </w:r>
      <w:proofErr w:type="gramStart"/>
      <w:r>
        <w:t xml:space="preserve">Figure </w:t>
      </w:r>
      <w:r>
        <w:fldChar w:fldCharType="begin"/>
      </w:r>
      <w:r>
        <w:instrText>SEQ Figure \* ARABIC</w:instrText>
      </w:r>
      <w:r>
        <w:fldChar w:fldCharType="separate"/>
      </w:r>
      <w:r>
        <w:t>6</w:t>
      </w:r>
      <w:r>
        <w:fldChar w:fldCharType="end"/>
      </w:r>
      <w:bookmarkEnd w:id="3089"/>
      <w:r>
        <w:t>.</w:t>
      </w:r>
      <w:proofErr w:type="gramEnd"/>
      <w:r>
        <w:t xml:space="preserve"> Path-integrated profiles of (A-C) bulk H, (D-F) the [Ti] peak at 3525 cm</w:t>
      </w:r>
      <w:r>
        <w:rPr>
          <w:vertAlign w:val="superscript"/>
        </w:rPr>
        <w:t>-1</w:t>
      </w:r>
      <w:r>
        <w:t>, and (G-I) the [Si] peak at 3600 cm</w:t>
      </w:r>
      <w:r>
        <w:rPr>
          <w:vertAlign w:val="superscript"/>
        </w:rPr>
        <w:t>-1</w:t>
      </w:r>
      <w:r>
        <w:t xml:space="preserve"> during step-wise dehydration of an uncut block of partially hydrated San Carlos olivine SC1-2 at 1 </w:t>
      </w:r>
      <w:proofErr w:type="spellStart"/>
      <w:r>
        <w:t>atm</w:t>
      </w:r>
      <w:proofErr w:type="spellEnd"/>
      <w:r>
        <w:t xml:space="preserve">, 800°C, and NNO-2.6. </w:t>
      </w:r>
      <w:del w:id="3090" w:author="Elizabeth F" w:date="2017-11-02T20:32:00Z">
        <w:r>
          <w:delText xml:space="preserve">Errors of ~40% in all y-axis data are omitted for clarity. </w:delText>
        </w:r>
      </w:del>
      <w:r>
        <w:t>R is the ray path of the infrared beam. All data are normalized to a best-fit line through the hydrated profile data to account for small amounts of initial zonation. Black lines show expected hydrogen loss curves for the proton-</w:t>
      </w:r>
      <w:proofErr w:type="spellStart"/>
      <w:r>
        <w:t>polaron</w:t>
      </w:r>
      <w:proofErr w:type="spellEnd"/>
      <w:r>
        <w:t xml:space="preserve"> mechanism (diffusivities labeled in A-C). Th</w:t>
      </w:r>
      <w:del w:id="3091" w:author="Elizabeth F" w:date="2017-11-02T20:32:00Z">
        <w:r>
          <w:delText>is</w:delText>
        </w:r>
      </w:del>
      <w:ins w:id="3092" w:author="Elizabeth F" w:date="2017-11-02T20:32:00Z">
        <w:r>
          <w:t>e</w:t>
        </w:r>
      </w:ins>
      <w:r>
        <w:t xml:space="preserve"> </w:t>
      </w:r>
      <w:del w:id="3093" w:author="Elizabeth F" w:date="2017-11-02T20:32:00Z">
        <w:r>
          <w:delText>“</w:delText>
        </w:r>
      </w:del>
      <w:r>
        <w:t>PP</w:t>
      </w:r>
      <w:del w:id="3094" w:author="Elizabeth F" w:date="2017-11-02T20:32:00Z">
        <w:r>
          <w:delText>”</w:delText>
        </w:r>
      </w:del>
      <w:r>
        <w:t xml:space="preserve"> mechanism is somewhat too fast to describe the bulk H data and much too fast to describe the [Si] peak data. The [Ti] data is very well described by the PP mechanism after 7 hours of heating, but [Ti] movement slows down by 19 hours. Baselines and best-fit diffusivities and curves are provided in the</w:t>
      </w:r>
      <w:del w:id="3095" w:author="Elizabeth F" w:date="2017-11-02T20:32:00Z">
        <w:r>
          <w:delText xml:space="preserve"> </w:delText>
        </w:r>
      </w:del>
      <w:r>
        <w:t xml:space="preserve"> Supplement</w:t>
      </w:r>
      <w:ins w:id="3096" w:author="Elizabeth F" w:date="2017-11-02T20:32:00Z">
        <w:r>
          <w:t>al PDF</w:t>
        </w:r>
      </w:ins>
      <w:r>
        <w:t xml:space="preserve">. </w:t>
      </w:r>
    </w:p>
    <w:p w14:paraId="395AA17B" w14:textId="77777777" w:rsidR="00401795" w:rsidRDefault="00401795">
      <w:pPr>
        <w:pStyle w:val="Caption"/>
      </w:pPr>
    </w:p>
    <w:p w14:paraId="64F1BEA1" w14:textId="77777777" w:rsidR="00401795" w:rsidRDefault="00401795">
      <w:pPr>
        <w:pStyle w:val="Caption"/>
      </w:pPr>
    </w:p>
    <w:p w14:paraId="292B0340" w14:textId="77777777" w:rsidR="00401795" w:rsidRDefault="008A2967">
      <w:pPr>
        <w:pStyle w:val="Caption"/>
      </w:pPr>
      <w:r>
        <w:rPr>
          <w:noProof/>
        </w:rPr>
        <w:lastRenderedPageBreak/>
        <w:drawing>
          <wp:anchor distT="0" distB="0" distL="0" distR="0" simplePos="0" relativeHeight="11" behindDoc="0" locked="0" layoutInCell="1" allowOverlap="1" wp14:anchorId="53D77DA5" wp14:editId="0CFBF3B8">
            <wp:simplePos x="0" y="0"/>
            <wp:positionH relativeFrom="column">
              <wp:posOffset>-280670</wp:posOffset>
            </wp:positionH>
            <wp:positionV relativeFrom="paragraph">
              <wp:posOffset>-58420</wp:posOffset>
            </wp:positionV>
            <wp:extent cx="5839460" cy="449199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5839460" cy="4491990"/>
                    </a:xfrm>
                    <a:prstGeom prst="rect">
                      <a:avLst/>
                    </a:prstGeom>
                  </pic:spPr>
                </pic:pic>
              </a:graphicData>
            </a:graphic>
          </wp:anchor>
        </w:drawing>
      </w:r>
    </w:p>
    <w:p w14:paraId="72288324" w14:textId="77777777" w:rsidR="00401795" w:rsidRDefault="008A2967">
      <w:pPr>
        <w:pStyle w:val="Caption"/>
      </w:pPr>
      <w:bookmarkStart w:id="3097" w:name="_Ref47744639911"/>
      <w:proofErr w:type="gramStart"/>
      <w:r>
        <w:t xml:space="preserve">Figure </w:t>
      </w:r>
      <w:r>
        <w:fldChar w:fldCharType="begin"/>
      </w:r>
      <w:r>
        <w:instrText>SEQ Figure \* ARABIC</w:instrText>
      </w:r>
      <w:r>
        <w:fldChar w:fldCharType="separate"/>
      </w:r>
      <w:r>
        <w:t>7</w:t>
      </w:r>
      <w:r>
        <w:fldChar w:fldCharType="end"/>
      </w:r>
      <w:bookmarkEnd w:id="3097"/>
      <w:r>
        <w:t>.</w:t>
      </w:r>
      <w:proofErr w:type="gramEnd"/>
      <w:r>
        <w:t xml:space="preserve"> Estimated rates of hydrogen movement represented as diffusivities in </w:t>
      </w:r>
      <w:commentRangeStart w:id="3098"/>
      <w:r>
        <w:t xml:space="preserve">San Carlos </w:t>
      </w:r>
      <w:commentRangeEnd w:id="3098"/>
      <w:r w:rsidR="00E52AEC">
        <w:rPr>
          <w:rStyle w:val="CommentReference"/>
          <w:bCs w:val="0"/>
        </w:rPr>
        <w:commentReference w:id="3098"/>
      </w:r>
      <w:r>
        <w:t>olivine SC1-2 with heating time at 800°C and oxygen fugacity of 10</w:t>
      </w:r>
      <w:r>
        <w:rPr>
          <w:vertAlign w:val="superscript"/>
        </w:rPr>
        <w:t>-16.5</w:t>
      </w:r>
      <w:r>
        <w:t xml:space="preserve"> bars (NNO-2.6) in three crystallographic directions for bulk </w:t>
      </w:r>
      <w:del w:id="3100" w:author="Elizabeth F" w:date="2017-11-02T20:37:00Z">
        <w:r>
          <w:delText>hydrogen</w:delText>
        </w:r>
      </w:del>
      <w:ins w:id="3101" w:author="Elizabeth F" w:date="2017-11-02T20:37:00Z">
        <w:r>
          <w:t>H</w:t>
        </w:r>
        <w:r>
          <w:rPr>
            <w:vertAlign w:val="superscript"/>
          </w:rPr>
          <w:t>+</w:t>
        </w:r>
      </w:ins>
      <w:r>
        <w:t xml:space="preserve"> and two peak-specific mechanisms described in the text, [Si] and [Ti], compared with expected diffusivities for the </w:t>
      </w:r>
      <w:commentRangeStart w:id="3102"/>
      <w:r>
        <w:t>proton-</w:t>
      </w:r>
      <w:proofErr w:type="spellStart"/>
      <w:r>
        <w:t>polaron</w:t>
      </w:r>
      <w:proofErr w:type="spellEnd"/>
      <w:r>
        <w:t xml:space="preserve"> </w:t>
      </w:r>
      <w:commentRangeEnd w:id="3102"/>
      <w:r w:rsidR="00B462C7">
        <w:rPr>
          <w:rStyle w:val="CommentReference"/>
          <w:bCs w:val="0"/>
        </w:rPr>
        <w:commentReference w:id="3102"/>
      </w:r>
      <w:r>
        <w:t>mechanism</w:t>
      </w:r>
      <w:del w:id="3103" w:author="Elizabeth F" w:date="2017-11-02T21:00:00Z">
        <w:r>
          <w:delText xml:space="preserve"> (</w:delText>
        </w:r>
      </w:del>
      <w:del w:id="3104" w:author="Elizabeth F" w:date="2017-11-02T20:37:00Z">
        <w:r>
          <w:delText>“</w:delText>
        </w:r>
      </w:del>
      <w:del w:id="3105" w:author="Elizabeth F" w:date="2017-11-02T21:00:00Z">
        <w:r>
          <w:delText>PP</w:delText>
        </w:r>
      </w:del>
      <w:del w:id="3106" w:author="Elizabeth F" w:date="2017-11-02T20:37:00Z">
        <w:r>
          <w:delText>”</w:delText>
        </w:r>
      </w:del>
      <w:del w:id="3107" w:author="Elizabeth F" w:date="2017-11-02T21:00:00Z">
        <w:r>
          <w:delText xml:space="preserve">, Table </w:delText>
        </w:r>
      </w:del>
      <w:del w:id="3108" w:author="Elizabeth F" w:date="2017-11-02T20:37:00Z">
        <w:r>
          <w:delText>2</w:delText>
        </w:r>
      </w:del>
      <w:del w:id="3109" w:author="Elizabeth F" w:date="2017-11-02T21:00:00Z">
        <w:r>
          <w:delText>)</w:delText>
        </w:r>
      </w:del>
      <w:r>
        <w:t xml:space="preserve">. Errors on all diffusivities </w:t>
      </w:r>
      <w:del w:id="3110" w:author="Elizabeth F" w:date="2017-11-02T20:37:00Z">
        <w:r>
          <w:delText xml:space="preserve">of ~1 order of magnitude, which should be consistently too high or too low for all data, </w:delText>
        </w:r>
      </w:del>
      <w:ins w:id="3111" w:author="Elizabeth F" w:date="2017-11-02T20:37:00Z">
        <w:r>
          <w:t>(pr</w:t>
        </w:r>
      </w:ins>
      <w:ins w:id="3112" w:author="Elizabeth F" w:date="2017-11-02T20:38:00Z">
        <w:r>
          <w:t xml:space="preserve">ovided in Supplement) </w:t>
        </w:r>
      </w:ins>
      <w:r>
        <w:t xml:space="preserve">are </w:t>
      </w:r>
      <w:del w:id="3113" w:author="Elizabeth F" w:date="2017-11-02T20:38:00Z">
        <w:r>
          <w:delText>ommitted</w:delText>
        </w:r>
      </w:del>
      <w:ins w:id="3114" w:author="Elizabeth F" w:date="2017-11-02T20:38:00Z">
        <w:r>
          <w:t>omitted</w:t>
        </w:r>
      </w:ins>
      <w:r>
        <w:t xml:space="preserve"> for clarity. The anisotropy of the observed diffusivities and PP is similar, with movement || </w:t>
      </w:r>
      <w:del w:id="3115" w:author="Elizabeth F" w:date="2017-11-02T20:38:00Z">
        <w:r>
          <w:delText>[100]</w:delText>
        </w:r>
      </w:del>
      <w:ins w:id="3116" w:author="Elizabeth F" w:date="2017-11-02T20:38:00Z">
        <w:r>
          <w:rPr>
            <w:i/>
            <w:iCs/>
          </w:rPr>
          <w:t>a</w:t>
        </w:r>
      </w:ins>
      <w:r>
        <w:t xml:space="preserve"> &gt; </w:t>
      </w:r>
      <w:del w:id="3117" w:author="Elizabeth F" w:date="2017-11-02T20:38:00Z">
        <w:r>
          <w:delText>[001]</w:delText>
        </w:r>
      </w:del>
      <w:ins w:id="3118" w:author="Elizabeth F" w:date="2017-11-02T20:38:00Z">
        <w:r>
          <w:rPr>
            <w:i/>
            <w:iCs/>
          </w:rPr>
          <w:t>c</w:t>
        </w:r>
      </w:ins>
      <w:r>
        <w:t xml:space="preserve"> &gt; </w:t>
      </w:r>
      <w:del w:id="3119" w:author="Elizabeth F" w:date="2017-11-02T20:38:00Z">
        <w:r>
          <w:delText>[010]</w:delText>
        </w:r>
      </w:del>
      <w:ins w:id="3120" w:author="Elizabeth F" w:date="2017-11-02T20:38:00Z">
        <w:r>
          <w:rPr>
            <w:i/>
            <w:iCs/>
          </w:rPr>
          <w:t>b</w:t>
        </w:r>
      </w:ins>
      <w:r>
        <w:t>, but the exact values are not consistent over time. At early heating stages, the bulk H</w:t>
      </w:r>
      <w:ins w:id="3121" w:author="Elizabeth F" w:date="2017-11-02T20:38:00Z">
        <w:r>
          <w:rPr>
            <w:vertAlign w:val="superscript"/>
          </w:rPr>
          <w:t>+</w:t>
        </w:r>
      </w:ins>
      <w:r>
        <w:t>,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6 and the Supplement.</w:t>
      </w:r>
    </w:p>
    <w:p w14:paraId="173BF491" w14:textId="77777777" w:rsidR="00401795" w:rsidRDefault="00401795">
      <w:pPr>
        <w:pStyle w:val="Caption"/>
      </w:pPr>
    </w:p>
    <w:p w14:paraId="72221525" w14:textId="77777777" w:rsidR="00401795" w:rsidRDefault="00401795">
      <w:pPr>
        <w:pStyle w:val="Caption"/>
      </w:pPr>
    </w:p>
    <w:p w14:paraId="20922EAB" w14:textId="77777777" w:rsidR="00401795" w:rsidRDefault="008A2967">
      <w:pPr>
        <w:pStyle w:val="Caption"/>
      </w:pPr>
      <w:r>
        <w:br w:type="column"/>
      </w:r>
      <w:bookmarkStart w:id="3122" w:name="_Ref4828617441"/>
      <w:ins w:id="3123" w:author="Elizabeth F" w:date="2017-11-02T20:40:00Z">
        <w:r>
          <w:rPr>
            <w:noProof/>
          </w:rPr>
          <w:lastRenderedPageBreak/>
          <w:drawing>
            <wp:anchor distT="0" distB="0" distL="0" distR="0" simplePos="0" relativeHeight="13" behindDoc="0" locked="0" layoutInCell="1" allowOverlap="1" wp14:anchorId="38C185FA" wp14:editId="733DA122">
              <wp:simplePos x="0" y="0"/>
              <wp:positionH relativeFrom="column">
                <wp:posOffset>-35560</wp:posOffset>
              </wp:positionH>
              <wp:positionV relativeFrom="paragraph">
                <wp:posOffset>-61595</wp:posOffset>
              </wp:positionV>
              <wp:extent cx="5471795" cy="6734810"/>
              <wp:effectExtent l="0" t="0" r="0" b="0"/>
              <wp:wrapTopAndBottom/>
              <wp:docPr id="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pic:cNvPicPr>
                        <a:picLocks noChangeAspect="1" noChangeArrowheads="1"/>
                      </pic:cNvPicPr>
                    </pic:nvPicPr>
                    <pic:blipFill>
                      <a:blip r:embed="rId14"/>
                      <a:stretch>
                        <a:fillRect/>
                      </a:stretch>
                    </pic:blipFill>
                    <pic:spPr bwMode="auto">
                      <a:xfrm>
                        <a:off x="0" y="0"/>
                        <a:ext cx="5471795" cy="6734810"/>
                      </a:xfrm>
                      <a:prstGeom prst="rect">
                        <a:avLst/>
                      </a:prstGeom>
                    </pic:spPr>
                  </pic:pic>
                </a:graphicData>
              </a:graphic>
            </wp:anchor>
          </w:drawing>
        </w:r>
        <w:proofErr w:type="gramStart"/>
        <w:r>
          <w:t xml:space="preserve">Figure </w:t>
        </w:r>
        <w:r>
          <w:fldChar w:fldCharType="begin"/>
        </w:r>
      </w:ins>
      <w:r>
        <w:instrText>SEQ Figure \* ARABIC</w:instrText>
      </w:r>
      <w:r>
        <w:fldChar w:fldCharType="separate"/>
      </w:r>
      <w:r>
        <w:t>8</w:t>
      </w:r>
      <w:r>
        <w:fldChar w:fldCharType="end"/>
      </w:r>
      <w:bookmarkEnd w:id="3122"/>
      <w:ins w:id="3124" w:author="Elizabeth F" w:date="2017-11-02T20:40:00Z">
        <w:r>
          <w:t>.</w:t>
        </w:r>
        <w:proofErr w:type="gramEnd"/>
        <w:r>
          <w:t xml:space="preserve"> Path-integrated profiles of (A-C) bulk H</w:t>
        </w:r>
        <w:r>
          <w:rPr>
            <w:vertAlign w:val="superscript"/>
          </w:rPr>
          <w:t>+</w:t>
        </w:r>
        <w:r>
          <w:t>, (D-F) the [tri-Fe</w:t>
        </w:r>
        <w:r>
          <w:rPr>
            <w:vertAlign w:val="superscript"/>
          </w:rPr>
          <w:t>3+</w:t>
        </w:r>
        <w:r>
          <w:t>] peak at 3356 cm</w:t>
        </w:r>
        <w:r>
          <w:rPr>
            <w:vertAlign w:val="superscript"/>
          </w:rPr>
          <w:t>-1</w:t>
        </w:r>
        <w:r>
          <w:t xml:space="preserve">, (G-I) the [Ti] peak </w:t>
        </w:r>
      </w:ins>
    </w:p>
    <w:p w14:paraId="23152446" w14:textId="77777777" w:rsidR="00401795" w:rsidRDefault="008A2967">
      <w:pPr>
        <w:pStyle w:val="Caption"/>
      </w:pPr>
      <w:proofErr w:type="gramStart"/>
      <w:ins w:id="3125" w:author="Elizabeth F" w:date="2017-11-02T20:40:00Z">
        <w:r>
          <w:t>at</w:t>
        </w:r>
        <w:proofErr w:type="gramEnd"/>
        <w:r>
          <w:t xml:space="preserve"> 3525 cm</w:t>
        </w:r>
        <w:r>
          <w:rPr>
            <w:vertAlign w:val="superscript"/>
          </w:rPr>
          <w:t>-1</w:t>
        </w:r>
        <w:r>
          <w:t>, and (J-L) the [Si] peak at 3600 cm</w:t>
        </w:r>
        <w:r>
          <w:rPr>
            <w:vertAlign w:val="superscript"/>
          </w:rPr>
          <w:t>-1</w:t>
        </w:r>
        <w:r>
          <w:t xml:space="preserve"> in an uncut block of Kilauea </w:t>
        </w:r>
        <w:proofErr w:type="spellStart"/>
        <w:r>
          <w:t>Iki</w:t>
        </w:r>
        <w:proofErr w:type="spellEnd"/>
        <w:r>
          <w:t xml:space="preserve"> olivine after 8 hours of heating at 1 </w:t>
        </w:r>
        <w:proofErr w:type="spellStart"/>
        <w:r>
          <w:t>atm</w:t>
        </w:r>
        <w:proofErr w:type="spellEnd"/>
        <w:r>
          <w:t xml:space="preserve"> and 800°C. R is the ray path of the infrared beam. All profiles are normalized to initial profiles measured on the untreated sample. </w:t>
        </w:r>
      </w:ins>
    </w:p>
    <w:p w14:paraId="7D1D5636" w14:textId="77777777" w:rsidR="00401795" w:rsidRDefault="008A2967">
      <w:pPr>
        <w:pStyle w:val="Caption"/>
      </w:pPr>
      <w:r>
        <w:br w:type="column"/>
      </w:r>
      <w:bookmarkStart w:id="3126" w:name="_Ref482861744"/>
      <w:proofErr w:type="gramStart"/>
      <w:r>
        <w:lastRenderedPageBreak/>
        <w:t xml:space="preserve">Figure </w:t>
      </w:r>
      <w:r>
        <w:fldChar w:fldCharType="begin"/>
      </w:r>
      <w:r>
        <w:instrText>SEQ Figure \* ARABIC</w:instrText>
      </w:r>
      <w:r>
        <w:fldChar w:fldCharType="separate"/>
      </w:r>
      <w:r>
        <w:t>9</w:t>
      </w:r>
      <w:r>
        <w:fldChar w:fldCharType="end"/>
      </w:r>
      <w:bookmarkEnd w:id="3126"/>
      <w:r>
        <w:t>.</w:t>
      </w:r>
      <w:proofErr w:type="gramEnd"/>
      <w:r>
        <w:t xml:space="preserve"> Path-integrated profiles of (A-C) bulk H</w:t>
      </w:r>
      <w:ins w:id="3127" w:author="Elizabeth F" w:date="2017-11-02T20:43:00Z">
        <w:r>
          <w:rPr>
            <w:vertAlign w:val="superscript"/>
          </w:rPr>
          <w:t>+</w:t>
        </w:r>
      </w:ins>
      <w:r>
        <w:t>, (D-F) the [tri-Fe</w:t>
      </w:r>
      <w:r>
        <w:rPr>
          <w:vertAlign w:val="superscript"/>
        </w:rPr>
        <w:t>3+</w:t>
      </w:r>
      <w:r>
        <w:t>] peak at 3356 cm</w:t>
      </w:r>
      <w:r>
        <w:rPr>
          <w:vertAlign w:val="superscript"/>
        </w:rPr>
        <w:t>-1</w:t>
      </w:r>
      <w:r>
        <w:t>, (G-I) the [Ti] peak</w:t>
      </w:r>
      <w:del w:id="3128" w:author="Elizabeth F" w:date="2017-11-02T20:54:00Z">
        <w:r>
          <w:delText xml:space="preserve"> </w:delText>
        </w:r>
      </w:del>
    </w:p>
    <w:p w14:paraId="69814C14" w14:textId="77777777" w:rsidR="00401795" w:rsidRDefault="008A2967">
      <w:pPr>
        <w:pStyle w:val="Caption"/>
      </w:pPr>
      <w:r>
        <w:rPr>
          <w:noProof/>
        </w:rPr>
        <w:drawing>
          <wp:anchor distT="0" distB="0" distL="0" distR="0" simplePos="0" relativeHeight="12" behindDoc="0" locked="0" layoutInCell="1" allowOverlap="1" wp14:anchorId="1E5B82F9" wp14:editId="37BC5A68">
            <wp:simplePos x="0" y="0"/>
            <wp:positionH relativeFrom="column">
              <wp:align>center</wp:align>
            </wp:positionH>
            <wp:positionV relativeFrom="paragraph">
              <wp:posOffset>635</wp:posOffset>
            </wp:positionV>
            <wp:extent cx="2359025" cy="2903855"/>
            <wp:effectExtent l="0" t="0" r="0" b="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2359025" cy="2903855"/>
                    </a:xfrm>
                    <a:prstGeom prst="rect">
                      <a:avLst/>
                    </a:prstGeom>
                  </pic:spPr>
                </pic:pic>
              </a:graphicData>
            </a:graphic>
          </wp:anchor>
        </w:drawing>
      </w:r>
      <w:proofErr w:type="gramStart"/>
      <w:r>
        <w:t>at</w:t>
      </w:r>
      <w:proofErr w:type="gramEnd"/>
      <w:r>
        <w:t xml:space="preserve"> 3525 cm</w:t>
      </w:r>
      <w:r>
        <w:rPr>
          <w:vertAlign w:val="superscript"/>
        </w:rPr>
        <w:t>-1</w:t>
      </w:r>
      <w:r>
        <w:t>, and (J-L) the [Si] peak at 3600 cm</w:t>
      </w:r>
      <w:r>
        <w:rPr>
          <w:vertAlign w:val="superscript"/>
        </w:rPr>
        <w:t>-1</w:t>
      </w:r>
      <w:r>
        <w:t xml:space="preserve"> in an uncut block of Kilauea </w:t>
      </w:r>
      <w:proofErr w:type="spellStart"/>
      <w:r>
        <w:t>Iki</w:t>
      </w:r>
      <w:proofErr w:type="spellEnd"/>
      <w:r>
        <w:t xml:space="preserve"> olivine after 6 hours of heating at 1 </w:t>
      </w:r>
      <w:proofErr w:type="spellStart"/>
      <w:r>
        <w:t>atm</w:t>
      </w:r>
      <w:proofErr w:type="spellEnd"/>
      <w:r>
        <w:t xml:space="preserve"> and 1000°C. </w:t>
      </w:r>
      <w:del w:id="3129" w:author="Elizabeth F" w:date="2017-11-02T20:43:00Z">
        <w:r>
          <w:delText xml:space="preserve">Errors of ~40% in all y-axis data are omitted for clarity. </w:delText>
        </w:r>
      </w:del>
      <w:r>
        <w:t xml:space="preserve">R is the ray path of the infrared beam. All profiles are normalized to profile data measured after heating for 8 hours at 1 </w:t>
      </w:r>
      <w:proofErr w:type="spellStart"/>
      <w:r>
        <w:t>atm</w:t>
      </w:r>
      <w:proofErr w:type="spellEnd"/>
      <w:r>
        <w:t>, 800°C, and NNO-2.6, which produced significant re-organization of the hydrogen across different sites (</w:t>
      </w:r>
      <w:del w:id="3130" w:author="Elizabeth F" w:date="2017-11-02T20:43:00Z">
        <w:r>
          <w:delText>see Supplement</w:delText>
        </w:r>
      </w:del>
      <w:ins w:id="3131" w:author="Elizabeth F" w:date="2017-11-02T20:43:00Z">
        <w:r>
          <w:t>Figure 8</w:t>
        </w:r>
      </w:ins>
      <w:r>
        <w:t>). Numbers are the diffusivities that correspond to the purple lines fit to the data. The proton-vacancy mechanism (PV, dotted lines) is too slow to account for all of the observed H</w:t>
      </w:r>
      <w:ins w:id="3132" w:author="Elizabeth F" w:date="2017-11-02T20:43:00Z">
        <w:r>
          <w:rPr>
            <w:vertAlign w:val="superscript"/>
          </w:rPr>
          <w:t>+</w:t>
        </w:r>
      </w:ins>
      <w:r>
        <w:t xml:space="preserve"> movement. If the proton-</w:t>
      </w:r>
      <w:proofErr w:type="spellStart"/>
      <w:r>
        <w:t>polaron</w:t>
      </w:r>
      <w:proofErr w:type="spellEnd"/>
      <w:r>
        <w:t xml:space="preserve"> mechanism, PP, were fully active, then all </w:t>
      </w:r>
      <w:del w:id="3133" w:author="Elizabeth F" w:date="2017-11-02T20:43:00Z">
        <w:r>
          <w:delText xml:space="preserve">hydrogen </w:delText>
        </w:r>
      </w:del>
      <w:ins w:id="3134" w:author="Elizabeth F" w:date="2017-11-02T20:43:00Z">
        <w:r>
          <w:t>H</w:t>
        </w:r>
        <w:r>
          <w:rPr>
            <w:vertAlign w:val="superscript"/>
          </w:rPr>
          <w:t>+</w:t>
        </w:r>
        <w:r>
          <w:t xml:space="preserve"> </w:t>
        </w:r>
      </w:ins>
      <w:r>
        <w:t xml:space="preserve">would have been lost from the crystal. Baselines and best-fit diffusivities and curves are provided in the </w:t>
      </w:r>
      <w:del w:id="3135" w:author="Elizabeth F" w:date="2017-11-02T20:43:00Z">
        <w:r>
          <w:delText xml:space="preserve"> </w:delText>
        </w:r>
      </w:del>
      <w:r>
        <w:t>Supplement.</w:t>
      </w:r>
      <w:ins w:id="3136" w:author="Elizabeth F" w:date="2017-11-02T20:46:00Z">
        <w:r>
          <w:t xml:space="preserve"> Note the differences in x-axis scales and that this data is measured through the uncut block, and therefore </w:t>
        </w:r>
      </w:ins>
      <w:ins w:id="3137" w:author="Elizabeth F" w:date="2017-11-02T20:47:00Z">
        <w:r>
          <w:t>measurements in the center of each profile may differ along different ray paths.</w:t>
        </w:r>
      </w:ins>
    </w:p>
    <w:p w14:paraId="20507BDA" w14:textId="77777777" w:rsidR="00401795" w:rsidRDefault="00401795"/>
    <w:p w14:paraId="4AAC12D7" w14:textId="77777777" w:rsidR="00401795" w:rsidRDefault="00401795"/>
    <w:p w14:paraId="465BA83C" w14:textId="77777777" w:rsidR="00401795" w:rsidRDefault="00401795"/>
    <w:p w14:paraId="4551CF60" w14:textId="77777777" w:rsidR="00401795" w:rsidRDefault="00401795"/>
    <w:p w14:paraId="6E8D7DF3" w14:textId="77777777" w:rsidR="00401795" w:rsidRDefault="00401795"/>
    <w:p w14:paraId="4525B895" w14:textId="77777777" w:rsidR="00401795" w:rsidRDefault="00401795"/>
    <w:p w14:paraId="5326F5C8" w14:textId="77777777" w:rsidR="00401795" w:rsidRDefault="00401795">
      <w:pPr>
        <w:pStyle w:val="Caption"/>
      </w:pPr>
    </w:p>
    <w:p w14:paraId="18AFE8B4" w14:textId="77777777" w:rsidR="00401795" w:rsidRDefault="008A2967">
      <w:pPr>
        <w:pStyle w:val="Caption"/>
      </w:pPr>
      <w:r>
        <w:rPr>
          <w:noProof/>
        </w:rPr>
        <w:lastRenderedPageBreak/>
        <w:drawing>
          <wp:anchor distT="0" distB="0" distL="0" distR="0" simplePos="0" relativeHeight="6" behindDoc="0" locked="0" layoutInCell="1" allowOverlap="1" wp14:anchorId="4FE51A5A" wp14:editId="2330CEFB">
            <wp:simplePos x="0" y="0"/>
            <wp:positionH relativeFrom="column">
              <wp:align>center</wp:align>
            </wp:positionH>
            <wp:positionV relativeFrom="paragraph">
              <wp:posOffset>635</wp:posOffset>
            </wp:positionV>
            <wp:extent cx="5486400" cy="3749040"/>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5486400" cy="3749040"/>
                    </a:xfrm>
                    <a:prstGeom prst="rect">
                      <a:avLst/>
                    </a:prstGeom>
                  </pic:spPr>
                </pic:pic>
              </a:graphicData>
            </a:graphic>
          </wp:anchor>
        </w:drawing>
      </w:r>
    </w:p>
    <w:p w14:paraId="2F7EFC36" w14:textId="77777777" w:rsidR="00401795" w:rsidRDefault="008A2967">
      <w:pPr>
        <w:pStyle w:val="Caption"/>
      </w:pPr>
      <w:proofErr w:type="gramStart"/>
      <w:r>
        <w:t>F</w:t>
      </w:r>
      <w:bookmarkStart w:id="3138" w:name="_Ref47744639912"/>
      <w:r>
        <w:t xml:space="preserve">igure </w:t>
      </w:r>
      <w:r>
        <w:fldChar w:fldCharType="begin"/>
      </w:r>
      <w:r>
        <w:instrText>SEQ Figure \* ARABIC</w:instrText>
      </w:r>
      <w:r>
        <w:fldChar w:fldCharType="separate"/>
      </w:r>
      <w:r>
        <w:t>10</w:t>
      </w:r>
      <w:r>
        <w:fldChar w:fldCharType="end"/>
      </w:r>
      <w:bookmarkEnd w:id="3138"/>
      <w:r>
        <w:t>.</w:t>
      </w:r>
      <w:proofErr w:type="gramEnd"/>
      <w:r>
        <w:t xml:space="preserve"> [Megan is making an updated figure] </w:t>
      </w:r>
      <w:del w:id="3139" w:author="Elizabeth F" w:date="2017-11-02T20:44:00Z">
        <w:r>
          <w:delText xml:space="preserve">Monte Carlo simulations to fit a 1-D diffusion model to </w:delText>
        </w:r>
      </w:del>
      <w:r>
        <w:t>SIMS measurements of bulk H</w:t>
      </w:r>
      <w:ins w:id="3140" w:author="Elizabeth F" w:date="2017-11-02T20:44:00Z">
        <w:r>
          <w:rPr>
            <w:vertAlign w:val="superscript"/>
          </w:rPr>
          <w:t>+</w:t>
        </w:r>
      </w:ins>
      <w:r>
        <w:t xml:space="preserve"> along </w:t>
      </w:r>
      <w:del w:id="3141" w:author="Elizabeth F" w:date="2017-11-02T20:44:00Z">
        <w:r>
          <w:delText>[100]</w:delText>
        </w:r>
      </w:del>
      <w:ins w:id="3142" w:author="Elizabeth F" w:date="2017-11-02T20:44:00Z">
        <w:r>
          <w:rPr>
            <w:i/>
            <w:iCs/>
          </w:rPr>
          <w:t>a</w:t>
        </w:r>
      </w:ins>
      <w:r>
        <w:t xml:space="preserve"> in a Kilauea </w:t>
      </w:r>
      <w:proofErr w:type="spellStart"/>
      <w:r>
        <w:t>Iki</w:t>
      </w:r>
      <w:proofErr w:type="spellEnd"/>
      <w:r>
        <w:t xml:space="preserve"> olivine </w:t>
      </w:r>
      <w:proofErr w:type="spellStart"/>
      <w:r>
        <w:t>phenocryst</w:t>
      </w:r>
      <w:proofErr w:type="spellEnd"/>
      <w:ins w:id="3143" w:author="Elizabeth F" w:date="2017-11-02T20:44:00Z">
        <w:r>
          <w:t xml:space="preserve"> and best-fit 1D diffusion profile assuming a diffusivity of 10</w:t>
        </w:r>
        <w:r>
          <w:rPr>
            <w:vertAlign w:val="superscript"/>
          </w:rPr>
          <w:t>-10</w:t>
        </w:r>
        <w:r>
          <w:t xml:space="preserve"> m</w:t>
        </w:r>
        <w:r>
          <w:rPr>
            <w:vertAlign w:val="superscript"/>
          </w:rPr>
          <w:t>2</w:t>
        </w:r>
        <w:r>
          <w:t>/s based on Monte Carlo modeling</w:t>
        </w:r>
      </w:ins>
      <w:r>
        <w:t xml:space="preserve">. </w:t>
      </w:r>
      <w:del w:id="3144" w:author="Elizabeth F" w:date="2017-11-02T20:45:00Z">
        <w:r>
          <w:delText>Each measurement was randomly varied 20 times assuming a normal distribution with a standard deviation of 0.35 ppm, which is the standard deviation of the central five data points. The collection of black dashed lines at ~11 ppm shows the variability in the initial condition, which was calculated from the best-fit Kd assuming a water concentration in the melt of 0.75 wt% H</w:delText>
        </w:r>
        <w:r>
          <w:rPr>
            <w:vertAlign w:val="subscript"/>
          </w:rPr>
          <w:delText>2</w:delText>
        </w:r>
        <w:r>
          <w:delText>O. The black lines are the best-fit model curves.</w:delText>
        </w:r>
      </w:del>
    </w:p>
    <w:p w14:paraId="359E6DA6" w14:textId="77777777" w:rsidR="00401795" w:rsidRDefault="00401795"/>
    <w:p w14:paraId="19E13E77" w14:textId="77777777" w:rsidR="00401795" w:rsidRDefault="00401795">
      <w:pPr>
        <w:pStyle w:val="Caption"/>
      </w:pPr>
    </w:p>
    <w:p w14:paraId="712627CE" w14:textId="77777777" w:rsidR="00401795" w:rsidRDefault="008A2967">
      <w:pPr>
        <w:pStyle w:val="Caption"/>
      </w:pPr>
      <w:bookmarkStart w:id="3145" w:name="_Ref4774463991"/>
      <w:bookmarkStart w:id="3146" w:name="__DdeLink__3458_1692434574"/>
      <w:r>
        <w:rPr>
          <w:noProof/>
        </w:rPr>
        <w:lastRenderedPageBreak/>
        <w:drawing>
          <wp:anchor distT="0" distB="0" distL="0" distR="0" simplePos="0" relativeHeight="7" behindDoc="0" locked="0" layoutInCell="1" allowOverlap="1" wp14:anchorId="22813652" wp14:editId="520DB809">
            <wp:simplePos x="0" y="0"/>
            <wp:positionH relativeFrom="column">
              <wp:posOffset>36830</wp:posOffset>
            </wp:positionH>
            <wp:positionV relativeFrom="paragraph">
              <wp:posOffset>18415</wp:posOffset>
            </wp:positionV>
            <wp:extent cx="5486400" cy="422465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5486400" cy="4224655"/>
                    </a:xfrm>
                    <a:prstGeom prst="rect">
                      <a:avLst/>
                    </a:prstGeom>
                  </pic:spPr>
                </pic:pic>
              </a:graphicData>
            </a:graphic>
          </wp:anchor>
        </w:drawing>
      </w:r>
      <w:proofErr w:type="gramStart"/>
      <w:r>
        <w:t xml:space="preserve">Figure </w:t>
      </w:r>
      <w:r>
        <w:fldChar w:fldCharType="begin"/>
      </w:r>
      <w:r>
        <w:instrText>SEQ Figure \* ARABIC</w:instrText>
      </w:r>
      <w:r>
        <w:fldChar w:fldCharType="separate"/>
      </w:r>
      <w:r>
        <w:t>11</w:t>
      </w:r>
      <w:r>
        <w:fldChar w:fldCharType="end"/>
      </w:r>
      <w:bookmarkEnd w:id="3145"/>
      <w:r>
        <w:t>.</w:t>
      </w:r>
      <w:proofErr w:type="gramEnd"/>
      <w:r>
        <w:t xml:space="preserve"> </w:t>
      </w:r>
      <w:proofErr w:type="gramStart"/>
      <w:r>
        <w:t>Arrhenius d</w:t>
      </w:r>
      <w:bookmarkEnd w:id="3146"/>
      <w:r>
        <w:t>iagram for bulk H movement in olivine.</w:t>
      </w:r>
      <w:proofErr w:type="gramEnd"/>
      <w:r>
        <w:t xml:space="preserve"> Black lines show ranges for previous measurements of the proton-</w:t>
      </w:r>
      <w:proofErr w:type="spellStart"/>
      <w:r>
        <w:t>polaron</w:t>
      </w:r>
      <w:proofErr w:type="spellEnd"/>
      <w:r>
        <w:t xml:space="preserve"> mechanism (</w:t>
      </w:r>
      <w:del w:id="3147" w:author="Elizabeth F" w:date="2017-11-02T21:01:00Z">
        <w:r>
          <w:delText>“</w:delText>
        </w:r>
      </w:del>
      <w:r>
        <w:t>PP</w:t>
      </w:r>
      <w:del w:id="3148" w:author="Elizabeth F" w:date="2017-11-02T21:00:00Z">
        <w:r>
          <w:delText>”</w:delText>
        </w:r>
      </w:del>
      <w:r>
        <w:t>) and the proton-vacancy mechanism (</w:t>
      </w:r>
      <w:del w:id="3149" w:author="Elizabeth F" w:date="2017-11-02T21:01:00Z">
        <w:r>
          <w:delText>“</w:delText>
        </w:r>
      </w:del>
      <w:r>
        <w:t>PV</w:t>
      </w:r>
      <w:del w:id="3150" w:author="Elizabeth F" w:date="2017-11-02T21:01:00Z">
        <w:r>
          <w:delText>”</w:delText>
        </w:r>
      </w:del>
      <w:r>
        <w:t xml:space="preserve">) during hydration of San Carlos olivine </w:t>
      </w:r>
      <w:del w:id="3151" w:author="Elizabeth F" w:date="2017-11-02T21:00:00Z">
        <w:r>
          <w:delText xml:space="preserve">(Table </w:delText>
        </w:r>
      </w:del>
      <w:del w:id="3152" w:author="Elizabeth F" w:date="2017-11-02T20:58:00Z">
        <w:r>
          <w:delText>2</w:delText>
        </w:r>
      </w:del>
      <w:del w:id="3153" w:author="Elizabeth F" w:date="2017-11-02T21:00:00Z">
        <w:r>
          <w:delText>)</w:delText>
        </w:r>
      </w:del>
      <w:del w:id="3154" w:author="Elizabeth F" w:date="2017-11-02T21:02:00Z">
        <w:r>
          <w:delText xml:space="preserve"> </w:delText>
        </w:r>
      </w:del>
      <w:r>
        <w:t xml:space="preserve">as well as peak-specific measurements from the dehydration of synthetic </w:t>
      </w:r>
      <w:proofErr w:type="spellStart"/>
      <w:r>
        <w:t>forsterite</w:t>
      </w:r>
      <w:proofErr w:type="spellEnd"/>
      <w:r>
        <w:t xml:space="preserve"> (dotted lines, </w:t>
      </w:r>
      <w:proofErr w:type="spellStart"/>
      <w:r>
        <w:t>Padrón-Navarta</w:t>
      </w:r>
      <w:proofErr w:type="spellEnd"/>
      <w:r>
        <w:t xml:space="preserve"> et al. 2014). Pink line shows a fit through the final observed bulk H diffusivity measurements from this study: the experimental dehydration of San Carlos olivine at 800°C (SC1-2, green), the experimental dehydration of Kilauea </w:t>
      </w:r>
      <w:proofErr w:type="spellStart"/>
      <w:r>
        <w:t>Iki</w:t>
      </w:r>
      <w:proofErr w:type="spellEnd"/>
      <w:r>
        <w:t xml:space="preserve"> olivine at 1000°C (Kiki, purple), and the estimated diffusivity in Kilauea </w:t>
      </w:r>
      <w:proofErr w:type="spellStart"/>
      <w:r>
        <w:t>Iki</w:t>
      </w:r>
      <w:proofErr w:type="spellEnd"/>
      <w:r>
        <w:t xml:space="preserve"> || [100] during its ascent at 1200°C (blue star). Six out of seven independent estimates for bulk H diffusivity in </w:t>
      </w:r>
      <w:proofErr w:type="spellStart"/>
      <w:r>
        <w:t>unoriented</w:t>
      </w:r>
      <w:proofErr w:type="spellEnd"/>
      <w:r>
        <w:t xml:space="preserve"> melt-inclusion-bearing </w:t>
      </w:r>
      <w:proofErr w:type="spellStart"/>
      <w:r>
        <w:t>olivines</w:t>
      </w:r>
      <w:proofErr w:type="spellEnd"/>
      <w:r>
        <w:t xml:space="preserve"> (</w:t>
      </w:r>
      <w:del w:id="3155" w:author="Elizabeth F" w:date="2017-11-02T21:01:00Z">
        <w:r>
          <w:delText>grey</w:delText>
        </w:r>
      </w:del>
      <w:ins w:id="3156" w:author="Elizabeth F" w:date="2017-11-02T21:01:00Z">
        <w:r>
          <w:t>gray</w:t>
        </w:r>
      </w:ins>
      <w:r>
        <w:t xml:space="preserve"> triangles; 1 data point from </w:t>
      </w:r>
      <w:proofErr w:type="spellStart"/>
      <w:r>
        <w:t>Portnyagin</w:t>
      </w:r>
      <w:proofErr w:type="spellEnd"/>
      <w:r>
        <w:t xml:space="preserve"> et al. 2008 and </w:t>
      </w:r>
      <w:proofErr w:type="spellStart"/>
      <w:r>
        <w:t>Mironov</w:t>
      </w:r>
      <w:proofErr w:type="spellEnd"/>
      <w:r>
        <w:t xml:space="preserve"> et al. 2015; 4 data points from Chen et al. 2011; and 1 data point from </w:t>
      </w:r>
      <w:proofErr w:type="spellStart"/>
      <w:r>
        <w:t>Gaetani</w:t>
      </w:r>
      <w:proofErr w:type="spellEnd"/>
      <w:r>
        <w:t xml:space="preserve"> et al. 2012) fall between and so our consistent with these fits. The exception is a higher diffusivity estimate by </w:t>
      </w:r>
      <w:proofErr w:type="spellStart"/>
      <w:r>
        <w:t>Hauri</w:t>
      </w:r>
      <w:proofErr w:type="spellEnd"/>
      <w:r>
        <w:t xml:space="preserve"> 2002 for an olivine from </w:t>
      </w:r>
      <w:proofErr w:type="spellStart"/>
      <w:r>
        <w:t>Loihi</w:t>
      </w:r>
      <w:proofErr w:type="spellEnd"/>
      <w:r>
        <w:t>. The activation energies (</w:t>
      </w:r>
      <w:proofErr w:type="spellStart"/>
      <w:r>
        <w:t>E</w:t>
      </w:r>
      <w:r>
        <w:rPr>
          <w:vertAlign w:val="subscript"/>
        </w:rPr>
        <w:t>a</w:t>
      </w:r>
      <w:proofErr w:type="spellEnd"/>
      <w:r>
        <w:t>) and pre-exponential factors (D</w:t>
      </w:r>
      <w:r>
        <w:rPr>
          <w:vertAlign w:val="subscript"/>
        </w:rPr>
        <w:t>0</w:t>
      </w:r>
      <w:r>
        <w:t xml:space="preserve">) for our fits are provided in the inset table. An interactive Arrhenius diagram that includes additional measurements and all time-series and peak-specific data is available online at </w:t>
      </w:r>
      <w:hyperlink r:id="rId18">
        <w:r>
          <w:rPr>
            <w:rStyle w:val="InternetLink"/>
          </w:rPr>
          <w:t>https://arrheniusdiagram.herokuapp.com</w:t>
        </w:r>
      </w:hyperlink>
      <w:r>
        <w:t>.</w:t>
      </w:r>
    </w:p>
    <w:p w14:paraId="5FD1FC1A" w14:textId="77777777" w:rsidR="00401795" w:rsidRDefault="00401795">
      <w:pPr>
        <w:ind w:firstLine="0"/>
      </w:pPr>
    </w:p>
    <w:p w14:paraId="15C14B70" w14:textId="77777777" w:rsidR="00401795" w:rsidRDefault="00401795">
      <w:pPr>
        <w:pStyle w:val="Caption"/>
      </w:pPr>
    </w:p>
    <w:p w14:paraId="3377C0EF" w14:textId="77777777" w:rsidR="00401795" w:rsidRDefault="008A2967">
      <w:pPr>
        <w:pStyle w:val="Heading1"/>
      </w:pPr>
      <w:r>
        <w:br w:type="column"/>
      </w:r>
      <w:r>
        <w:lastRenderedPageBreak/>
        <w:t>Bibliography</w:t>
      </w:r>
    </w:p>
    <w:p w14:paraId="143161F9" w14:textId="77777777" w:rsidR="00401795" w:rsidRDefault="008A2967">
      <w:pPr>
        <w:pStyle w:val="Bibliography"/>
      </w:pPr>
      <w:r>
        <w:fldChar w:fldCharType="begin"/>
      </w:r>
      <w:r>
        <w:instrText>ADDIN ZOTERO_BIBL {"custom":[]} CSL_BIBLIOGRAPHY</w:instrText>
      </w:r>
      <w:r>
        <w:fldChar w:fldCharType="separate"/>
      </w:r>
      <w:bookmarkStart w:id="3157" w:name="__Fieldmark__8463_1561598236"/>
      <w:r>
        <w:br/>
      </w:r>
      <w:bookmarkStart w:id="3158" w:name="__Fieldmark__8095_2280461051"/>
      <w:r>
        <w:t>B</w:t>
      </w:r>
      <w:bookmarkStart w:id="3159" w:name="__Fieldmark__7675_908293503"/>
      <w:r>
        <w:t>e</w:t>
      </w:r>
      <w:bookmarkStart w:id="3160" w:name="__Fieldmark__13981_1777031281"/>
      <w:r>
        <w:t>l</w:t>
      </w:r>
      <w:bookmarkStart w:id="3161" w:name="__Fieldmark__6501_2048093008"/>
      <w:r>
        <w:t>l</w:t>
      </w:r>
      <w:bookmarkStart w:id="3162" w:name="__Fieldmark__6106_527255555"/>
      <w:r>
        <w:t>,</w:t>
      </w:r>
      <w:bookmarkStart w:id="3163" w:name="__Fieldmark__5950_3642959469"/>
      <w:r>
        <w:t xml:space="preserve"> </w:t>
      </w:r>
      <w:bookmarkStart w:id="3164" w:name="__Fieldmark__5610_2362112943"/>
      <w:r>
        <w:t>D</w:t>
      </w:r>
      <w:bookmarkStart w:id="3165" w:name="__Fieldmark__5418_2049629825"/>
      <w:r>
        <w:t>.</w:t>
      </w:r>
      <w:bookmarkStart w:id="3166" w:name="__Fieldmark__5380_687217606"/>
      <w:r>
        <w:t xml:space="preserve"> </w:t>
      </w:r>
      <w:bookmarkStart w:id="3167" w:name="__Fieldmark__5188_2209115713"/>
      <w:r>
        <w:t>R</w:t>
      </w:r>
      <w:bookmarkStart w:id="3168" w:name="__Fieldmark__4857_1105856583"/>
      <w:r>
        <w:t>.</w:t>
      </w:r>
      <w:bookmarkStart w:id="3169" w:name="__Fieldmark__4720_1929513578"/>
      <w:r>
        <w:t>,</w:t>
      </w:r>
      <w:bookmarkStart w:id="3170" w:name="__Fieldmark__4541_739104655"/>
      <w:r>
        <w:t xml:space="preserve"> </w:t>
      </w:r>
      <w:bookmarkStart w:id="3171" w:name="__Fieldmark__4371_462321902"/>
      <w:r>
        <w:t>a</w:t>
      </w:r>
      <w:bookmarkStart w:id="3172" w:name="__Fieldmark__4232_948816634"/>
      <w:r>
        <w:t>n</w:t>
      </w:r>
      <w:bookmarkStart w:id="3173" w:name="__Fieldmark__4082_2312622389"/>
      <w:r>
        <w:t>d</w:t>
      </w:r>
      <w:bookmarkStart w:id="3174" w:name="__Fieldmark__3941_2161409428"/>
      <w:r>
        <w:t xml:space="preserve"> </w:t>
      </w:r>
      <w:bookmarkStart w:id="3175" w:name="__Fieldmark__3762_188299688"/>
      <w:r>
        <w:t>G</w:t>
      </w:r>
      <w:bookmarkStart w:id="3176" w:name="__Fieldmark__3640_1216455718"/>
      <w:r>
        <w:t>.</w:t>
      </w:r>
      <w:bookmarkStart w:id="3177" w:name="__Fieldmark__3448_649753871"/>
      <w:r>
        <w:t xml:space="preserve"> </w:t>
      </w:r>
      <w:bookmarkStart w:id="3178" w:name="__Fieldmark__3322_2534479100"/>
      <w:r>
        <w:t>R</w:t>
      </w:r>
      <w:bookmarkStart w:id="3179" w:name="__Fieldmark__3115_1692434574"/>
      <w:r>
        <w:t>.</w:t>
      </w:r>
      <w:bookmarkStart w:id="3180" w:name="__Fieldmark__2968_148202576"/>
      <w:r>
        <w:t xml:space="preserve"> </w:t>
      </w:r>
      <w:bookmarkStart w:id="3181" w:name="__Fieldmark__4374_2994147849"/>
      <w:r>
        <w:t>R</w:t>
      </w:r>
      <w:bookmarkStart w:id="3182" w:name="__Fieldmark__2733_3231691474"/>
      <w:r>
        <w:t>o</w:t>
      </w:r>
      <w:bookmarkStart w:id="3183" w:name="__Fieldmark__2438_3149341642"/>
      <w:r>
        <w:t>s</w:t>
      </w:r>
      <w:bookmarkStart w:id="3184" w:name="__Fieldmark__2268_4213078475"/>
      <w:r>
        <w:t>s</w:t>
      </w:r>
      <w:bookmarkStart w:id="3185" w:name="__Fieldmark__2109_4019975519"/>
      <w:r>
        <w:t>m</w:t>
      </w:r>
      <w:bookmarkStart w:id="3186" w:name="__Fieldmark__1963_3852820974"/>
      <w:r>
        <w:t>a</w:t>
      </w:r>
      <w:bookmarkStart w:id="3187" w:name="__Fieldmark__1818_3917936936"/>
      <w:r>
        <w:t>n</w:t>
      </w:r>
      <w:bookmarkStart w:id="3188" w:name="__Fieldmark__1736_3265051427"/>
      <w:r>
        <w:br/>
      </w:r>
      <w:bookmarkStart w:id="3189" w:name="__Fieldmark__1778_837005789"/>
      <w:r>
        <w:t xml:space="preserve"> </w:t>
      </w:r>
      <w:bookmarkStart w:id="3190" w:name="__Fieldmark__1621_3470823330"/>
      <w:r>
        <w:t>1</w:t>
      </w:r>
      <w:bookmarkStart w:id="3191" w:name="__Fieldmark__1604_2630548144"/>
      <w:r>
        <w:t>9</w:t>
      </w:r>
      <w:bookmarkStart w:id="3192" w:name="__Fieldmark__3634_2304565098"/>
      <w:r>
        <w:t>9</w:t>
      </w:r>
      <w:bookmarkStart w:id="3193" w:name="__Fieldmark__1912_2304565098"/>
      <w:r>
        <w:t>2</w:t>
      </w:r>
      <w:r>
        <w:tab/>
        <w:t>Water in Earth’s Mantle: The Role of Nominally Anhydrous Minerals. Science 255(5050). WOS:A1992HH74400043: 1391–1397.</w:t>
      </w:r>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57"/>
      <w:r>
        <w:fldChar w:fldCharType="end"/>
      </w:r>
    </w:p>
    <w:p w14:paraId="45885C6E" w14:textId="77777777" w:rsidR="00401795" w:rsidRDefault="008A2967">
      <w:pPr>
        <w:pStyle w:val="Bibliography"/>
      </w:pPr>
      <w:r>
        <w:br/>
        <w:t xml:space="preserve">Bell, D. R., G. R. </w:t>
      </w:r>
      <w:proofErr w:type="spellStart"/>
      <w:r>
        <w:t>Rossman</w:t>
      </w:r>
      <w:proofErr w:type="spellEnd"/>
      <w:r>
        <w:t xml:space="preserve">, J. </w:t>
      </w:r>
      <w:proofErr w:type="spellStart"/>
      <w:r>
        <w:t>Maldener</w:t>
      </w:r>
      <w:proofErr w:type="spellEnd"/>
      <w:r>
        <w:t xml:space="preserve">, D. </w:t>
      </w:r>
      <w:proofErr w:type="spellStart"/>
      <w:r>
        <w:t>Endisch</w:t>
      </w:r>
      <w:proofErr w:type="spellEnd"/>
      <w:r>
        <w:t>, and F. Rauch</w:t>
      </w:r>
      <w:r>
        <w:br/>
        <w:t xml:space="preserve"> 2003</w:t>
      </w:r>
      <w:r>
        <w:tab/>
        <w:t xml:space="preserve">Hydroxide in Olivine: A Quantitative Determination of the Absolute Amount and Calibration of the IR Spectrum. </w:t>
      </w:r>
      <w:proofErr w:type="gramStart"/>
      <w:r>
        <w:t>Journal of Geophysical Research-Solid Earth 108(B2).</w:t>
      </w:r>
      <w:proofErr w:type="gramEnd"/>
      <w:r>
        <w:t xml:space="preserve"> WOS:000181985400002. ://WOS:000181985400002.</w:t>
      </w:r>
    </w:p>
    <w:p w14:paraId="1B4ED309" w14:textId="77777777" w:rsidR="00401795" w:rsidRDefault="008A2967">
      <w:pPr>
        <w:pStyle w:val="Bibliography"/>
      </w:pPr>
      <w:r>
        <w:br/>
        <w:t xml:space="preserve">Berry, A. J., J. Hermann, H. S. C. O’Neill, and G. J. </w:t>
      </w:r>
      <w:proofErr w:type="spellStart"/>
      <w:r>
        <w:t>Foran</w:t>
      </w:r>
      <w:proofErr w:type="spellEnd"/>
      <w:r>
        <w:br/>
        <w:t xml:space="preserve"> 2005</w:t>
      </w:r>
      <w:r>
        <w:tab/>
        <w:t xml:space="preserve">Fingerprinting the Water Site in Mantle Olivine. </w:t>
      </w:r>
      <w:proofErr w:type="gramStart"/>
      <w:r>
        <w:t>Geology 33(11).</w:t>
      </w:r>
      <w:proofErr w:type="gramEnd"/>
      <w:r>
        <w:t xml:space="preserve"> WOS:000233059000008: 869–872.</w:t>
      </w:r>
    </w:p>
    <w:p w14:paraId="3A02C966" w14:textId="77777777" w:rsidR="00401795" w:rsidRDefault="008A2967">
      <w:pPr>
        <w:pStyle w:val="Bibliography"/>
      </w:pPr>
      <w:r>
        <w:br/>
      </w:r>
      <w:proofErr w:type="gramStart"/>
      <w:r>
        <w:t>Berry, A. J., A. M. Walker, J. Hermann, et al.</w:t>
      </w:r>
      <w:r>
        <w:br/>
        <w:t xml:space="preserve"> 2007</w:t>
      </w:r>
      <w:r>
        <w:tab/>
        <w:t xml:space="preserve">Titanium Substitution Mechanisms in </w:t>
      </w:r>
      <w:proofErr w:type="spellStart"/>
      <w:r>
        <w:t>Forsterite</w:t>
      </w:r>
      <w:proofErr w:type="spellEnd"/>
      <w:r>
        <w:t>.</w:t>
      </w:r>
      <w:proofErr w:type="gramEnd"/>
      <w:r>
        <w:t xml:space="preserve"> Chemical Geology 242(1–2). WOS:000248433400010: 176–186.</w:t>
      </w:r>
    </w:p>
    <w:p w14:paraId="17F532B0" w14:textId="77777777" w:rsidR="00401795" w:rsidRDefault="008A2967">
      <w:pPr>
        <w:pStyle w:val="Bibliography"/>
      </w:pPr>
      <w:r>
        <w:br/>
        <w:t xml:space="preserve">Blanchard, Marc, </w:t>
      </w:r>
      <w:proofErr w:type="spellStart"/>
      <w:r>
        <w:t>Jannick</w:t>
      </w:r>
      <w:proofErr w:type="spellEnd"/>
      <w:r>
        <w:t xml:space="preserve"> </w:t>
      </w:r>
      <w:proofErr w:type="spellStart"/>
      <w:r>
        <w:t>Ingrin</w:t>
      </w:r>
      <w:proofErr w:type="spellEnd"/>
      <w:r>
        <w:t xml:space="preserve">, Etienne </w:t>
      </w:r>
      <w:proofErr w:type="spellStart"/>
      <w:r>
        <w:t>Balan</w:t>
      </w:r>
      <w:proofErr w:type="spellEnd"/>
      <w:r>
        <w:t xml:space="preserve">, </w:t>
      </w:r>
      <w:proofErr w:type="spellStart"/>
      <w:r>
        <w:t>István</w:t>
      </w:r>
      <w:proofErr w:type="spellEnd"/>
      <w:r>
        <w:t xml:space="preserve"> </w:t>
      </w:r>
      <w:proofErr w:type="spellStart"/>
      <w:r>
        <w:t>Kovács</w:t>
      </w:r>
      <w:proofErr w:type="spellEnd"/>
      <w:r>
        <w:t>, and Anthony C. Withers</w:t>
      </w:r>
      <w:r>
        <w:br/>
        <w:t xml:space="preserve"> 2017</w:t>
      </w:r>
      <w:r>
        <w:tab/>
        <w:t xml:space="preserve">Effect of Iron and Trivalent </w:t>
      </w:r>
      <w:proofErr w:type="spellStart"/>
      <w:r>
        <w:t>Cations</w:t>
      </w:r>
      <w:proofErr w:type="spellEnd"/>
      <w:r>
        <w:t xml:space="preserve"> on OH Defects in Olivine. </w:t>
      </w:r>
      <w:proofErr w:type="gramStart"/>
      <w:r>
        <w:t>American Mineralogist 102(2): 302–311.</w:t>
      </w:r>
      <w:proofErr w:type="gramEnd"/>
    </w:p>
    <w:p w14:paraId="34A63B3E" w14:textId="77777777" w:rsidR="00401795" w:rsidRDefault="008A2967">
      <w:pPr>
        <w:pStyle w:val="Bibliography"/>
      </w:pPr>
      <w:r>
        <w:br/>
      </w:r>
      <w:proofErr w:type="gramStart"/>
      <w:r>
        <w:t xml:space="preserve">Chen, Y., A. Provost, P. </w:t>
      </w:r>
      <w:proofErr w:type="spellStart"/>
      <w:r>
        <w:t>Schiano</w:t>
      </w:r>
      <w:proofErr w:type="spellEnd"/>
      <w:r>
        <w:t xml:space="preserve">, and N. </w:t>
      </w:r>
      <w:proofErr w:type="spellStart"/>
      <w:r>
        <w:t>Cluzel</w:t>
      </w:r>
      <w:proofErr w:type="spellEnd"/>
      <w:r>
        <w:br/>
        <w:t xml:space="preserve"> 2011</w:t>
      </w:r>
      <w:r>
        <w:tab/>
        <w:t>The Rate of Water Loss from Olivine-Hosted Melt Inclusions.</w:t>
      </w:r>
      <w:proofErr w:type="gramEnd"/>
      <w:r>
        <w:t xml:space="preserve"> </w:t>
      </w:r>
      <w:proofErr w:type="gramStart"/>
      <w:r>
        <w:t>Contributions to Mineralogy and Petrology 162(3).</w:t>
      </w:r>
      <w:proofErr w:type="gramEnd"/>
      <w:r>
        <w:t xml:space="preserve"> WOS:000294216500011: 625–636.</w:t>
      </w:r>
    </w:p>
    <w:p w14:paraId="683B80EE" w14:textId="77777777" w:rsidR="00401795" w:rsidRDefault="008A2967">
      <w:pPr>
        <w:pStyle w:val="Bibliography"/>
      </w:pPr>
      <w:r>
        <w:br/>
      </w:r>
      <w:proofErr w:type="spellStart"/>
      <w:proofErr w:type="gramStart"/>
      <w:r>
        <w:t>Demouchy</w:t>
      </w:r>
      <w:proofErr w:type="spellEnd"/>
      <w:r>
        <w:t xml:space="preserve">, S., and S. </w:t>
      </w:r>
      <w:proofErr w:type="spellStart"/>
      <w:r>
        <w:t>Mackwell</w:t>
      </w:r>
      <w:proofErr w:type="spellEnd"/>
      <w:r>
        <w:br/>
        <w:t xml:space="preserve"> 2003</w:t>
      </w:r>
      <w:r>
        <w:tab/>
        <w:t xml:space="preserve">Water Diffusion in Synthetic Iron-Free </w:t>
      </w:r>
      <w:proofErr w:type="spellStart"/>
      <w:r>
        <w:t>Forsterite</w:t>
      </w:r>
      <w:proofErr w:type="spellEnd"/>
      <w:r>
        <w:t>.</w:t>
      </w:r>
      <w:proofErr w:type="gramEnd"/>
      <w:r>
        <w:t xml:space="preserve"> </w:t>
      </w:r>
      <w:proofErr w:type="gramStart"/>
      <w:r>
        <w:t>Physics and Chemistry of Minerals 30(8).</w:t>
      </w:r>
      <w:proofErr w:type="gramEnd"/>
      <w:r>
        <w:t xml:space="preserve"> WOS:000185964900006: 486–494.</w:t>
      </w:r>
    </w:p>
    <w:p w14:paraId="4DCE0845" w14:textId="77777777" w:rsidR="00401795" w:rsidRDefault="008A2967">
      <w:pPr>
        <w:pStyle w:val="Bibliography"/>
      </w:pPr>
      <w:r>
        <w:t xml:space="preserve"> 2006</w:t>
      </w:r>
      <w:r>
        <w:tab/>
        <w:t xml:space="preserve">Mechanisms of Hydrogen Incorporation and Diffusion in Iron-Bearing Olivine. </w:t>
      </w:r>
      <w:proofErr w:type="gramStart"/>
      <w:r>
        <w:t>Physics and Chemistry of Minerals 33(5).</w:t>
      </w:r>
      <w:proofErr w:type="gramEnd"/>
      <w:r>
        <w:t xml:space="preserve"> WOS:000240439000005: 347–355.</w:t>
      </w:r>
    </w:p>
    <w:p w14:paraId="742028CA" w14:textId="77777777" w:rsidR="00401795" w:rsidRDefault="008A2967">
      <w:pPr>
        <w:pStyle w:val="Bibliography"/>
      </w:pPr>
      <w:r>
        <w:br/>
      </w:r>
      <w:proofErr w:type="spellStart"/>
      <w:r>
        <w:t>Demouchy</w:t>
      </w:r>
      <w:proofErr w:type="spellEnd"/>
      <w:r>
        <w:t xml:space="preserve">, Sylvie, and Nathalie </w:t>
      </w:r>
      <w:proofErr w:type="spellStart"/>
      <w:r>
        <w:t>Bolfan</w:t>
      </w:r>
      <w:proofErr w:type="spellEnd"/>
      <w:r>
        <w:t>-Casanova</w:t>
      </w:r>
      <w:r>
        <w:br/>
        <w:t xml:space="preserve"> 2016</w:t>
      </w:r>
      <w:r>
        <w:tab/>
        <w:t xml:space="preserve">Distribution and Transport of Hydrogen in the Lithospheric Mantle: A Review. </w:t>
      </w:r>
      <w:proofErr w:type="spellStart"/>
      <w:proofErr w:type="gramStart"/>
      <w:r>
        <w:t>Lithos</w:t>
      </w:r>
      <w:proofErr w:type="spellEnd"/>
      <w:r>
        <w:t xml:space="preserve"> 240: 402–425.</w:t>
      </w:r>
      <w:proofErr w:type="gramEnd"/>
    </w:p>
    <w:p w14:paraId="10C9B28A" w14:textId="77777777" w:rsidR="00401795" w:rsidRDefault="008A2967">
      <w:pPr>
        <w:pStyle w:val="Bibliography"/>
      </w:pPr>
      <w:r>
        <w:br/>
      </w:r>
      <w:proofErr w:type="spellStart"/>
      <w:r>
        <w:t>Demouchy</w:t>
      </w:r>
      <w:proofErr w:type="spellEnd"/>
      <w:r>
        <w:t xml:space="preserve">, Sylvie, Catherine </w:t>
      </w:r>
      <w:proofErr w:type="spellStart"/>
      <w:r>
        <w:t>Thoraval</w:t>
      </w:r>
      <w:proofErr w:type="spellEnd"/>
      <w:r>
        <w:t xml:space="preserve">, Nathalie </w:t>
      </w:r>
      <w:proofErr w:type="spellStart"/>
      <w:r>
        <w:t>Bolfan</w:t>
      </w:r>
      <w:proofErr w:type="spellEnd"/>
      <w:r>
        <w:t xml:space="preserve">-Casanova, and </w:t>
      </w:r>
      <w:proofErr w:type="spellStart"/>
      <w:r>
        <w:t>Geeth</w:t>
      </w:r>
      <w:proofErr w:type="spellEnd"/>
      <w:r>
        <w:t xml:space="preserve"> </w:t>
      </w:r>
      <w:proofErr w:type="spellStart"/>
      <w:r>
        <w:t>Manthilake</w:t>
      </w:r>
      <w:proofErr w:type="spellEnd"/>
      <w:r>
        <w:br/>
        <w:t xml:space="preserve"> 2016</w:t>
      </w:r>
      <w:r>
        <w:tab/>
        <w:t xml:space="preserve">Diffusivity of Hydrogen in Iron-Bearing Olivine at 3 </w:t>
      </w:r>
      <w:proofErr w:type="spellStart"/>
      <w:r>
        <w:t>GPa</w:t>
      </w:r>
      <w:proofErr w:type="spellEnd"/>
      <w:r>
        <w:t xml:space="preserve">. </w:t>
      </w:r>
      <w:proofErr w:type="gramStart"/>
      <w:r>
        <w:t>Physics of the Earth and Planetary Interiors 260: 1–13.</w:t>
      </w:r>
      <w:proofErr w:type="gramEnd"/>
    </w:p>
    <w:p w14:paraId="24D31401" w14:textId="77777777" w:rsidR="00401795" w:rsidRDefault="008A2967">
      <w:pPr>
        <w:pStyle w:val="Bibliography"/>
      </w:pPr>
      <w:r>
        <w:br/>
      </w:r>
      <w:proofErr w:type="spellStart"/>
      <w:r>
        <w:t>Faul</w:t>
      </w:r>
      <w:proofErr w:type="spellEnd"/>
      <w:r>
        <w:t>, Ulrich H., Christopher J. Cline II, Emmanuel C. David, Andrew J. Berry, and Ian Jackson</w:t>
      </w:r>
      <w:r>
        <w:br/>
        <w:t xml:space="preserve"> 2016</w:t>
      </w:r>
      <w:r>
        <w:tab/>
        <w:t xml:space="preserve">Titanium-Hydroxyl Defect-Controlled Rheology of the Earth’s Upper Mantle. </w:t>
      </w:r>
      <w:proofErr w:type="gramStart"/>
      <w:r>
        <w:t>Earth and Planetary Science Letters 452: 227–237.</w:t>
      </w:r>
      <w:proofErr w:type="gramEnd"/>
    </w:p>
    <w:p w14:paraId="50B322DC" w14:textId="77777777" w:rsidR="00401795" w:rsidRDefault="008A2967">
      <w:pPr>
        <w:pStyle w:val="Bibliography"/>
      </w:pPr>
      <w:r>
        <w:br/>
        <w:t xml:space="preserve">Ferguson, David J., </w:t>
      </w:r>
      <w:proofErr w:type="spellStart"/>
      <w:r>
        <w:t>Helge</w:t>
      </w:r>
      <w:proofErr w:type="spellEnd"/>
      <w:r>
        <w:t xml:space="preserve"> M. </w:t>
      </w:r>
      <w:proofErr w:type="spellStart"/>
      <w:r>
        <w:t>Gonnermann</w:t>
      </w:r>
      <w:proofErr w:type="spellEnd"/>
      <w:r>
        <w:t xml:space="preserve">, Philipp </w:t>
      </w:r>
      <w:proofErr w:type="spellStart"/>
      <w:r>
        <w:t>Ruprecht</w:t>
      </w:r>
      <w:proofErr w:type="spellEnd"/>
      <w:r>
        <w:t>, et al.</w:t>
      </w:r>
      <w:r>
        <w:br/>
      </w:r>
      <w:r>
        <w:lastRenderedPageBreak/>
        <w:t xml:space="preserve"> 2016</w:t>
      </w:r>
      <w:r>
        <w:tab/>
        <w:t xml:space="preserve">Magma Decompression Rates during Explosive Eruptions of </w:t>
      </w:r>
      <w:proofErr w:type="spellStart"/>
      <w:r>
        <w:t>Kīlauea</w:t>
      </w:r>
      <w:proofErr w:type="spellEnd"/>
      <w:r>
        <w:t xml:space="preserve"> Volcano, Hawaii, Recorded by Melt </w:t>
      </w:r>
      <w:proofErr w:type="spellStart"/>
      <w:r>
        <w:t>Embayments</w:t>
      </w:r>
      <w:proofErr w:type="spellEnd"/>
      <w:r>
        <w:t>. Bulletin of Volcanology 78(10): 71.</w:t>
      </w:r>
    </w:p>
    <w:p w14:paraId="034D2A1E" w14:textId="77777777" w:rsidR="00401795" w:rsidRDefault="008A2967">
      <w:pPr>
        <w:pStyle w:val="Bibliography"/>
      </w:pPr>
      <w:r>
        <w:br/>
      </w:r>
      <w:proofErr w:type="spellStart"/>
      <w:r>
        <w:t>Ferriss</w:t>
      </w:r>
      <w:proofErr w:type="spellEnd"/>
      <w:r>
        <w:t>, E.</w:t>
      </w:r>
      <w:r>
        <w:br/>
        <w:t xml:space="preserve"> 2015</w:t>
      </w:r>
      <w:r>
        <w:tab/>
      </w:r>
      <w:proofErr w:type="spellStart"/>
      <w:r>
        <w:t>Pynams</w:t>
      </w:r>
      <w:proofErr w:type="spellEnd"/>
      <w:r>
        <w:t>: A Python Package for Interpreting FTIR Spectra of Nominally Anhydrous Minerals (NAMs). New York. https://github.com/EFerriss/pynams.</w:t>
      </w:r>
    </w:p>
    <w:p w14:paraId="42556C5B" w14:textId="77777777" w:rsidR="00401795" w:rsidRDefault="008A2967">
      <w:pPr>
        <w:pStyle w:val="Bibliography"/>
      </w:pPr>
      <w:r>
        <w:br/>
      </w:r>
      <w:proofErr w:type="spellStart"/>
      <w:proofErr w:type="gramStart"/>
      <w:r>
        <w:t>Ferriss</w:t>
      </w:r>
      <w:proofErr w:type="spellEnd"/>
      <w:r>
        <w:t>, E., T. Plank, D. Walker, and M. Nettles</w:t>
      </w:r>
      <w:r>
        <w:br/>
        <w:t xml:space="preserve"> 2015</w:t>
      </w:r>
      <w:r>
        <w:tab/>
        <w:t>The Whole-Block Approach to Measuring Hydrogen Diffusivity in Nominally Anhydrous Minerals.</w:t>
      </w:r>
      <w:proofErr w:type="gramEnd"/>
      <w:r>
        <w:t xml:space="preserve"> </w:t>
      </w:r>
      <w:proofErr w:type="gramStart"/>
      <w:r>
        <w:t>American Mineralogist 100(4).</w:t>
      </w:r>
      <w:proofErr w:type="gramEnd"/>
      <w:r>
        <w:t xml:space="preserve"> WOS:000352175700017: 837–851.</w:t>
      </w:r>
    </w:p>
    <w:p w14:paraId="622AC663" w14:textId="77777777" w:rsidR="00401795" w:rsidRDefault="008A2967">
      <w:pPr>
        <w:pStyle w:val="Bibliography"/>
      </w:pPr>
      <w:r>
        <w:br/>
      </w:r>
      <w:proofErr w:type="spellStart"/>
      <w:r>
        <w:t>Ferriss</w:t>
      </w:r>
      <w:proofErr w:type="spellEnd"/>
      <w:r>
        <w:t>, Elizabeth, Terry Plank, and David Walker</w:t>
      </w:r>
      <w:r>
        <w:br/>
        <w:t xml:space="preserve"> 2016</w:t>
      </w:r>
      <w:r>
        <w:tab/>
        <w:t xml:space="preserve">Site-Specific Hydrogen Diffusion Rates during </w:t>
      </w:r>
      <w:proofErr w:type="spellStart"/>
      <w:r>
        <w:t>Clinopyroxene</w:t>
      </w:r>
      <w:proofErr w:type="spellEnd"/>
      <w:r>
        <w:t xml:space="preserve"> Dehydration. </w:t>
      </w:r>
      <w:proofErr w:type="gramStart"/>
      <w:r>
        <w:t>Contributions to Mineralogy and Petrology 171(6): 1–24.</w:t>
      </w:r>
      <w:proofErr w:type="gramEnd"/>
    </w:p>
    <w:p w14:paraId="1E09A0F4" w14:textId="77777777" w:rsidR="00401795" w:rsidRDefault="008A2967">
      <w:pPr>
        <w:pStyle w:val="Bibliography"/>
      </w:pPr>
      <w:r>
        <w:br/>
      </w:r>
      <w:proofErr w:type="spellStart"/>
      <w:r>
        <w:t>Gaetani</w:t>
      </w:r>
      <w:proofErr w:type="spellEnd"/>
      <w:r>
        <w:t xml:space="preserve">, G. A., J. A. O’Leary, N. Shimizu, Claire E. </w:t>
      </w:r>
      <w:proofErr w:type="spellStart"/>
      <w:r>
        <w:t>Bucholz</w:t>
      </w:r>
      <w:proofErr w:type="spellEnd"/>
      <w:r>
        <w:t>, and Matthew Newville</w:t>
      </w:r>
      <w:r>
        <w:br/>
        <w:t xml:space="preserve"> 2012</w:t>
      </w:r>
      <w:r>
        <w:tab/>
        <w:t xml:space="preserve">Rapid </w:t>
      </w:r>
      <w:proofErr w:type="spellStart"/>
      <w:r>
        <w:t>Reequilibration</w:t>
      </w:r>
      <w:proofErr w:type="spellEnd"/>
      <w:r>
        <w:t xml:space="preserve"> of H2O and Oxygen Fugacity in Olivine-Hosted Melt Inclusions. </w:t>
      </w:r>
      <w:proofErr w:type="gramStart"/>
      <w:r>
        <w:t>Geology 40(10): 915–918.</w:t>
      </w:r>
      <w:proofErr w:type="gramEnd"/>
    </w:p>
    <w:p w14:paraId="72707413" w14:textId="77777777" w:rsidR="00401795" w:rsidRDefault="008A2967">
      <w:pPr>
        <w:pStyle w:val="Bibliography"/>
      </w:pPr>
      <w:r>
        <w:br/>
      </w:r>
      <w:proofErr w:type="spellStart"/>
      <w:r>
        <w:t>Hauri</w:t>
      </w:r>
      <w:proofErr w:type="spellEnd"/>
      <w:r>
        <w:t>, E.</w:t>
      </w:r>
      <w:r>
        <w:br/>
        <w:t xml:space="preserve"> 2002</w:t>
      </w:r>
      <w:r>
        <w:tab/>
        <w:t xml:space="preserve">SIMS Analysis of Volatiles in Silicate Glasses, 2: Isotopes and Abundances in Hawaiian Melt Inclusions. </w:t>
      </w:r>
      <w:proofErr w:type="gramStart"/>
      <w:r>
        <w:t>Chemical Geology 183(1–4).</w:t>
      </w:r>
      <w:proofErr w:type="gramEnd"/>
      <w:r>
        <w:t xml:space="preserve"> WOS:000174332300008: 115–141.</w:t>
      </w:r>
    </w:p>
    <w:p w14:paraId="5F21E906" w14:textId="77777777" w:rsidR="00401795" w:rsidRDefault="008A2967">
      <w:pPr>
        <w:pStyle w:val="Bibliography"/>
      </w:pPr>
      <w:r>
        <w:br/>
      </w:r>
      <w:proofErr w:type="spellStart"/>
      <w:proofErr w:type="gramStart"/>
      <w:r>
        <w:t>Ingrin</w:t>
      </w:r>
      <w:proofErr w:type="spellEnd"/>
      <w:r>
        <w:t xml:space="preserve">, J., J. Liu, C. </w:t>
      </w:r>
      <w:proofErr w:type="spellStart"/>
      <w:r>
        <w:t>Depecker</w:t>
      </w:r>
      <w:proofErr w:type="spellEnd"/>
      <w:r>
        <w:t>, et al.</w:t>
      </w:r>
      <w:r>
        <w:br/>
        <w:t xml:space="preserve"> 2013</w:t>
      </w:r>
      <w:r>
        <w:tab/>
        <w:t xml:space="preserve">Low-Temperature Evolution of OH Bands in Synthetic </w:t>
      </w:r>
      <w:proofErr w:type="spellStart"/>
      <w:r>
        <w:t>Forsterite</w:t>
      </w:r>
      <w:proofErr w:type="spellEnd"/>
      <w:r>
        <w:t>, Implication for the Nature of H Defects at High Pressure.</w:t>
      </w:r>
      <w:proofErr w:type="gramEnd"/>
      <w:r>
        <w:t xml:space="preserve"> </w:t>
      </w:r>
      <w:proofErr w:type="gramStart"/>
      <w:r>
        <w:t>Physics and Chemistry of Minerals 40(6).</w:t>
      </w:r>
      <w:proofErr w:type="gramEnd"/>
      <w:r>
        <w:t xml:space="preserve"> WOS:000319771000005: 499–510.</w:t>
      </w:r>
    </w:p>
    <w:p w14:paraId="32F56937" w14:textId="77777777" w:rsidR="00401795" w:rsidRDefault="008A2967">
      <w:pPr>
        <w:pStyle w:val="Bibliography"/>
      </w:pPr>
      <w:r>
        <w:br/>
      </w:r>
      <w:proofErr w:type="spellStart"/>
      <w:r>
        <w:t>Jollands</w:t>
      </w:r>
      <w:proofErr w:type="spellEnd"/>
      <w:r>
        <w:t xml:space="preserve">, Michael C., José Alberto </w:t>
      </w:r>
      <w:proofErr w:type="spellStart"/>
      <w:r>
        <w:t>Padrón-Navarta</w:t>
      </w:r>
      <w:proofErr w:type="spellEnd"/>
      <w:r>
        <w:t xml:space="preserve">, </w:t>
      </w:r>
      <w:proofErr w:type="spellStart"/>
      <w:r>
        <w:t>Jörg</w:t>
      </w:r>
      <w:proofErr w:type="spellEnd"/>
      <w:r>
        <w:t xml:space="preserve"> Hermann, and Hugh </w:t>
      </w:r>
      <w:proofErr w:type="spellStart"/>
      <w:r>
        <w:t>St.C</w:t>
      </w:r>
      <w:proofErr w:type="spellEnd"/>
      <w:r>
        <w:t>. O’Neill</w:t>
      </w:r>
      <w:r>
        <w:br/>
        <w:t xml:space="preserve"> 2016</w:t>
      </w:r>
      <w:r>
        <w:tab/>
        <w:t xml:space="preserve">Hydrogen Diffusion in Ti-Doped </w:t>
      </w:r>
      <w:proofErr w:type="spellStart"/>
      <w:r>
        <w:t>Forsterite</w:t>
      </w:r>
      <w:proofErr w:type="spellEnd"/>
      <w:r>
        <w:t xml:space="preserve"> and the Preservation of Metastable Point Defects. </w:t>
      </w:r>
      <w:proofErr w:type="gramStart"/>
      <w:r>
        <w:t>American Mineralogist 101(7): 1560–1570.</w:t>
      </w:r>
      <w:proofErr w:type="gramEnd"/>
    </w:p>
    <w:p w14:paraId="0BD23B40" w14:textId="77777777" w:rsidR="00401795" w:rsidRDefault="008A2967">
      <w:pPr>
        <w:pStyle w:val="Bibliography"/>
      </w:pPr>
      <w:r>
        <w:br/>
      </w:r>
      <w:proofErr w:type="spellStart"/>
      <w:r>
        <w:t>Keppler</w:t>
      </w:r>
      <w:proofErr w:type="spellEnd"/>
      <w:r>
        <w:t>, Hans, and Joseph R. Smyth</w:t>
      </w:r>
      <w:r>
        <w:br/>
        <w:t xml:space="preserve"> 2006</w:t>
      </w:r>
      <w:r>
        <w:tab/>
        <w:t xml:space="preserve">Water in Nominally Anhydrous Minerals, vol.62. </w:t>
      </w:r>
      <w:proofErr w:type="gramStart"/>
      <w:r>
        <w:t>Reviews in Mineralogy and Geochemistry.</w:t>
      </w:r>
      <w:proofErr w:type="gramEnd"/>
      <w:r>
        <w:t xml:space="preserve"> </w:t>
      </w:r>
      <w:proofErr w:type="gramStart"/>
      <w:r>
        <w:t>Mineralogical Society of America.</w:t>
      </w:r>
      <w:proofErr w:type="gramEnd"/>
    </w:p>
    <w:p w14:paraId="1B37B8AE" w14:textId="77777777" w:rsidR="00401795" w:rsidRDefault="008A2967">
      <w:pPr>
        <w:pStyle w:val="Bibliography"/>
      </w:pPr>
      <w:r>
        <w:br/>
      </w:r>
      <w:proofErr w:type="spellStart"/>
      <w:r>
        <w:t>Kohlstedt</w:t>
      </w:r>
      <w:proofErr w:type="spellEnd"/>
      <w:r>
        <w:t xml:space="preserve">, D. L., and S. J. </w:t>
      </w:r>
      <w:proofErr w:type="spellStart"/>
      <w:r>
        <w:t>Mackwell</w:t>
      </w:r>
      <w:proofErr w:type="spellEnd"/>
      <w:r>
        <w:br/>
        <w:t xml:space="preserve"> 1998</w:t>
      </w:r>
      <w:r>
        <w:tab/>
        <w:t xml:space="preserve">Diffusion of Hydrogen and Intrinsic Point Defects in Olivine. </w:t>
      </w:r>
      <w:proofErr w:type="spellStart"/>
      <w:proofErr w:type="gramStart"/>
      <w:r>
        <w:t>Zeitschrift</w:t>
      </w:r>
      <w:proofErr w:type="spellEnd"/>
      <w:r>
        <w:t xml:space="preserve"> Fur </w:t>
      </w:r>
      <w:proofErr w:type="spellStart"/>
      <w:r>
        <w:t>Physikalische</w:t>
      </w:r>
      <w:proofErr w:type="spellEnd"/>
      <w:r>
        <w:t xml:space="preserve"> </w:t>
      </w:r>
      <w:proofErr w:type="spellStart"/>
      <w:r>
        <w:t>Chemie</w:t>
      </w:r>
      <w:proofErr w:type="spellEnd"/>
      <w:r>
        <w:t>-International Journal of Research in Physical Chemistry &amp; Chemical Physics 207.</w:t>
      </w:r>
      <w:proofErr w:type="gramEnd"/>
      <w:r>
        <w:t xml:space="preserve"> WOS:000076569300010: 147–162.</w:t>
      </w:r>
    </w:p>
    <w:p w14:paraId="43B4A80E" w14:textId="77777777" w:rsidR="00401795" w:rsidRDefault="008A2967">
      <w:pPr>
        <w:pStyle w:val="Bibliography"/>
      </w:pPr>
      <w:r>
        <w:br/>
      </w:r>
      <w:proofErr w:type="gramStart"/>
      <w:r>
        <w:t xml:space="preserve">Kurosawa, M., H. </w:t>
      </w:r>
      <w:proofErr w:type="spellStart"/>
      <w:r>
        <w:t>Yurimoto</w:t>
      </w:r>
      <w:proofErr w:type="spellEnd"/>
      <w:r>
        <w:t xml:space="preserve">, and S. </w:t>
      </w:r>
      <w:proofErr w:type="spellStart"/>
      <w:r>
        <w:t>Sueno</w:t>
      </w:r>
      <w:proofErr w:type="spellEnd"/>
      <w:r>
        <w:br/>
        <w:t xml:space="preserve"> 1997</w:t>
      </w:r>
      <w:r>
        <w:tab/>
        <w:t xml:space="preserve">Patterns in the Hydrogen and Trace Element Compositions of Mantle </w:t>
      </w:r>
      <w:proofErr w:type="spellStart"/>
      <w:r>
        <w:t>Olivines</w:t>
      </w:r>
      <w:proofErr w:type="spellEnd"/>
      <w:r>
        <w:t>.</w:t>
      </w:r>
      <w:proofErr w:type="gramEnd"/>
      <w:r>
        <w:t xml:space="preserve"> </w:t>
      </w:r>
      <w:proofErr w:type="gramStart"/>
      <w:r>
        <w:t>Physics and Chemistry of Glasses 24: 385–395.</w:t>
      </w:r>
      <w:proofErr w:type="gramEnd"/>
    </w:p>
    <w:p w14:paraId="049FE773" w14:textId="77777777" w:rsidR="00401795" w:rsidRDefault="008A2967">
      <w:pPr>
        <w:pStyle w:val="Bibliography"/>
      </w:pPr>
      <w:r>
        <w:br/>
      </w:r>
      <w:proofErr w:type="gramStart"/>
      <w:r>
        <w:t xml:space="preserve">Le </w:t>
      </w:r>
      <w:proofErr w:type="spellStart"/>
      <w:r>
        <w:t>Voyer</w:t>
      </w:r>
      <w:proofErr w:type="spellEnd"/>
      <w:r>
        <w:t xml:space="preserve">, Marion, Paul D. </w:t>
      </w:r>
      <w:proofErr w:type="spellStart"/>
      <w:r>
        <w:t>Asimow</w:t>
      </w:r>
      <w:proofErr w:type="spellEnd"/>
      <w:r>
        <w:t xml:space="preserve">, Jed L. </w:t>
      </w:r>
      <w:proofErr w:type="spellStart"/>
      <w:r>
        <w:t>Mosenfelder</w:t>
      </w:r>
      <w:proofErr w:type="spellEnd"/>
      <w:r>
        <w:t>, et al.</w:t>
      </w:r>
      <w:r>
        <w:br/>
        <w:t xml:space="preserve"> 2014</w:t>
      </w:r>
      <w:r>
        <w:tab/>
        <w:t xml:space="preserve">Zonation of H2O and F Concentrations around Melt Inclusions in </w:t>
      </w:r>
      <w:proofErr w:type="spellStart"/>
      <w:r>
        <w:t>Olivines</w:t>
      </w:r>
      <w:proofErr w:type="spellEnd"/>
      <w:r>
        <w:t>.</w:t>
      </w:r>
      <w:proofErr w:type="gramEnd"/>
      <w:r>
        <w:t xml:space="preserve"> </w:t>
      </w:r>
      <w:proofErr w:type="gramStart"/>
      <w:r>
        <w:t>Journal of Petrology 55(4): 685–707.</w:t>
      </w:r>
      <w:proofErr w:type="gramEnd"/>
    </w:p>
    <w:p w14:paraId="057EC966" w14:textId="77777777" w:rsidR="00401795" w:rsidRDefault="008A2967">
      <w:pPr>
        <w:pStyle w:val="Bibliography"/>
      </w:pPr>
      <w:r>
        <w:lastRenderedPageBreak/>
        <w:br/>
      </w:r>
      <w:proofErr w:type="spellStart"/>
      <w:r>
        <w:t>Libowitzky</w:t>
      </w:r>
      <w:proofErr w:type="spellEnd"/>
      <w:r>
        <w:t xml:space="preserve">, E., and G. R. </w:t>
      </w:r>
      <w:proofErr w:type="spellStart"/>
      <w:r>
        <w:t>Rossman</w:t>
      </w:r>
      <w:proofErr w:type="spellEnd"/>
      <w:r>
        <w:br/>
        <w:t xml:space="preserve"> 1996</w:t>
      </w:r>
      <w:r>
        <w:tab/>
        <w:t xml:space="preserve">Principles of Quantitative Absorbance Measurements in Anisotropic Crystals. </w:t>
      </w:r>
      <w:proofErr w:type="gramStart"/>
      <w:r>
        <w:t>Physics and Chemistry of Minerals 23(6).</w:t>
      </w:r>
      <w:proofErr w:type="gramEnd"/>
      <w:r>
        <w:t xml:space="preserve"> WOS</w:t>
      </w:r>
      <w:proofErr w:type="gramStart"/>
      <w:r>
        <w:t>:A1996VD85000001</w:t>
      </w:r>
      <w:proofErr w:type="gramEnd"/>
      <w:r>
        <w:t>: 319–327.</w:t>
      </w:r>
    </w:p>
    <w:p w14:paraId="6C00FE62" w14:textId="77777777" w:rsidR="00401795" w:rsidRDefault="008A2967">
      <w:pPr>
        <w:pStyle w:val="Bibliography"/>
      </w:pPr>
      <w:r>
        <w:br/>
        <w:t xml:space="preserve">Lloyd, Alexander S., T. Plank, Philipp </w:t>
      </w:r>
      <w:proofErr w:type="spellStart"/>
      <w:r>
        <w:t>Ruprecht</w:t>
      </w:r>
      <w:proofErr w:type="spellEnd"/>
      <w:r>
        <w:t xml:space="preserve">, E. H. </w:t>
      </w:r>
      <w:proofErr w:type="spellStart"/>
      <w:r>
        <w:t>Hauri</w:t>
      </w:r>
      <w:proofErr w:type="spellEnd"/>
      <w:r>
        <w:t>, and William Rose</w:t>
      </w:r>
      <w:r>
        <w:br/>
        <w:t xml:space="preserve"> 2013</w:t>
      </w:r>
      <w:r>
        <w:tab/>
        <w:t xml:space="preserve">Volatile Loss from Melt Inclusions in </w:t>
      </w:r>
      <w:proofErr w:type="spellStart"/>
      <w:r>
        <w:t>Pyroclasts</w:t>
      </w:r>
      <w:proofErr w:type="spellEnd"/>
      <w:r>
        <w:t xml:space="preserve"> of Differing Sizes. </w:t>
      </w:r>
      <w:proofErr w:type="gramStart"/>
      <w:r>
        <w:t>Contributions to Mineralogy and Petrology 165: 129–153.</w:t>
      </w:r>
      <w:proofErr w:type="gramEnd"/>
    </w:p>
    <w:p w14:paraId="7D2BD582" w14:textId="77777777" w:rsidR="00401795" w:rsidRDefault="008A2967">
      <w:pPr>
        <w:pStyle w:val="Bibliography"/>
      </w:pPr>
      <w:r>
        <w:br/>
      </w:r>
      <w:proofErr w:type="spellStart"/>
      <w:r>
        <w:t>Mackwell</w:t>
      </w:r>
      <w:proofErr w:type="spellEnd"/>
      <w:r>
        <w:t xml:space="preserve">, S. J., and D. L. </w:t>
      </w:r>
      <w:proofErr w:type="spellStart"/>
      <w:r>
        <w:t>Kohlstedt</w:t>
      </w:r>
      <w:proofErr w:type="spellEnd"/>
      <w:r>
        <w:br/>
        <w:t xml:space="preserve"> 1990</w:t>
      </w:r>
      <w:r>
        <w:tab/>
        <w:t xml:space="preserve">Diffusion of Hydrogen in Olivine - Implications for Water in the Mantle. </w:t>
      </w:r>
      <w:proofErr w:type="gramStart"/>
      <w:r>
        <w:t>Journal of Geophysical Research-Solid Earth and Planets 95(B4).</w:t>
      </w:r>
      <w:proofErr w:type="gramEnd"/>
      <w:r>
        <w:t xml:space="preserve"> WOS</w:t>
      </w:r>
      <w:proofErr w:type="gramStart"/>
      <w:r>
        <w:t>:A1990CZ37500052</w:t>
      </w:r>
      <w:proofErr w:type="gramEnd"/>
      <w:r>
        <w:t>: 5079–5088.</w:t>
      </w:r>
    </w:p>
    <w:p w14:paraId="15AAC940" w14:textId="77777777" w:rsidR="00401795" w:rsidRDefault="008A2967">
      <w:pPr>
        <w:pStyle w:val="Bibliography"/>
      </w:pPr>
      <w:r>
        <w:br/>
      </w:r>
      <w:proofErr w:type="spellStart"/>
      <w:proofErr w:type="gramStart"/>
      <w:r>
        <w:t>Mironov</w:t>
      </w:r>
      <w:proofErr w:type="spellEnd"/>
      <w:r>
        <w:t xml:space="preserve">, Nikita, Maxim </w:t>
      </w:r>
      <w:proofErr w:type="spellStart"/>
      <w:r>
        <w:t>Portnyagin</w:t>
      </w:r>
      <w:proofErr w:type="spellEnd"/>
      <w:r>
        <w:t xml:space="preserve">, Roman </w:t>
      </w:r>
      <w:proofErr w:type="spellStart"/>
      <w:r>
        <w:t>Botcharnikov</w:t>
      </w:r>
      <w:proofErr w:type="spellEnd"/>
      <w:r>
        <w:t>, et al.</w:t>
      </w:r>
      <w:r>
        <w:br/>
        <w:t xml:space="preserve"> 2015</w:t>
      </w:r>
      <w:r>
        <w:tab/>
        <w:t xml:space="preserve">Quantification of the CO2 Budget and H2O–CO2 Systematics in </w:t>
      </w:r>
      <w:proofErr w:type="spellStart"/>
      <w:r>
        <w:t>Subduction</w:t>
      </w:r>
      <w:proofErr w:type="spellEnd"/>
      <w:r>
        <w:t>-Zone Magmas through the Experimental Hydration of Melt Inclusions in Olivine at High H2O Pressure.</w:t>
      </w:r>
      <w:proofErr w:type="gramEnd"/>
      <w:r>
        <w:t xml:space="preserve"> </w:t>
      </w:r>
      <w:proofErr w:type="gramStart"/>
      <w:r>
        <w:t>Earth and Planetary Science Letters 425: 1–11.</w:t>
      </w:r>
      <w:proofErr w:type="gramEnd"/>
    </w:p>
    <w:p w14:paraId="53F75AD0" w14:textId="77777777" w:rsidR="00401795" w:rsidRDefault="008A2967">
      <w:pPr>
        <w:pStyle w:val="Bibliography"/>
      </w:pPr>
      <w:r>
        <w:br/>
      </w:r>
      <w:proofErr w:type="spellStart"/>
      <w:r>
        <w:t>Mosenfelder</w:t>
      </w:r>
      <w:proofErr w:type="spellEnd"/>
      <w:r>
        <w:t xml:space="preserve">, J. L., N. I. </w:t>
      </w:r>
      <w:proofErr w:type="spellStart"/>
      <w:r>
        <w:t>Deligne</w:t>
      </w:r>
      <w:proofErr w:type="spellEnd"/>
      <w:r>
        <w:t xml:space="preserve">, P. D. </w:t>
      </w:r>
      <w:proofErr w:type="spellStart"/>
      <w:r>
        <w:t>Asimow</w:t>
      </w:r>
      <w:proofErr w:type="spellEnd"/>
      <w:r>
        <w:t xml:space="preserve">, and G. R. </w:t>
      </w:r>
      <w:proofErr w:type="spellStart"/>
      <w:r>
        <w:t>Rossman</w:t>
      </w:r>
      <w:proofErr w:type="spellEnd"/>
      <w:r>
        <w:br/>
        <w:t xml:space="preserve"> 2006</w:t>
      </w:r>
      <w:r>
        <w:tab/>
        <w:t xml:space="preserve">Hydrogen Incorporation in Olivine from 2-12 </w:t>
      </w:r>
      <w:proofErr w:type="spellStart"/>
      <w:r>
        <w:t>GPa</w:t>
      </w:r>
      <w:proofErr w:type="spellEnd"/>
      <w:r>
        <w:t xml:space="preserve">. </w:t>
      </w:r>
      <w:proofErr w:type="gramStart"/>
      <w:r>
        <w:t>American Mineralogist 91(2–3).</w:t>
      </w:r>
      <w:proofErr w:type="gramEnd"/>
      <w:r>
        <w:t xml:space="preserve"> WOS:000235472000007: 285–294.</w:t>
      </w:r>
    </w:p>
    <w:p w14:paraId="5363D11A" w14:textId="77777777" w:rsidR="00401795" w:rsidRDefault="008A2967">
      <w:pPr>
        <w:pStyle w:val="Bibliography"/>
      </w:pPr>
      <w:r>
        <w:br/>
      </w:r>
      <w:proofErr w:type="spellStart"/>
      <w:proofErr w:type="gramStart"/>
      <w:r>
        <w:t>Padrón-Navarta</w:t>
      </w:r>
      <w:proofErr w:type="spellEnd"/>
      <w:r>
        <w:t xml:space="preserve">, Jose Alberto, </w:t>
      </w:r>
      <w:proofErr w:type="spellStart"/>
      <w:r>
        <w:t>Joerg</w:t>
      </w:r>
      <w:proofErr w:type="spellEnd"/>
      <w:r>
        <w:t xml:space="preserve"> Hermann, and Hugh St. C. O’Neill</w:t>
      </w:r>
      <w:r>
        <w:br/>
        <w:t xml:space="preserve"> 2014</w:t>
      </w:r>
      <w:r>
        <w:tab/>
        <w:t xml:space="preserve">Site-Specific Hydrogen Diffusion Rates in </w:t>
      </w:r>
      <w:proofErr w:type="spellStart"/>
      <w:r>
        <w:t>Forsterite</w:t>
      </w:r>
      <w:proofErr w:type="spellEnd"/>
      <w:r>
        <w:t>.</w:t>
      </w:r>
      <w:proofErr w:type="gramEnd"/>
      <w:r>
        <w:t xml:space="preserve"> </w:t>
      </w:r>
      <w:proofErr w:type="gramStart"/>
      <w:r>
        <w:t>Earth and Planetary Science Letters 392: 100–112.</w:t>
      </w:r>
      <w:proofErr w:type="gramEnd"/>
    </w:p>
    <w:p w14:paraId="3759AFBB" w14:textId="77777777" w:rsidR="00401795" w:rsidRDefault="008A2967">
      <w:pPr>
        <w:pStyle w:val="Bibliography"/>
      </w:pPr>
      <w:r>
        <w:br/>
      </w:r>
      <w:proofErr w:type="spellStart"/>
      <w:r>
        <w:t>Peslier</w:t>
      </w:r>
      <w:proofErr w:type="spellEnd"/>
      <w:r>
        <w:t xml:space="preserve">, A. H., and J. F. </w:t>
      </w:r>
      <w:proofErr w:type="spellStart"/>
      <w:r>
        <w:t>Luhr</w:t>
      </w:r>
      <w:proofErr w:type="spellEnd"/>
      <w:r>
        <w:br/>
        <w:t xml:space="preserve"> 2006</w:t>
      </w:r>
      <w:r>
        <w:tab/>
        <w:t xml:space="preserve">Hydrogen Loss from </w:t>
      </w:r>
      <w:proofErr w:type="spellStart"/>
      <w:r>
        <w:t>Olivines</w:t>
      </w:r>
      <w:proofErr w:type="spellEnd"/>
      <w:r>
        <w:t xml:space="preserve"> in Mantle Xenoliths from Simcoe (USA) and Mexico: Mafic </w:t>
      </w:r>
      <w:proofErr w:type="spellStart"/>
      <w:r>
        <w:t>Alkalic</w:t>
      </w:r>
      <w:proofErr w:type="spellEnd"/>
      <w:r>
        <w:t xml:space="preserve"> Magma Ascent Rates and Water Budget of the Sub-Continental Lithosphere. Earth and Planetary Science Letters 242(3–4). WOS:000235855100006: 302–319.</w:t>
      </w:r>
    </w:p>
    <w:p w14:paraId="06B7783F" w14:textId="77777777" w:rsidR="00401795" w:rsidRDefault="008A2967">
      <w:pPr>
        <w:pStyle w:val="Bibliography"/>
      </w:pPr>
      <w:r>
        <w:br/>
      </w:r>
      <w:proofErr w:type="spellStart"/>
      <w:r>
        <w:t>Portnyagin</w:t>
      </w:r>
      <w:proofErr w:type="spellEnd"/>
      <w:r>
        <w:t xml:space="preserve">, M., </w:t>
      </w:r>
      <w:proofErr w:type="spellStart"/>
      <w:r>
        <w:t>Renat</w:t>
      </w:r>
      <w:proofErr w:type="spellEnd"/>
      <w:r>
        <w:t xml:space="preserve"> </w:t>
      </w:r>
      <w:proofErr w:type="spellStart"/>
      <w:r>
        <w:t>Almeev</w:t>
      </w:r>
      <w:proofErr w:type="spellEnd"/>
      <w:r>
        <w:t xml:space="preserve">, S. </w:t>
      </w:r>
      <w:proofErr w:type="spellStart"/>
      <w:r>
        <w:t>Matveev</w:t>
      </w:r>
      <w:proofErr w:type="spellEnd"/>
      <w:r>
        <w:t>, and Francois Holtz</w:t>
      </w:r>
      <w:r>
        <w:br/>
        <w:t xml:space="preserve"> 2008</w:t>
      </w:r>
      <w:r>
        <w:tab/>
        <w:t xml:space="preserve">Experimental Evidence for Rapid Water Exchange between Melt Inclusions in Olivine and Host Magma. </w:t>
      </w:r>
      <w:proofErr w:type="gramStart"/>
      <w:r>
        <w:t>Earth and Planetary Science Letters 272: 541–552.</w:t>
      </w:r>
      <w:proofErr w:type="gramEnd"/>
    </w:p>
    <w:p w14:paraId="478CBE29" w14:textId="77777777" w:rsidR="00401795" w:rsidRDefault="008A2967">
      <w:pPr>
        <w:pStyle w:val="Bibliography"/>
      </w:pPr>
      <w:r>
        <w:br/>
      </w:r>
      <w:proofErr w:type="gramStart"/>
      <w:r>
        <w:t>Rosen, Julia</w:t>
      </w:r>
      <w:r>
        <w:br/>
        <w:t xml:space="preserve"> 2016</w:t>
      </w:r>
      <w:r>
        <w:tab/>
        <w:t>Crystal Clocks.</w:t>
      </w:r>
      <w:proofErr w:type="gramEnd"/>
      <w:r>
        <w:t xml:space="preserve"> </w:t>
      </w:r>
      <w:proofErr w:type="gramStart"/>
      <w:r>
        <w:t>Science 354(6314): 822–825.</w:t>
      </w:r>
      <w:proofErr w:type="gramEnd"/>
    </w:p>
    <w:p w14:paraId="7D680A5A" w14:textId="77777777" w:rsidR="00401795" w:rsidRDefault="008A2967">
      <w:pPr>
        <w:pStyle w:val="Bibliography"/>
      </w:pPr>
      <w:r>
        <w:br/>
      </w:r>
      <w:proofErr w:type="spellStart"/>
      <w:r>
        <w:t>Ruprecht</w:t>
      </w:r>
      <w:proofErr w:type="spellEnd"/>
      <w:r>
        <w:t>, Philipp, and Terry Plank</w:t>
      </w:r>
      <w:r>
        <w:br/>
        <w:t xml:space="preserve"> 2013</w:t>
      </w:r>
      <w:r>
        <w:tab/>
        <w:t xml:space="preserve">Feeding Andesitic Eruptions with a High-Speed Connection from the Mantle. </w:t>
      </w:r>
      <w:proofErr w:type="gramStart"/>
      <w:r>
        <w:t>Nature 500(7460): 68–72.</w:t>
      </w:r>
      <w:proofErr w:type="gramEnd"/>
    </w:p>
    <w:p w14:paraId="1B620846" w14:textId="77777777" w:rsidR="00401795" w:rsidRDefault="008A2967">
      <w:pPr>
        <w:pStyle w:val="Bibliography"/>
      </w:pPr>
      <w:r>
        <w:br/>
      </w:r>
      <w:proofErr w:type="spellStart"/>
      <w:proofErr w:type="gramStart"/>
      <w:r>
        <w:t>Shuai</w:t>
      </w:r>
      <w:proofErr w:type="spellEnd"/>
      <w:r>
        <w:t xml:space="preserve">, Kang, and </w:t>
      </w:r>
      <w:proofErr w:type="spellStart"/>
      <w:r>
        <w:t>Xiaozhi</w:t>
      </w:r>
      <w:proofErr w:type="spellEnd"/>
      <w:r>
        <w:t xml:space="preserve"> Yang</w:t>
      </w:r>
      <w:r>
        <w:br/>
        <w:t xml:space="preserve"> 2017</w:t>
      </w:r>
      <w:r>
        <w:tab/>
        <w:t>Quantitative Analysis of H-Species in Anisotropic Minerals by Polarized Infrared Spectroscopy along Three Orthogonal Directions.</w:t>
      </w:r>
      <w:proofErr w:type="gramEnd"/>
      <w:r>
        <w:t xml:space="preserve"> Contributions to Mineralogy and Petrology 172(2–3): 14.</w:t>
      </w:r>
    </w:p>
    <w:p w14:paraId="1AE4165C" w14:textId="77777777" w:rsidR="00401795" w:rsidRDefault="008A2967">
      <w:pPr>
        <w:pStyle w:val="Bibliography"/>
      </w:pPr>
      <w:r>
        <w:br/>
      </w:r>
      <w:proofErr w:type="spellStart"/>
      <w:r>
        <w:t>Thoraval</w:t>
      </w:r>
      <w:proofErr w:type="spellEnd"/>
      <w:r>
        <w:t xml:space="preserve">, Catherine, and Sylvie </w:t>
      </w:r>
      <w:proofErr w:type="spellStart"/>
      <w:r>
        <w:t>Demouchy</w:t>
      </w:r>
      <w:proofErr w:type="spellEnd"/>
      <w:r>
        <w:br/>
      </w:r>
      <w:r>
        <w:lastRenderedPageBreak/>
        <w:t xml:space="preserve"> 2014</w:t>
      </w:r>
      <w:r>
        <w:tab/>
        <w:t xml:space="preserve">Numerical Models of Ionic Diffusion in One and Three Dimensions: Application to Dehydration of Mantle Olivine. </w:t>
      </w:r>
      <w:proofErr w:type="gramStart"/>
      <w:r>
        <w:t>Physics and Chemistry of Minerals 41(9).</w:t>
      </w:r>
      <w:proofErr w:type="gramEnd"/>
      <w:r>
        <w:t xml:space="preserve"> WOS:000341924800005: 709–723.</w:t>
      </w:r>
    </w:p>
    <w:p w14:paraId="3B3A925A" w14:textId="77777777" w:rsidR="00401795" w:rsidRDefault="008A2967">
      <w:pPr>
        <w:pStyle w:val="Bibliography"/>
      </w:pPr>
      <w:r>
        <w:br/>
      </w:r>
      <w:proofErr w:type="spellStart"/>
      <w:r>
        <w:t>Tollan</w:t>
      </w:r>
      <w:proofErr w:type="spellEnd"/>
      <w:r>
        <w:t xml:space="preserve">, P. M. E., H. St C. O’Neill, J. Hermann, A. </w:t>
      </w:r>
      <w:proofErr w:type="spellStart"/>
      <w:r>
        <w:t>Benedictus</w:t>
      </w:r>
      <w:proofErr w:type="spellEnd"/>
      <w:r>
        <w:t xml:space="preserve">, and R. J. </w:t>
      </w:r>
      <w:proofErr w:type="spellStart"/>
      <w:r>
        <w:t>Arculus</w:t>
      </w:r>
      <w:proofErr w:type="spellEnd"/>
      <w:r>
        <w:br/>
        <w:t xml:space="preserve"> 2015</w:t>
      </w:r>
      <w:r>
        <w:tab/>
        <w:t xml:space="preserve">Frozen Melt-Rock Reaction in a </w:t>
      </w:r>
      <w:proofErr w:type="spellStart"/>
      <w:r>
        <w:t>Peridotite</w:t>
      </w:r>
      <w:proofErr w:type="spellEnd"/>
      <w:r>
        <w:t xml:space="preserve"> Xenolith from Sub-Arc Mantle Recorded by Diffusion of Trace Elements and Water in Olivine. Earth and Planetary Science Letters 422. WOS:000355350700018: 169–181.</w:t>
      </w:r>
    </w:p>
    <w:p w14:paraId="510D52BF" w14:textId="77777777" w:rsidR="00401795" w:rsidRDefault="008A2967">
      <w:pPr>
        <w:pStyle w:val="Bibliography"/>
      </w:pPr>
      <w:r>
        <w:br/>
      </w:r>
      <w:proofErr w:type="spellStart"/>
      <w:proofErr w:type="gramStart"/>
      <w:r>
        <w:t>Tollan</w:t>
      </w:r>
      <w:proofErr w:type="spellEnd"/>
      <w:r>
        <w:t xml:space="preserve">, Peter M. E., Rachel Smith, Hugh St C. O’Neill, and </w:t>
      </w:r>
      <w:proofErr w:type="spellStart"/>
      <w:r>
        <w:t>Jörg</w:t>
      </w:r>
      <w:proofErr w:type="spellEnd"/>
      <w:r>
        <w:t xml:space="preserve"> Hermann</w:t>
      </w:r>
      <w:r>
        <w:br/>
        <w:t xml:space="preserve"> 2017</w:t>
      </w:r>
      <w:r>
        <w:tab/>
        <w:t xml:space="preserve">The Responses of the Four Main Substitution Mechanisms of H in Olivine to H 2 O Activity at 1050 °C and 3 </w:t>
      </w:r>
      <w:proofErr w:type="spellStart"/>
      <w:r>
        <w:t>GPa</w:t>
      </w:r>
      <w:proofErr w:type="spellEnd"/>
      <w:r>
        <w:t>.</w:t>
      </w:r>
      <w:proofErr w:type="gramEnd"/>
      <w:r>
        <w:t xml:space="preserve"> </w:t>
      </w:r>
      <w:proofErr w:type="gramStart"/>
      <w:r>
        <w:t>Progress in Earth and Planetary Science 4(1): 14.</w:t>
      </w:r>
      <w:proofErr w:type="gramEnd"/>
    </w:p>
    <w:p w14:paraId="072C513E" w14:textId="77777777" w:rsidR="00401795" w:rsidRDefault="008A2967">
      <w:pPr>
        <w:pStyle w:val="Bibliography"/>
      </w:pPr>
      <w:r>
        <w:br/>
      </w:r>
      <w:proofErr w:type="gramStart"/>
      <w:r>
        <w:t>Withers, A. C.</w:t>
      </w:r>
      <w:r>
        <w:br/>
        <w:t xml:space="preserve"> 2013</w:t>
      </w:r>
      <w:r>
        <w:tab/>
        <w:t xml:space="preserve">The </w:t>
      </w:r>
      <w:proofErr w:type="spellStart"/>
      <w:r>
        <w:t>Pitzer</w:t>
      </w:r>
      <w:proofErr w:type="spellEnd"/>
      <w:r>
        <w:t xml:space="preserve"> and Sterner Equation of State for Water.</w:t>
      </w:r>
      <w:proofErr w:type="gramEnd"/>
      <w:r>
        <w:t xml:space="preserve"> http://www.geo.umn.edu/people/researchers/withe012/fugacity.htm</w:t>
      </w:r>
      <w:proofErr w:type="gramStart"/>
      <w:r>
        <w:t>,</w:t>
      </w:r>
      <w:proofErr w:type="gramEnd"/>
      <w:r>
        <w:t xml:space="preserve"> accessed August 6, 2013.</w:t>
      </w:r>
    </w:p>
    <w:p w14:paraId="4A35618F" w14:textId="77777777" w:rsidR="00401795" w:rsidRDefault="008A2967">
      <w:pPr>
        <w:pStyle w:val="Bibliography"/>
      </w:pPr>
      <w:r>
        <w:br/>
        <w:t xml:space="preserve">Withers, Anthony C, Hélène Bureau, Caroline </w:t>
      </w:r>
      <w:proofErr w:type="spellStart"/>
      <w:r>
        <w:t>Raepsaet</w:t>
      </w:r>
      <w:proofErr w:type="spellEnd"/>
      <w:r>
        <w:t xml:space="preserve">, and Marc M </w:t>
      </w:r>
      <w:proofErr w:type="spellStart"/>
      <w:r>
        <w:t>Hirschmann</w:t>
      </w:r>
      <w:proofErr w:type="spellEnd"/>
      <w:r>
        <w:br/>
        <w:t xml:space="preserve"> 2012</w:t>
      </w:r>
      <w:r>
        <w:tab/>
        <w:t xml:space="preserve">Calibration of Infrared Spectroscopy by Elastic Recoil Detection Analysis of H in Synthetic Olivine. </w:t>
      </w:r>
      <w:proofErr w:type="gramStart"/>
      <w:r>
        <w:t>Chemical Geology 334: 92–98.</w:t>
      </w:r>
      <w:proofErr w:type="gramEnd"/>
    </w:p>
    <w:p w14:paraId="7CEC80F7" w14:textId="77777777" w:rsidR="00401795" w:rsidRDefault="008A2967">
      <w:pPr>
        <w:pStyle w:val="Bibliography"/>
      </w:pPr>
      <w:r>
        <w:br/>
        <w:t xml:space="preserve">Zhao, Y. H., S. B. Ginsberg, and D. L. </w:t>
      </w:r>
      <w:proofErr w:type="spellStart"/>
      <w:r>
        <w:t>Kohstedt</w:t>
      </w:r>
      <w:proofErr w:type="spellEnd"/>
      <w:r>
        <w:br/>
        <w:t xml:space="preserve"> 2004</w:t>
      </w:r>
      <w:r>
        <w:tab/>
        <w:t xml:space="preserve">Solubility of Hydrogen in Olivine: Dependence on Temperature and Iron Content. </w:t>
      </w:r>
      <w:proofErr w:type="gramStart"/>
      <w:r>
        <w:t>Contributions to Mineralogy and Petrology 147(2).</w:t>
      </w:r>
      <w:proofErr w:type="gramEnd"/>
      <w:r>
        <w:t xml:space="preserve"> WOS:000221169500003: 155–161.</w:t>
      </w:r>
    </w:p>
    <w:p w14:paraId="181C71A7" w14:textId="77777777" w:rsidR="00401795" w:rsidRDefault="008A2967">
      <w:pPr>
        <w:pStyle w:val="Caption"/>
      </w:pPr>
      <w:r>
        <w:t xml:space="preserve"> </w:t>
      </w:r>
    </w:p>
    <w:p w14:paraId="1640D921" w14:textId="77777777" w:rsidR="00401795" w:rsidRDefault="008A2967">
      <w:r>
        <w:t xml:space="preserve"> </w:t>
      </w:r>
    </w:p>
    <w:sectPr w:rsidR="00401795">
      <w:pgSz w:w="12240" w:h="15840"/>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Megan Newcombe" w:date="2017-11-05T20:31:00Z" w:initials="MN">
    <w:p w14:paraId="1B489593" w14:textId="5C84DCF2" w:rsidR="00131765" w:rsidRDefault="00131765">
      <w:pPr>
        <w:pStyle w:val="CommentText"/>
      </w:pPr>
      <w:r>
        <w:rPr>
          <w:rStyle w:val="CommentReference"/>
        </w:rPr>
        <w:annotationRef/>
      </w:r>
      <w:r>
        <w:t>I think we should be careful about describing the defects as moving – the results indicate that H+ is moving among pre-existing defects, but the defects themselves probably don’t move during the experiments.</w:t>
      </w:r>
    </w:p>
  </w:comment>
  <w:comment w:id="210" w:author="Megan Newcombe" w:date="2017-11-05T20:51:00Z" w:initials="MN">
    <w:p w14:paraId="082CAB71" w14:textId="762044FC" w:rsidR="00131765" w:rsidRDefault="00131765">
      <w:pPr>
        <w:pStyle w:val="CommentText"/>
      </w:pPr>
      <w:r>
        <w:rPr>
          <w:rStyle w:val="CommentReference"/>
        </w:rPr>
        <w:annotationRef/>
      </w:r>
      <w:r>
        <w:t xml:space="preserve">It would really help me (and I suspect other people too) if we could add a figure that illustrates each defect and shows its K-V notation. Perhaps this could be modeled after Fig. 1a of </w:t>
      </w:r>
      <w:proofErr w:type="spellStart"/>
      <w:r>
        <w:t>Karato</w:t>
      </w:r>
      <w:proofErr w:type="spellEnd"/>
      <w:r>
        <w:t xml:space="preserve"> 2015?</w:t>
      </w:r>
    </w:p>
  </w:comment>
  <w:comment w:id="458" w:author="Megan Newcombe" w:date="2017-11-05T21:19:00Z" w:initials="MN">
    <w:p w14:paraId="0E58B6A6" w14:textId="021BFBE4" w:rsidR="00131765" w:rsidRDefault="00131765">
      <w:pPr>
        <w:pStyle w:val="CommentText"/>
      </w:pPr>
      <w:ins w:id="460" w:author="Megan Newcombe" w:date="2017-11-05T21:14:00Z">
        <w:r>
          <w:rPr>
            <w:rStyle w:val="CommentReference"/>
          </w:rPr>
          <w:annotationRef/>
        </w:r>
      </w:ins>
      <w:r>
        <w:t>Is the migration of hydrated Si vacancies (as observed in Padron-Navarta experiments) still classed as PV? Or would that be a different mechanism? I guess Si vacancies are still 'metal vacancies', but I was under the impression that the PV mechanism might have originally been intended to describe H flux associated with Mg-vacancies?</w:t>
      </w:r>
    </w:p>
  </w:comment>
  <w:comment w:id="591" w:author="Megan Newcombe" w:date="2017-11-05T21:31:00Z" w:initials="MN">
    <w:p w14:paraId="54962F01" w14:textId="31B1E936" w:rsidR="00131765" w:rsidRDefault="00131765">
      <w:pPr>
        <w:pStyle w:val="CommentText"/>
      </w:pPr>
      <w:r>
        <w:rPr>
          <w:rStyle w:val="CommentReference"/>
        </w:rPr>
        <w:annotationRef/>
      </w:r>
      <w:r>
        <w:t xml:space="preserve">Highlight that there are currently no studies of H diffusivity during dehydration of natural (Fe-bearing) olivine, despite the importance of this parameter for determining the ascent rate of xenoliths and </w:t>
      </w:r>
      <w:proofErr w:type="spellStart"/>
      <w:r>
        <w:t>phenocrysts</w:t>
      </w:r>
      <w:proofErr w:type="spellEnd"/>
      <w:r>
        <w:t xml:space="preserve">. Also might be worth commenting on the fact that we have reason to believe that hydration and dehydration may not be symmetric, </w:t>
      </w:r>
      <w:proofErr w:type="spellStart"/>
      <w:r>
        <w:t>si</w:t>
      </w:r>
      <w:proofErr w:type="spellEnd"/>
      <w:r>
        <w:t>nce H loss is associated with oxidation and H gain is associated with reduction?</w:t>
      </w:r>
    </w:p>
  </w:comment>
  <w:comment w:id="633" w:author="Megan Newcombe" w:date="2017-11-05T21:43:00Z" w:initials="MN">
    <w:p w14:paraId="3BB90F29" w14:textId="2BCFBA09" w:rsidR="00131765" w:rsidRDefault="00131765">
      <w:pPr>
        <w:pStyle w:val="CommentText"/>
      </w:pPr>
      <w:r>
        <w:rPr>
          <w:rStyle w:val="CommentReference"/>
        </w:rPr>
        <w:annotationRef/>
      </w:r>
      <w:r>
        <w:t xml:space="preserve">Do trace element data exist for SC and Kiki </w:t>
      </w:r>
      <w:proofErr w:type="spellStart"/>
      <w:r>
        <w:t>olivines</w:t>
      </w:r>
      <w:proofErr w:type="spellEnd"/>
      <w:r>
        <w:t>? Can we comment on their Ti and Al concentrations?</w:t>
      </w:r>
    </w:p>
  </w:comment>
  <w:comment w:id="936" w:author="Terry Plank" w:date="2017-10-27T09:16:00Z" w:initials="TP">
    <w:p w14:paraId="735A1FB6" w14:textId="77777777" w:rsidR="00131765" w:rsidRDefault="00131765">
      <w:r>
        <w:rPr>
          <w:rFonts w:ascii="Liberation Serif" w:eastAsia="Segoe UI" w:hAnsi="Liberation Serif" w:cs="Tahoma"/>
          <w:sz w:val="24"/>
          <w:szCs w:val="24"/>
          <w:lang w:bidi="en-US"/>
        </w:rPr>
        <w:t xml:space="preserve">Provide details on </w:t>
      </w:r>
      <w:proofErr w:type="spellStart"/>
      <w:r>
        <w:rPr>
          <w:rFonts w:ascii="Liberation Serif" w:eastAsia="Segoe UI" w:hAnsi="Liberation Serif" w:cs="Tahoma"/>
          <w:sz w:val="24"/>
          <w:szCs w:val="24"/>
          <w:lang w:bidi="en-US"/>
        </w:rPr>
        <w:t>std</w:t>
      </w:r>
      <w:proofErr w:type="spellEnd"/>
      <w:r>
        <w:rPr>
          <w:rFonts w:ascii="Liberation Serif" w:eastAsia="Segoe UI" w:hAnsi="Liberation Serif" w:cs="Tahoma"/>
          <w:sz w:val="24"/>
          <w:szCs w:val="24"/>
          <w:lang w:bidi="en-US"/>
        </w:rPr>
        <w:t xml:space="preserve"> calibration used</w:t>
      </w:r>
    </w:p>
    <w:p w14:paraId="637F7F47" w14:textId="77777777" w:rsidR="00131765" w:rsidRDefault="00131765"/>
    <w:p w14:paraId="2D42B1DE" w14:textId="77777777" w:rsidR="00131765" w:rsidRDefault="00131765"/>
    <w:p w14:paraId="72AE5AC7" w14:textId="77777777" w:rsidR="00131765" w:rsidRDefault="00131765"/>
    <w:p w14:paraId="25DD68EC" w14:textId="77777777" w:rsidR="00131765" w:rsidRDefault="00131765"/>
  </w:comment>
  <w:comment w:id="1087" w:author="Megan Newcombe" w:date="2017-11-05T21:46:00Z" w:initials="MN">
    <w:p w14:paraId="5FEB10A8" w14:textId="55566BE3" w:rsidR="00131765" w:rsidRDefault="00131765">
      <w:pPr>
        <w:pStyle w:val="CommentText"/>
      </w:pPr>
      <w:r>
        <w:rPr>
          <w:rStyle w:val="CommentReference"/>
        </w:rPr>
        <w:annotationRef/>
      </w:r>
      <w:r>
        <w:t>This may be too much ‘assumed knowledge’ for the methods section? Perhaps just say that the sample was hydrated for 17.5 hours, after which it was determined to be homogeneous and suitable for use as starting material for the dehydration experiments.</w:t>
      </w:r>
    </w:p>
  </w:comment>
  <w:comment w:id="1315" w:author="Terry Plank" w:date="2017-10-27T09:16:00Z" w:initials="TP">
    <w:p w14:paraId="3A0EFD7A" w14:textId="77777777" w:rsidR="00131765" w:rsidRDefault="00131765">
      <w:r>
        <w:rPr>
          <w:rFonts w:ascii="Liberation Serif" w:eastAsia="Segoe UI" w:hAnsi="Liberation Serif" w:cs="Tahoma"/>
          <w:sz w:val="24"/>
          <w:szCs w:val="24"/>
          <w:lang w:bidi="en-US"/>
        </w:rPr>
        <w:t>This seems redundant with above, highlighted yellow. Didn’t you already scale?</w:t>
      </w:r>
    </w:p>
    <w:p w14:paraId="6C1EFFB1" w14:textId="77777777" w:rsidR="00131765" w:rsidRDefault="00131765"/>
    <w:p w14:paraId="7C44295A" w14:textId="77777777" w:rsidR="00131765" w:rsidRDefault="00131765"/>
    <w:p w14:paraId="5DF34BDE" w14:textId="77777777" w:rsidR="00131765" w:rsidRDefault="00131765"/>
    <w:p w14:paraId="59B26C52" w14:textId="77777777" w:rsidR="00131765" w:rsidRDefault="00131765"/>
  </w:comment>
  <w:comment w:id="1524" w:author="Megan Newcombe" w:date="2017-11-05T22:00:00Z" w:initials="MN">
    <w:p w14:paraId="28F7ECA9" w14:textId="22E20FFB" w:rsidR="00131765" w:rsidRDefault="00131765">
      <w:pPr>
        <w:pStyle w:val="CommentText"/>
      </w:pPr>
      <w:r>
        <w:rPr>
          <w:rStyle w:val="CommentReference"/>
        </w:rPr>
        <w:annotationRef/>
      </w:r>
      <w:r>
        <w:t>In my mind, this belongs in the results, after a description of the data.</w:t>
      </w:r>
    </w:p>
  </w:comment>
  <w:comment w:id="1610" w:author="Terry Plank" w:date="2017-10-27T09:16:00Z" w:initials="TP">
    <w:p w14:paraId="2CF27C7A" w14:textId="77777777" w:rsidR="00131765" w:rsidRDefault="00131765">
      <w:r>
        <w:rPr>
          <w:rFonts w:ascii="Liberation Serif" w:eastAsia="Segoe UI" w:hAnsi="Liberation Serif" w:cs="Tahoma"/>
          <w:sz w:val="24"/>
          <w:szCs w:val="24"/>
          <w:lang w:bidi="en-US"/>
        </w:rPr>
        <w:t>Missing end of the sentence!</w:t>
      </w:r>
    </w:p>
    <w:p w14:paraId="6D9E235E" w14:textId="77777777" w:rsidR="00131765" w:rsidRDefault="00131765"/>
    <w:p w14:paraId="66BFBF30" w14:textId="77777777" w:rsidR="00131765" w:rsidRDefault="00131765"/>
    <w:p w14:paraId="65167FF5" w14:textId="77777777" w:rsidR="00131765" w:rsidRDefault="00131765"/>
    <w:p w14:paraId="2B37CCF2" w14:textId="77777777" w:rsidR="00131765" w:rsidRDefault="00131765"/>
  </w:comment>
  <w:comment w:id="1611" w:author="Megan Newcombe" w:date="2017-11-05T21:58:00Z" w:initials="MN">
    <w:p w14:paraId="6AC849F5" w14:textId="0BA1069C" w:rsidR="00131765" w:rsidRDefault="00131765">
      <w:pPr>
        <w:pStyle w:val="CommentText"/>
      </w:pPr>
      <w:r>
        <w:rPr>
          <w:rStyle w:val="CommentReference"/>
        </w:rPr>
        <w:annotationRef/>
      </w:r>
      <w:r>
        <w:t>I think this paragraph should follow the description of the profiles across the natural crystal (in the results)</w:t>
      </w:r>
    </w:p>
  </w:comment>
  <w:comment w:id="2284" w:author="Megan Newcombe" w:date="2017-11-05T22:16:00Z" w:initials="MN">
    <w:p w14:paraId="1228B14D" w14:textId="03DD59AF" w:rsidR="00131765" w:rsidRDefault="00131765">
      <w:pPr>
        <w:pStyle w:val="CommentText"/>
      </w:pPr>
      <w:r>
        <w:rPr>
          <w:rStyle w:val="CommentReference"/>
        </w:rPr>
        <w:annotationRef/>
      </w:r>
      <w:r>
        <w:t>Note Anna’s comment that [Mg] peaks are most prominent ||c, but we have measurements ||a – can we really rule out the presence of [Mg]?</w:t>
      </w:r>
    </w:p>
  </w:comment>
  <w:comment w:id="2301" w:author="Megan Newcombe" w:date="2017-11-05T22:20:00Z" w:initials="MN">
    <w:p w14:paraId="1E4ACAD1" w14:textId="1ECD959B" w:rsidR="00131765" w:rsidRDefault="00131765">
      <w:pPr>
        <w:pStyle w:val="CommentText"/>
      </w:pPr>
      <w:r>
        <w:rPr>
          <w:rStyle w:val="CommentReference"/>
        </w:rPr>
        <w:annotationRef/>
      </w:r>
      <w:r>
        <w:t>Maybe state the % difference between this calibration vs. Bell and Withers?</w:t>
      </w:r>
    </w:p>
  </w:comment>
  <w:comment w:id="2354" w:author="Megan Newcombe" w:date="2017-11-05T22:34:00Z" w:initials="MN">
    <w:p w14:paraId="69C3EB0B" w14:textId="0D194EF0" w:rsidR="00131765" w:rsidRDefault="00131765">
      <w:pPr>
        <w:pStyle w:val="CommentText"/>
      </w:pPr>
      <w:r>
        <w:rPr>
          <w:rStyle w:val="CommentReference"/>
        </w:rPr>
        <w:annotationRef/>
      </w:r>
      <w:r>
        <w:t xml:space="preserve">Note that in their figure 2, the PP hydration experiment seems to be hydrating to 30 H/10^6 Si at the edge of the crystal… Btw, 0.4 ppm H2O seems crazy low – is the conversion from H/10^6 Si to ppm correct? How do you convert it? </w:t>
      </w:r>
    </w:p>
  </w:comment>
  <w:comment w:id="2392" w:author="Megan Newcombe" w:date="2017-11-05T22:23:00Z" w:initials="MN">
    <w:p w14:paraId="00F3B7A0" w14:textId="1DB703C9" w:rsidR="00131765" w:rsidRDefault="00131765">
      <w:pPr>
        <w:pStyle w:val="CommentText"/>
      </w:pPr>
      <w:r>
        <w:rPr>
          <w:rStyle w:val="CommentReference"/>
        </w:rPr>
        <w:annotationRef/>
      </w:r>
      <w:r>
        <w:t xml:space="preserve">Is it really that different? </w:t>
      </w:r>
    </w:p>
  </w:comment>
  <w:comment w:id="2393" w:author="Megan Newcombe" w:date="2017-11-05T22:23:00Z" w:initials="MN">
    <w:p w14:paraId="0573E891" w14:textId="413E94DD" w:rsidR="00131765" w:rsidRDefault="00131765">
      <w:pPr>
        <w:pStyle w:val="CommentText"/>
      </w:pPr>
      <w:r>
        <w:rPr>
          <w:rStyle w:val="CommentReference"/>
        </w:rPr>
        <w:annotationRef/>
      </w:r>
      <w:r>
        <w:t>This difference could be calculated</w:t>
      </w:r>
    </w:p>
  </w:comment>
  <w:comment w:id="2522" w:author="Megan Newcombe" w:date="2017-11-05T22:41:00Z" w:initials="MN">
    <w:p w14:paraId="6375F0E4" w14:textId="5768BB68" w:rsidR="006158EC" w:rsidRDefault="006158EC">
      <w:pPr>
        <w:pStyle w:val="CommentText"/>
      </w:pPr>
      <w:ins w:id="2524" w:author="Megan Newcombe" w:date="2017-11-05T22:39:00Z">
        <w:r>
          <w:rPr>
            <w:rStyle w:val="CommentReference"/>
          </w:rPr>
          <w:annotationRef/>
        </w:r>
      </w:ins>
      <w:r>
        <w:t xml:space="preserve">Here and elsewhere, need to be careful with talking about peak ‘mobility’ – potentially confusing because it might not be clear to people that the peak itself is not </w:t>
      </w:r>
      <w:r w:rsidR="00E52AEC">
        <w:t xml:space="preserve">moving around (i.e. it stays at the same wavenumber) but </w:t>
      </w:r>
      <w:r w:rsidR="00E52AEC">
        <w:t xml:space="preserve">instead </w:t>
      </w:r>
      <w:r w:rsidR="00E52AEC">
        <w:t>the height of the peak is changing.</w:t>
      </w:r>
    </w:p>
  </w:comment>
  <w:comment w:id="2609" w:author="Terry Plank" w:date="2017-10-27T09:16:00Z" w:initials="TP">
    <w:p w14:paraId="16BE2BD2" w14:textId="77777777" w:rsidR="00131765" w:rsidRDefault="00131765">
      <w:r>
        <w:rPr>
          <w:rFonts w:ascii="Liberation Serif" w:eastAsia="Segoe UI" w:hAnsi="Liberation Serif" w:cs="Tahoma"/>
          <w:sz w:val="24"/>
          <w:szCs w:val="24"/>
          <w:lang w:bidi="en-US"/>
        </w:rPr>
        <w:t>I am back to thinking we need this figure – don’t get mad at me</w:t>
      </w:r>
    </w:p>
    <w:p w14:paraId="18A3CAD8" w14:textId="77777777" w:rsidR="00131765" w:rsidRDefault="00131765"/>
    <w:p w14:paraId="5EA972BE" w14:textId="77777777" w:rsidR="00131765" w:rsidRDefault="00131765"/>
    <w:p w14:paraId="25A3DEA8" w14:textId="77777777" w:rsidR="00131765" w:rsidRDefault="00131765"/>
    <w:p w14:paraId="1AA1A1A2" w14:textId="77777777" w:rsidR="00131765" w:rsidRDefault="00131765"/>
  </w:comment>
  <w:comment w:id="2599" w:author="" w:initials="">
    <w:p w14:paraId="45C28C15" w14:textId="77777777" w:rsidR="00131765" w:rsidRDefault="00131765">
      <w:pPr>
        <w:pStyle w:val="CommentText"/>
      </w:pPr>
      <w:r>
        <w:rPr>
          <w:rStyle w:val="CommentReference"/>
        </w:rPr>
        <w:annotationRef/>
      </w:r>
    </w:p>
  </w:comment>
  <w:comment w:id="2644" w:author="Megan Newcombe" w:date="2017-11-05T22:42:00Z" w:initials="MN">
    <w:p w14:paraId="416820F5" w14:textId="6E2FF797" w:rsidR="00820BF1" w:rsidRDefault="00820BF1">
      <w:pPr>
        <w:pStyle w:val="CommentText"/>
      </w:pPr>
      <w:r>
        <w:rPr>
          <w:rStyle w:val="CommentReference"/>
        </w:rPr>
        <w:annotationRef/>
      </w:r>
      <w:r>
        <w:t>This is fascinating – I wonder why</w:t>
      </w:r>
      <w:r w:rsidR="00E52AEC">
        <w:t xml:space="preserve"> SC and KI are different?</w:t>
      </w:r>
    </w:p>
  </w:comment>
  <w:comment w:id="2802" w:author="Terry Plank" w:date="2017-10-27T09:59:00Z" w:initials="TP">
    <w:p w14:paraId="5384DF5D" w14:textId="77777777" w:rsidR="00131765" w:rsidRDefault="00131765">
      <w:r>
        <w:rPr>
          <w:rFonts w:ascii="Liberation Serif" w:eastAsia="Segoe UI" w:hAnsi="Liberation Serif" w:cs="Tahoma"/>
          <w:sz w:val="24"/>
          <w:szCs w:val="24"/>
          <w:lang w:bidi="en-US"/>
        </w:rPr>
        <w:t>I change this to IR peaks, because that is the observation. The incorporation mechanism is highly interpretive, and because of site reactions, where a H sits now might not be where it was originally incorporated. I also keep changing your word “move” because this makes it seem like the peak could move, or something else happening.</w:t>
      </w:r>
    </w:p>
    <w:p w14:paraId="2B79D58B" w14:textId="77777777" w:rsidR="00131765" w:rsidRDefault="00131765"/>
    <w:p w14:paraId="7C01F867" w14:textId="77777777" w:rsidR="00131765" w:rsidRDefault="00131765"/>
    <w:p w14:paraId="72A38F7C" w14:textId="77777777" w:rsidR="00131765" w:rsidRDefault="00131765"/>
    <w:p w14:paraId="07C482DC" w14:textId="77777777" w:rsidR="00131765" w:rsidRDefault="00131765"/>
  </w:comment>
  <w:comment w:id="2790" w:author="" w:initials="">
    <w:p w14:paraId="18DCDA50" w14:textId="77777777" w:rsidR="00131765" w:rsidRDefault="00131765">
      <w:pPr>
        <w:pStyle w:val="CommentText"/>
      </w:pPr>
      <w:r>
        <w:rPr>
          <w:rStyle w:val="CommentReference"/>
        </w:rPr>
        <w:annotationRef/>
      </w:r>
    </w:p>
  </w:comment>
  <w:comment w:id="2837" w:author="Megan Newcombe" w:date="2017-11-05T22:45:00Z" w:initials="MN">
    <w:p w14:paraId="727A1C7E" w14:textId="3609FC9D" w:rsidR="00EA12FF" w:rsidRDefault="00EA12FF">
      <w:pPr>
        <w:pStyle w:val="CommentText"/>
      </w:pPr>
      <w:r>
        <w:rPr>
          <w:rStyle w:val="CommentReference"/>
        </w:rPr>
        <w:annotationRef/>
      </w:r>
      <w:r>
        <w:t>Add [tri] to fig 6?</w:t>
      </w:r>
    </w:p>
  </w:comment>
  <w:comment w:id="2848" w:author="Terry Plank" w:date="2017-10-31T09:05:00Z" w:initials="TP">
    <w:p w14:paraId="6BAFDEDD" w14:textId="77777777" w:rsidR="00131765" w:rsidRDefault="00131765">
      <w:r>
        <w:rPr>
          <w:rFonts w:ascii="Liberation Serif" w:eastAsia="Segoe UI" w:hAnsi="Liberation Serif" w:cs="Tahoma"/>
          <w:sz w:val="24"/>
          <w:szCs w:val="24"/>
          <w:lang w:bidi="en-US"/>
        </w:rPr>
        <w:t xml:space="preserve">I like this, because in a way, </w:t>
      </w:r>
      <w:proofErr w:type="gramStart"/>
      <w:r>
        <w:rPr>
          <w:rFonts w:ascii="Liberation Serif" w:eastAsia="Segoe UI" w:hAnsi="Liberation Serif" w:cs="Tahoma"/>
          <w:sz w:val="24"/>
          <w:szCs w:val="24"/>
          <w:lang w:bidi="en-US"/>
        </w:rPr>
        <w:t>tri  is</w:t>
      </w:r>
      <w:proofErr w:type="gramEnd"/>
      <w:r>
        <w:rPr>
          <w:rFonts w:ascii="Liberation Serif" w:eastAsia="Segoe UI" w:hAnsi="Liberation Serif" w:cs="Tahoma"/>
          <w:sz w:val="24"/>
          <w:szCs w:val="24"/>
          <w:lang w:bidi="en-US"/>
        </w:rPr>
        <w:t xml:space="preserve"> already stuck – it is anti-proton </w:t>
      </w:r>
      <w:proofErr w:type="spellStart"/>
      <w:r>
        <w:rPr>
          <w:rFonts w:ascii="Liberation Serif" w:eastAsia="Segoe UI" w:hAnsi="Liberation Serif" w:cs="Tahoma"/>
          <w:sz w:val="24"/>
          <w:szCs w:val="24"/>
          <w:lang w:bidi="en-US"/>
        </w:rPr>
        <w:t>polaron</w:t>
      </w:r>
      <w:proofErr w:type="spellEnd"/>
      <w:r>
        <w:rPr>
          <w:rFonts w:ascii="Liberation Serif" w:eastAsia="Segoe UI" w:hAnsi="Liberation Serif" w:cs="Tahoma"/>
          <w:sz w:val="24"/>
          <w:szCs w:val="24"/>
          <w:lang w:bidi="en-US"/>
        </w:rPr>
        <w:t xml:space="preserve"> in a way. The Fe is already oxidized and so can’t be oxidized more locally. </w:t>
      </w:r>
    </w:p>
    <w:p w14:paraId="5505C024" w14:textId="77777777" w:rsidR="00131765" w:rsidRDefault="00131765"/>
    <w:p w14:paraId="58A908A8" w14:textId="77777777" w:rsidR="00131765" w:rsidRDefault="00131765"/>
    <w:p w14:paraId="67BDFE3A" w14:textId="77777777" w:rsidR="00131765" w:rsidRDefault="00131765"/>
    <w:p w14:paraId="7ECEF82B" w14:textId="77777777" w:rsidR="00131765" w:rsidRDefault="00131765"/>
  </w:comment>
  <w:comment w:id="2846" w:author="" w:initials="">
    <w:p w14:paraId="6513888C" w14:textId="77777777" w:rsidR="00131765" w:rsidRDefault="00131765">
      <w:pPr>
        <w:pStyle w:val="CommentText"/>
      </w:pPr>
      <w:r>
        <w:rPr>
          <w:rStyle w:val="CommentReference"/>
        </w:rPr>
        <w:annotationRef/>
      </w:r>
    </w:p>
  </w:comment>
  <w:comment w:id="2857" w:author="Terry Plank" w:date="2017-10-31T09:07:00Z" w:initials="TP">
    <w:p w14:paraId="396A57AC" w14:textId="77777777" w:rsidR="00131765" w:rsidRDefault="00131765">
      <w:r>
        <w:rPr>
          <w:rFonts w:ascii="Liberation Serif" w:eastAsia="Segoe UI" w:hAnsi="Liberation Serif" w:cs="Tahoma"/>
          <w:sz w:val="24"/>
          <w:szCs w:val="24"/>
          <w:lang w:bidi="en-US"/>
        </w:rPr>
        <w:t>This sounds like a dehydration explanation, not a hydration one, as the paragraph begins</w:t>
      </w:r>
    </w:p>
    <w:p w14:paraId="3FB24224" w14:textId="77777777" w:rsidR="00131765" w:rsidRDefault="00131765"/>
    <w:p w14:paraId="34A0450E" w14:textId="77777777" w:rsidR="00131765" w:rsidRDefault="00131765"/>
    <w:p w14:paraId="03860C19" w14:textId="77777777" w:rsidR="00131765" w:rsidRDefault="00131765"/>
    <w:p w14:paraId="488ABEAC" w14:textId="77777777" w:rsidR="00131765" w:rsidRDefault="00131765"/>
  </w:comment>
  <w:comment w:id="2855" w:author="" w:initials="">
    <w:p w14:paraId="0DC1B10B" w14:textId="77777777" w:rsidR="00131765" w:rsidRDefault="00131765">
      <w:pPr>
        <w:pStyle w:val="CommentText"/>
      </w:pPr>
      <w:r>
        <w:rPr>
          <w:rStyle w:val="CommentReference"/>
        </w:rPr>
        <w:annotationRef/>
      </w:r>
    </w:p>
  </w:comment>
  <w:comment w:id="2864" w:author="" w:initials="">
    <w:p w14:paraId="5AB19D54" w14:textId="77777777" w:rsidR="00131765" w:rsidRDefault="00131765">
      <w:pPr>
        <w:pStyle w:val="CommentText"/>
      </w:pPr>
      <w:r>
        <w:rPr>
          <w:rStyle w:val="CommentReference"/>
        </w:rPr>
        <w:annotationRef/>
      </w:r>
    </w:p>
  </w:comment>
  <w:comment w:id="2866" w:author="Terry Plank" w:date="2017-10-31T09:09:00Z" w:initials="TP">
    <w:p w14:paraId="6AED9168" w14:textId="77777777" w:rsidR="00131765" w:rsidRDefault="00131765">
      <w:r>
        <w:rPr>
          <w:rFonts w:ascii="Liberation Serif" w:eastAsia="Segoe UI" w:hAnsi="Liberation Serif" w:cs="Tahoma"/>
          <w:sz w:val="24"/>
          <w:szCs w:val="24"/>
          <w:lang w:bidi="en-US"/>
        </w:rPr>
        <w:t>This is Good</w:t>
      </w:r>
    </w:p>
    <w:p w14:paraId="36F02038" w14:textId="77777777" w:rsidR="00131765" w:rsidRDefault="00131765"/>
    <w:p w14:paraId="3510CB4D" w14:textId="77777777" w:rsidR="00131765" w:rsidRDefault="00131765"/>
    <w:p w14:paraId="60542356" w14:textId="77777777" w:rsidR="00131765" w:rsidRDefault="00131765"/>
    <w:p w14:paraId="16DC7655" w14:textId="77777777" w:rsidR="00131765" w:rsidRDefault="00131765"/>
  </w:comment>
  <w:comment w:id="2870" w:author="Terry Plank" w:date="2017-10-31T09:14:00Z" w:initials="TP">
    <w:p w14:paraId="22B4576C" w14:textId="77777777" w:rsidR="00131765" w:rsidRDefault="00131765">
      <w:r>
        <w:rPr>
          <w:rFonts w:ascii="Liberation Serif" w:eastAsia="Segoe UI" w:hAnsi="Liberation Serif" w:cs="Tahoma"/>
          <w:sz w:val="24"/>
          <w:szCs w:val="24"/>
          <w:lang w:bidi="en-US"/>
        </w:rPr>
        <w:t xml:space="preserve">Is this related to the rim never getting to zero? Maybe for some reason reduction of the sample leads to Si vacancies on the rim? </w:t>
      </w:r>
    </w:p>
    <w:p w14:paraId="7B8A9B14" w14:textId="77777777" w:rsidR="00131765" w:rsidRDefault="00131765"/>
    <w:p w14:paraId="0F6C4E19" w14:textId="77777777" w:rsidR="00131765" w:rsidRDefault="00131765"/>
    <w:p w14:paraId="48FCC410" w14:textId="77777777" w:rsidR="00131765" w:rsidRDefault="00131765"/>
    <w:p w14:paraId="23FA6F62" w14:textId="77777777" w:rsidR="00131765" w:rsidRDefault="00131765"/>
  </w:comment>
  <w:comment w:id="2868" w:author="" w:initials="">
    <w:p w14:paraId="598FC6B6" w14:textId="77777777" w:rsidR="00131765" w:rsidRDefault="00131765">
      <w:pPr>
        <w:pStyle w:val="CommentText"/>
      </w:pPr>
      <w:r>
        <w:rPr>
          <w:rStyle w:val="CommentReference"/>
        </w:rPr>
        <w:annotationRef/>
      </w:r>
    </w:p>
  </w:comment>
  <w:comment w:id="2886" w:author="Terry Plank" w:date="2017-10-31T09:13:00Z" w:initials="TP">
    <w:p w14:paraId="7BC71239" w14:textId="77777777" w:rsidR="00131765" w:rsidRDefault="00131765">
      <w:r>
        <w:rPr>
          <w:rFonts w:ascii="Liberation Serif" w:eastAsia="Segoe UI" w:hAnsi="Liberation Serif" w:cs="Tahoma"/>
          <w:sz w:val="24"/>
          <w:szCs w:val="24"/>
          <w:lang w:bidi="en-US"/>
        </w:rPr>
        <w:t>This should be written as dehydration for this section</w:t>
      </w:r>
    </w:p>
    <w:p w14:paraId="1F131A4E" w14:textId="77777777" w:rsidR="00131765" w:rsidRDefault="00131765"/>
    <w:p w14:paraId="3AE4F715" w14:textId="77777777" w:rsidR="00131765" w:rsidRDefault="00131765"/>
    <w:p w14:paraId="7CE7A4CF" w14:textId="77777777" w:rsidR="00131765" w:rsidRDefault="00131765"/>
    <w:p w14:paraId="5DAAA4A4" w14:textId="77777777" w:rsidR="00131765" w:rsidRDefault="00131765"/>
  </w:comment>
  <w:comment w:id="2882" w:author="" w:initials="">
    <w:p w14:paraId="767B02C3" w14:textId="77777777" w:rsidR="00131765" w:rsidRDefault="00131765">
      <w:pPr>
        <w:pStyle w:val="CommentText"/>
      </w:pPr>
      <w:r>
        <w:rPr>
          <w:rStyle w:val="CommentReference"/>
        </w:rPr>
        <w:annotationRef/>
      </w:r>
    </w:p>
  </w:comment>
  <w:comment w:id="2907" w:author="Terry Plank" w:date="2017-10-31T09:18:00Z" w:initials="TP">
    <w:p w14:paraId="6825F537" w14:textId="77777777" w:rsidR="00131765" w:rsidRDefault="00131765">
      <w:r>
        <w:rPr>
          <w:rFonts w:ascii="Liberation Serif" w:eastAsia="Segoe UI" w:hAnsi="Liberation Serif" w:cs="Tahoma"/>
          <w:sz w:val="24"/>
          <w:szCs w:val="24"/>
          <w:lang w:bidi="en-US"/>
        </w:rPr>
        <w:t xml:space="preserve">Although it is a bit of an issue that </w:t>
      </w:r>
      <w:proofErr w:type="spellStart"/>
      <w:r>
        <w:rPr>
          <w:rFonts w:ascii="Liberation Serif" w:eastAsia="Segoe UI" w:hAnsi="Liberation Serif" w:cs="Tahoma"/>
          <w:sz w:val="24"/>
          <w:szCs w:val="24"/>
          <w:lang w:bidi="en-US"/>
        </w:rPr>
        <w:t>Iki</w:t>
      </w:r>
      <w:proofErr w:type="spellEnd"/>
      <w:r>
        <w:rPr>
          <w:rFonts w:ascii="Liberation Serif" w:eastAsia="Segoe UI" w:hAnsi="Liberation Serif" w:cs="Tahoma"/>
          <w:sz w:val="24"/>
          <w:szCs w:val="24"/>
          <w:lang w:bidi="en-US"/>
        </w:rPr>
        <w:t xml:space="preserve"> at 1000 doesn’t really slow down</w:t>
      </w:r>
    </w:p>
    <w:p w14:paraId="133D1AEC" w14:textId="77777777" w:rsidR="00131765" w:rsidRDefault="00131765"/>
    <w:p w14:paraId="2A3E7E57" w14:textId="77777777" w:rsidR="00131765" w:rsidRDefault="00131765"/>
    <w:p w14:paraId="3A81A8B2" w14:textId="77777777" w:rsidR="00131765" w:rsidRDefault="00131765"/>
    <w:p w14:paraId="1B318D62" w14:textId="77777777" w:rsidR="00131765" w:rsidRDefault="00131765"/>
  </w:comment>
  <w:comment w:id="2905" w:author="" w:initials="">
    <w:p w14:paraId="57099E79" w14:textId="77777777" w:rsidR="00131765" w:rsidRDefault="00131765">
      <w:pPr>
        <w:pStyle w:val="CommentText"/>
      </w:pPr>
      <w:r>
        <w:rPr>
          <w:rStyle w:val="CommentReference"/>
        </w:rPr>
        <w:annotationRef/>
      </w:r>
    </w:p>
  </w:comment>
  <w:comment w:id="2924" w:author="" w:initials="">
    <w:p w14:paraId="271178CD" w14:textId="77777777" w:rsidR="00131765" w:rsidRDefault="00131765">
      <w:pPr>
        <w:pStyle w:val="CommentText"/>
      </w:pPr>
      <w:r>
        <w:rPr>
          <w:rStyle w:val="CommentReference"/>
        </w:rPr>
        <w:annotationRef/>
      </w:r>
    </w:p>
  </w:comment>
  <w:comment w:id="2931" w:author="Terry Plank" w:date="2017-10-31T16:52:00Z" w:initials="TP">
    <w:p w14:paraId="64541914" w14:textId="77777777" w:rsidR="00131765" w:rsidRDefault="00131765">
      <w:r>
        <w:rPr>
          <w:rFonts w:ascii="Liberation Serif" w:eastAsia="Segoe UI" w:hAnsi="Liberation Serif" w:cs="Tahoma"/>
          <w:sz w:val="24"/>
          <w:szCs w:val="24"/>
          <w:lang w:bidi="en-US"/>
        </w:rPr>
        <w:t>I really like this, but not quite –</w:t>
      </w:r>
    </w:p>
    <w:p w14:paraId="0952EE7C" w14:textId="77777777" w:rsidR="00131765" w:rsidRDefault="00131765"/>
    <w:p w14:paraId="4D93B2D5" w14:textId="77777777" w:rsidR="00131765" w:rsidRDefault="00131765"/>
    <w:p w14:paraId="36408087" w14:textId="77777777" w:rsidR="00131765" w:rsidRDefault="00131765"/>
    <w:p w14:paraId="638F8B24" w14:textId="77777777" w:rsidR="00131765" w:rsidRDefault="00131765"/>
  </w:comment>
  <w:comment w:id="2936" w:author="Terry Plank" w:date="2017-10-31T09:20:00Z" w:initials="TP">
    <w:p w14:paraId="14D9C497" w14:textId="77777777" w:rsidR="00131765" w:rsidRDefault="00131765">
      <w:proofErr w:type="spellStart"/>
      <w:r>
        <w:rPr>
          <w:rFonts w:ascii="Liberation Serif" w:eastAsia="Segoe UI" w:hAnsi="Liberation Serif" w:cs="Tahoma"/>
          <w:sz w:val="24"/>
          <w:szCs w:val="24"/>
          <w:lang w:bidi="en-US"/>
        </w:rPr>
        <w:t>Iki</w:t>
      </w:r>
      <w:proofErr w:type="spellEnd"/>
      <w:r>
        <w:rPr>
          <w:rFonts w:ascii="Liberation Serif" w:eastAsia="Segoe UI" w:hAnsi="Liberation Serif" w:cs="Tahoma"/>
          <w:sz w:val="24"/>
          <w:szCs w:val="24"/>
          <w:lang w:bidi="en-US"/>
        </w:rPr>
        <w:t xml:space="preserve"> was actually erupted at low P. Albeit only for a few minutes/seconds before quench according to Megan’s cooling-ascent history. This is an interesting question – what is the quench pressure of natural </w:t>
      </w:r>
      <w:proofErr w:type="spellStart"/>
      <w:r>
        <w:rPr>
          <w:rFonts w:ascii="Liberation Serif" w:eastAsia="Segoe UI" w:hAnsi="Liberation Serif" w:cs="Tahoma"/>
          <w:sz w:val="24"/>
          <w:szCs w:val="24"/>
          <w:lang w:bidi="en-US"/>
        </w:rPr>
        <w:t>Iki</w:t>
      </w:r>
      <w:proofErr w:type="spellEnd"/>
      <w:r>
        <w:rPr>
          <w:rFonts w:ascii="Liberation Serif" w:eastAsia="Segoe UI" w:hAnsi="Liberation Serif" w:cs="Tahoma"/>
          <w:sz w:val="24"/>
          <w:szCs w:val="24"/>
          <w:lang w:bidi="en-US"/>
        </w:rPr>
        <w:t>?</w:t>
      </w:r>
    </w:p>
    <w:p w14:paraId="01578689" w14:textId="77777777" w:rsidR="00131765" w:rsidRDefault="00131765"/>
    <w:p w14:paraId="15D0F9A8" w14:textId="77777777" w:rsidR="00131765" w:rsidRDefault="00131765"/>
    <w:p w14:paraId="0D066B3E" w14:textId="77777777" w:rsidR="00131765" w:rsidRDefault="00131765"/>
    <w:p w14:paraId="4A4CD3E5" w14:textId="77777777" w:rsidR="00131765" w:rsidRDefault="00131765"/>
  </w:comment>
  <w:comment w:id="2934" w:author="" w:initials="">
    <w:p w14:paraId="0069DA64" w14:textId="77777777" w:rsidR="00131765" w:rsidRDefault="00131765">
      <w:pPr>
        <w:pStyle w:val="CommentText"/>
      </w:pPr>
      <w:r>
        <w:rPr>
          <w:rStyle w:val="CommentReference"/>
        </w:rPr>
        <w:annotationRef/>
      </w:r>
    </w:p>
  </w:comment>
  <w:comment w:id="2941" w:author="Megan Newcombe" w:date="2017-11-05T22:50:00Z" w:initials="MN">
    <w:p w14:paraId="1A37EA57" w14:textId="0418232F" w:rsidR="006106EE" w:rsidRDefault="006106EE">
      <w:pPr>
        <w:pStyle w:val="CommentText"/>
      </w:pPr>
      <w:r>
        <w:rPr>
          <w:rStyle w:val="CommentReference"/>
        </w:rPr>
        <w:annotationRef/>
      </w:r>
      <w:r>
        <w:t>This could also be a temperature</w:t>
      </w:r>
      <w:r w:rsidR="00E52AEC">
        <w:t xml:space="preserve"> effect? </w:t>
      </w:r>
    </w:p>
  </w:comment>
  <w:comment w:id="2962" w:author="Terry Plank" w:date="2017-10-31T13:22:00Z" w:initials="TP">
    <w:p w14:paraId="77EBD031" w14:textId="77777777" w:rsidR="00131765" w:rsidRDefault="00131765">
      <w:proofErr w:type="spellStart"/>
      <w:r>
        <w:rPr>
          <w:rFonts w:ascii="Times" w:eastAsia="Segoe UI" w:hAnsi="Times" w:cs="Times"/>
          <w:sz w:val="34"/>
          <w:szCs w:val="34"/>
          <w:lang w:bidi="en-US"/>
        </w:rPr>
        <w:t>Helz</w:t>
      </w:r>
      <w:proofErr w:type="spellEnd"/>
      <w:r>
        <w:rPr>
          <w:rFonts w:ascii="Times" w:eastAsia="Segoe UI" w:hAnsi="Times" w:cs="Times"/>
          <w:sz w:val="34"/>
          <w:szCs w:val="34"/>
          <w:lang w:bidi="en-US"/>
        </w:rPr>
        <w:t xml:space="preserve">, R.T., Cottrell, E., </w:t>
      </w:r>
      <w:proofErr w:type="spellStart"/>
      <w:r>
        <w:rPr>
          <w:rFonts w:ascii="Times" w:eastAsia="Segoe UI" w:hAnsi="Times" w:cs="Times"/>
          <w:sz w:val="34"/>
          <w:szCs w:val="34"/>
          <w:lang w:bidi="en-US"/>
        </w:rPr>
        <w:t>Brounce</w:t>
      </w:r>
      <w:proofErr w:type="spellEnd"/>
      <w:r>
        <w:rPr>
          <w:rFonts w:ascii="Times" w:eastAsia="Segoe UI" w:hAnsi="Times" w:cs="Times"/>
          <w:sz w:val="34"/>
          <w:szCs w:val="34"/>
          <w:lang w:bidi="en-US"/>
        </w:rPr>
        <w:t xml:space="preserve">, M.N. and Kelley, K.A. (2017) Olivine-melt relationships and </w:t>
      </w:r>
      <w:proofErr w:type="spellStart"/>
      <w:r>
        <w:rPr>
          <w:rFonts w:ascii="Times" w:eastAsia="Segoe UI" w:hAnsi="Times" w:cs="Times"/>
          <w:sz w:val="34"/>
          <w:szCs w:val="34"/>
          <w:lang w:bidi="en-US"/>
        </w:rPr>
        <w:t>syneruptive</w:t>
      </w:r>
      <w:proofErr w:type="spellEnd"/>
      <w:r>
        <w:rPr>
          <w:rFonts w:ascii="Times" w:eastAsia="Segoe UI" w:hAnsi="Times" w:cs="Times"/>
          <w:sz w:val="34"/>
          <w:szCs w:val="34"/>
          <w:lang w:bidi="en-US"/>
        </w:rPr>
        <w:t xml:space="preserve"> redox variations in the 1959 eruption of </w:t>
      </w:r>
      <w:proofErr w:type="spellStart"/>
      <w:r>
        <w:rPr>
          <w:rFonts w:ascii="Times" w:eastAsia="Segoe UI" w:hAnsi="Times" w:cs="Times"/>
          <w:sz w:val="34"/>
          <w:szCs w:val="34"/>
          <w:lang w:bidi="en-US"/>
        </w:rPr>
        <w:t>Kīlauea</w:t>
      </w:r>
      <w:proofErr w:type="spellEnd"/>
      <w:r>
        <w:rPr>
          <w:rFonts w:ascii="Times" w:eastAsia="Segoe UI" w:hAnsi="Times" w:cs="Times"/>
          <w:sz w:val="34"/>
          <w:szCs w:val="34"/>
          <w:lang w:bidi="en-US"/>
        </w:rPr>
        <w:t xml:space="preserve"> Volcano as revealed by XANES </w:t>
      </w:r>
    </w:p>
    <w:p w14:paraId="2C9EEBE7" w14:textId="77777777" w:rsidR="00131765" w:rsidRDefault="00131765">
      <w:r>
        <w:rPr>
          <w:rFonts w:ascii="Times" w:eastAsia="Segoe UI" w:hAnsi="Times" w:cs="Times"/>
          <w:sz w:val="30"/>
          <w:szCs w:val="30"/>
          <w:lang w:bidi="en-US"/>
        </w:rPr>
        <w:t xml:space="preserve">Journal of Volcanology and Geothermal Research, </w:t>
      </w:r>
      <w:r>
        <w:rPr>
          <w:rFonts w:ascii="Times" w:eastAsia="Segoe UI" w:hAnsi="Times" w:cs="Times"/>
          <w:color w:val="0000FF"/>
          <w:position w:val="13"/>
          <w:sz w:val="18"/>
          <w:szCs w:val="18"/>
          <w:lang w:bidi="en-US"/>
        </w:rPr>
        <w:t xml:space="preserve"> </w:t>
      </w:r>
      <w:r>
        <w:rPr>
          <w:rFonts w:ascii="Liberation Serif" w:eastAsia="Times New Roman" w:hAnsi="Liberation Serif" w:cs="Times New Roman"/>
          <w:sz w:val="24"/>
          <w:szCs w:val="24"/>
          <w:lang w:bidi="en-US"/>
        </w:rPr>
        <w:t>Volumes 333–334, Pages 1–14</w:t>
      </w:r>
    </w:p>
    <w:p w14:paraId="67CCC7C5" w14:textId="77777777" w:rsidR="00131765" w:rsidRDefault="00131765"/>
    <w:p w14:paraId="3618BC04" w14:textId="77777777" w:rsidR="00131765" w:rsidRDefault="00131765"/>
    <w:p w14:paraId="6DF1AB0F" w14:textId="77777777" w:rsidR="00131765" w:rsidRDefault="00131765"/>
    <w:p w14:paraId="6B3C54D5" w14:textId="77777777" w:rsidR="00131765" w:rsidRDefault="00131765"/>
    <w:p w14:paraId="048F6F49" w14:textId="77777777" w:rsidR="00131765" w:rsidRDefault="00131765"/>
  </w:comment>
  <w:comment w:id="2985" w:author="Terry Plank" w:date="2017-10-31T13:30:00Z" w:initials="TP">
    <w:p w14:paraId="0DACF965" w14:textId="77777777" w:rsidR="00131765" w:rsidRDefault="00131765">
      <w:r>
        <w:rPr>
          <w:rFonts w:ascii="Liberation Serif" w:eastAsia="Segoe UI" w:hAnsi="Liberation Serif" w:cs="Tahoma"/>
          <w:sz w:val="24"/>
          <w:szCs w:val="24"/>
          <w:lang w:bidi="en-US"/>
        </w:rPr>
        <w:t>I think this is reversed from usual. A vacancy is usually ‘’</w:t>
      </w:r>
    </w:p>
    <w:p w14:paraId="3FE8622C" w14:textId="77777777" w:rsidR="00131765" w:rsidRDefault="00131765"/>
    <w:p w14:paraId="510AFA97" w14:textId="77777777" w:rsidR="00131765" w:rsidRDefault="00131765"/>
    <w:p w14:paraId="2D3C4D12" w14:textId="77777777" w:rsidR="00131765" w:rsidRDefault="00131765"/>
    <w:p w14:paraId="7D6579B0" w14:textId="77777777" w:rsidR="00131765" w:rsidRDefault="00131765"/>
  </w:comment>
  <w:comment w:id="2978" w:author="" w:initials="">
    <w:p w14:paraId="38FA4016" w14:textId="77777777" w:rsidR="00131765" w:rsidRDefault="00131765">
      <w:pPr>
        <w:pStyle w:val="CommentText"/>
      </w:pPr>
      <w:r>
        <w:rPr>
          <w:rStyle w:val="CommentReference"/>
        </w:rPr>
        <w:annotationRef/>
      </w:r>
    </w:p>
  </w:comment>
  <w:comment w:id="3013" w:author="Terry Plank" w:date="2017-10-31T16:54:00Z" w:initials="TP">
    <w:p w14:paraId="73795C3D" w14:textId="77777777" w:rsidR="00131765" w:rsidRDefault="00131765">
      <w:r>
        <w:rPr>
          <w:rFonts w:ascii="Liberation Serif" w:eastAsia="Segoe UI" w:hAnsi="Liberation Serif" w:cs="Tahoma"/>
          <w:sz w:val="24"/>
          <w:szCs w:val="24"/>
          <w:lang w:bidi="en-US"/>
        </w:rPr>
        <w:t xml:space="preserve">Why can’t it involve one or two H+ at a time?  </w:t>
      </w:r>
    </w:p>
    <w:p w14:paraId="11D47E9C" w14:textId="77777777" w:rsidR="00131765" w:rsidRDefault="00131765"/>
    <w:p w14:paraId="2009D042" w14:textId="77777777" w:rsidR="00131765" w:rsidRDefault="00131765"/>
    <w:p w14:paraId="3387468C" w14:textId="77777777" w:rsidR="00131765" w:rsidRDefault="00131765"/>
    <w:p w14:paraId="67AA4924" w14:textId="77777777" w:rsidR="00131765" w:rsidRDefault="00131765"/>
  </w:comment>
  <w:comment w:id="3020" w:author="Terry Plank" w:date="2017-10-31T13:37:00Z" w:initials="TP">
    <w:p w14:paraId="0AC4D395" w14:textId="77777777" w:rsidR="00131765" w:rsidRDefault="00131765">
      <w:r>
        <w:rPr>
          <w:rFonts w:ascii="Liberation Serif" w:eastAsia="Segoe UI" w:hAnsi="Liberation Serif" w:cs="Tahoma"/>
          <w:sz w:val="24"/>
          <w:szCs w:val="24"/>
          <w:lang w:bidi="en-US"/>
        </w:rPr>
        <w:t>Maybe show in K-V?</w:t>
      </w:r>
    </w:p>
    <w:p w14:paraId="3BF5A504" w14:textId="77777777" w:rsidR="00131765" w:rsidRDefault="00131765"/>
    <w:p w14:paraId="59C85288" w14:textId="77777777" w:rsidR="00131765" w:rsidRDefault="00131765"/>
    <w:p w14:paraId="75132191" w14:textId="77777777" w:rsidR="00131765" w:rsidRDefault="00131765"/>
    <w:p w14:paraId="79FBA2AC" w14:textId="77777777" w:rsidR="00131765" w:rsidRDefault="00131765"/>
  </w:comment>
  <w:comment w:id="3018" w:author="" w:initials="">
    <w:p w14:paraId="459C8902" w14:textId="77777777" w:rsidR="00131765" w:rsidRDefault="00131765">
      <w:pPr>
        <w:pStyle w:val="CommentText"/>
      </w:pPr>
      <w:r>
        <w:rPr>
          <w:rStyle w:val="CommentReference"/>
        </w:rPr>
        <w:annotationRef/>
      </w:r>
    </w:p>
  </w:comment>
  <w:comment w:id="3029" w:author="Terry Plank" w:date="2017-10-31T13:36:00Z" w:initials="TP">
    <w:p w14:paraId="2140FA8E" w14:textId="77777777" w:rsidR="00131765" w:rsidRDefault="00131765">
      <w:r>
        <w:rPr>
          <w:rFonts w:ascii="Liberation Serif" w:eastAsia="Segoe UI" w:hAnsi="Liberation Serif" w:cs="Tahoma"/>
          <w:sz w:val="24"/>
          <w:szCs w:val="24"/>
          <w:lang w:bidi="en-US"/>
        </w:rPr>
        <w:t>This is nice</w:t>
      </w:r>
    </w:p>
    <w:p w14:paraId="54D8D17B" w14:textId="77777777" w:rsidR="00131765" w:rsidRDefault="00131765"/>
    <w:p w14:paraId="1CE948DB" w14:textId="77777777" w:rsidR="00131765" w:rsidRDefault="00131765"/>
    <w:p w14:paraId="3C9CC5FC" w14:textId="77777777" w:rsidR="00131765" w:rsidRDefault="00131765"/>
    <w:p w14:paraId="656438E0" w14:textId="77777777" w:rsidR="00131765" w:rsidRDefault="00131765"/>
  </w:comment>
  <w:comment w:id="3027" w:author="" w:initials="">
    <w:p w14:paraId="50E6CB88" w14:textId="77777777" w:rsidR="00131765" w:rsidRDefault="00131765">
      <w:pPr>
        <w:pStyle w:val="CommentText"/>
      </w:pPr>
      <w:r>
        <w:rPr>
          <w:rStyle w:val="CommentReference"/>
        </w:rPr>
        <w:annotationRef/>
      </w:r>
    </w:p>
  </w:comment>
  <w:comment w:id="3098" w:author="Megan Newcombe" w:date="2017-11-05T23:11:00Z" w:initials="MN">
    <w:p w14:paraId="482902DB" w14:textId="6EFA74AC" w:rsidR="00E52AEC" w:rsidRDefault="00E52AEC">
      <w:pPr>
        <w:pStyle w:val="CommentText"/>
      </w:pPr>
      <w:r>
        <w:rPr>
          <w:rStyle w:val="CommentReference"/>
        </w:rPr>
        <w:annotationRef/>
      </w:r>
      <w:r>
        <w:t xml:space="preserve">This is my absolute favorite figure. Do you have one for Kilauea too? </w:t>
      </w:r>
      <w:r>
        <w:t xml:space="preserve">Would they look quite </w:t>
      </w:r>
      <w:r>
        <w:t>different?</w:t>
      </w:r>
      <w:bookmarkStart w:id="3099" w:name="_GoBack"/>
      <w:bookmarkEnd w:id="3099"/>
    </w:p>
  </w:comment>
  <w:comment w:id="3102" w:author="Megan Newcombe" w:date="2017-11-05T23:08:00Z" w:initials="MN">
    <w:p w14:paraId="2A5A61E3" w14:textId="19415831" w:rsidR="00B462C7" w:rsidRDefault="00B462C7">
      <w:pPr>
        <w:pStyle w:val="CommentText"/>
      </w:pPr>
      <w:r>
        <w:rPr>
          <w:rStyle w:val="CommentReference"/>
        </w:rPr>
        <w:annotationRef/>
      </w:r>
      <w:r>
        <w:t>This is an incredible match!</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egoe UI">
    <w:charset w:val="00"/>
    <w:family w:val="roman"/>
    <w:pitch w:val="variable"/>
  </w:font>
  <w:font w:name="Courier New">
    <w:panose1 w:val="02070309020205020404"/>
    <w:charset w:val="00"/>
    <w:family w:val="auto"/>
    <w:pitch w:val="variable"/>
    <w:sig w:usb0="E0002AFF" w:usb1="C0007843" w:usb2="00000009" w:usb3="00000000" w:csb0="000001FF" w:csb1="00000000"/>
  </w:font>
  <w:font w:name="Liberation Sans">
    <w:altName w:val="Arial"/>
    <w:charset w:val="00"/>
    <w:family w:val="roman"/>
    <w:pitch w:val="variable"/>
  </w:font>
  <w:font w:name="Microsoft YaHei">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trackRevisions/>
  <w:defaultTabStop w:val="93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795"/>
    <w:rsid w:val="000252EF"/>
    <w:rsid w:val="00131765"/>
    <w:rsid w:val="001C2487"/>
    <w:rsid w:val="001D1349"/>
    <w:rsid w:val="00317A6D"/>
    <w:rsid w:val="00401795"/>
    <w:rsid w:val="004B6147"/>
    <w:rsid w:val="00504834"/>
    <w:rsid w:val="005C12E2"/>
    <w:rsid w:val="005D6595"/>
    <w:rsid w:val="005E526D"/>
    <w:rsid w:val="006106EE"/>
    <w:rsid w:val="006158EC"/>
    <w:rsid w:val="00820BF1"/>
    <w:rsid w:val="008A2967"/>
    <w:rsid w:val="00942785"/>
    <w:rsid w:val="00961114"/>
    <w:rsid w:val="00AE41E9"/>
    <w:rsid w:val="00B462C7"/>
    <w:rsid w:val="00C15CE9"/>
    <w:rsid w:val="00CE4A37"/>
    <w:rsid w:val="00D17552"/>
    <w:rsid w:val="00E075E7"/>
    <w:rsid w:val="00E52AEC"/>
    <w:rsid w:val="00EA12FF"/>
    <w:rsid w:val="00F02E9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9D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5"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B54"/>
    <w:pPr>
      <w:ind w:firstLine="432"/>
    </w:pPr>
    <w:rPr>
      <w:rFonts w:ascii="Calibri" w:eastAsia="Calibri" w:hAnsi="Calibri"/>
      <w:color w:val="00000A"/>
      <w:sz w:val="22"/>
    </w:rPr>
  </w:style>
  <w:style w:type="paragraph" w:styleId="Heading1">
    <w:name w:val="heading 1"/>
    <w:basedOn w:val="Normal"/>
    <w:next w:val="Normal"/>
    <w:link w:val="Heading1Char"/>
    <w:autoRedefine/>
    <w:uiPriority w:val="5"/>
    <w:qFormat/>
    <w:rsid w:val="00294231"/>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keepLines/>
      <w:spacing w:before="200"/>
      <w:ind w:left="432"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qFormat/>
    <w:rsid w:val="00294231"/>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qFormat/>
    <w:rsid w:val="00294231"/>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qFormat/>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qFormat/>
    <w:rsid w:val="005C5150"/>
    <w:rPr>
      <w:rFonts w:asciiTheme="majorHAnsi" w:eastAsiaTheme="majorEastAsia" w:hAnsiTheme="majorHAnsi" w:cstheme="majorBidi"/>
      <w:b/>
      <w:bCs/>
      <w:iCs/>
    </w:rPr>
  </w:style>
  <w:style w:type="character" w:customStyle="1" w:styleId="TitleChar">
    <w:name w:val="Title Char"/>
    <w:basedOn w:val="DefaultParagraphFont"/>
    <w:link w:val="Title"/>
    <w:qFormat/>
    <w:rsid w:val="005C5150"/>
    <w:rPr>
      <w:rFonts w:asciiTheme="majorHAnsi" w:eastAsiaTheme="majorEastAsia" w:hAnsiTheme="majorHAnsi" w:cstheme="majorBidi"/>
      <w:b/>
      <w:bCs/>
      <w:sz w:val="32"/>
      <w:szCs w:val="32"/>
    </w:rPr>
  </w:style>
  <w:style w:type="character" w:customStyle="1" w:styleId="FootnoteTextChar">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customStyle="1" w:styleId="BalloonTextChar">
    <w:name w:val="Balloon Text Char"/>
    <w:basedOn w:val="DefaultParagraphFont"/>
    <w:link w:val="BalloonText"/>
    <w:uiPriority w:val="99"/>
    <w:semiHidden/>
    <w:qFormat/>
    <w:rsid w:val="00E569E0"/>
    <w:rPr>
      <w:rFonts w:ascii="Segoe UI" w:hAnsi="Segoe UI" w:cs="Segoe UI"/>
      <w:sz w:val="18"/>
      <w:szCs w:val="18"/>
    </w:rPr>
  </w:style>
  <w:style w:type="character" w:customStyle="1" w:styleId="InternetLink">
    <w:name w:val="Internet Link"/>
    <w:basedOn w:val="DefaultParagraphFont"/>
    <w:uiPriority w:val="99"/>
    <w:semiHidden/>
    <w:unhideWhenUsed/>
    <w:rsid w:val="00DE123E"/>
    <w:rPr>
      <w:color w:val="0000FF"/>
      <w:u w:val="single"/>
    </w:rPr>
  </w:style>
  <w:style w:type="character" w:styleId="CommentReference">
    <w:name w:val="annotation reference"/>
    <w:basedOn w:val="DefaultParagraphFont"/>
    <w:uiPriority w:val="99"/>
    <w:semiHidden/>
    <w:unhideWhenUsed/>
    <w:qFormat/>
    <w:rsid w:val="005215D7"/>
    <w:rPr>
      <w:sz w:val="16"/>
      <w:szCs w:val="16"/>
    </w:rPr>
  </w:style>
  <w:style w:type="character" w:customStyle="1" w:styleId="CommentTextChar">
    <w:name w:val="Comment Text Char"/>
    <w:basedOn w:val="DefaultParagraphFont"/>
    <w:link w:val="CommentText"/>
    <w:uiPriority w:val="99"/>
    <w:semiHidden/>
    <w:qFormat/>
    <w:rsid w:val="005215D7"/>
    <w:rPr>
      <w:sz w:val="20"/>
      <w:szCs w:val="20"/>
    </w:rPr>
  </w:style>
  <w:style w:type="character" w:customStyle="1" w:styleId="CommentSubjectChar">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customStyle="1" w:styleId="QuoteChar">
    <w:name w:val="Quote Char"/>
    <w:basedOn w:val="DefaultParagraphFont"/>
    <w:link w:val="Quote"/>
    <w:uiPriority w:val="29"/>
    <w:qFormat/>
    <w:rsid w:val="00C94AC1"/>
    <w:rPr>
      <w:i/>
      <w:iCs/>
      <w:color w:val="404040" w:themeColor="text1" w:themeTint="BF"/>
    </w:rPr>
  </w:style>
  <w:style w:type="character" w:customStyle="1" w:styleId="CaptionChar">
    <w:name w:val="Caption Char"/>
    <w:basedOn w:val="DefaultParagraphFont"/>
    <w:link w:val="Caption"/>
    <w:uiPriority w:val="35"/>
    <w:qFormat/>
    <w:rsid w:val="00235FC0"/>
    <w:rPr>
      <w:bCs/>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next w:val="Normal"/>
    <w:link w:val="CaptionChar"/>
    <w:autoRedefine/>
    <w:uiPriority w:val="35"/>
    <w:unhideWhenUsed/>
    <w:qFormat/>
    <w:rsid w:val="00D018C6"/>
    <w:pPr>
      <w:keepNext/>
      <w:ind w:firstLine="0"/>
    </w:pPr>
    <w:rPr>
      <w:bCs/>
      <w:szCs w:val="18"/>
    </w:rPr>
  </w:style>
  <w:style w:type="paragraph" w:customStyle="1" w:styleId="Index">
    <w:name w:val="Index"/>
    <w:basedOn w:val="Normal"/>
    <w:qFormat/>
    <w:pPr>
      <w:suppressLineNumbers/>
    </w:pPr>
    <w:rPr>
      <w:rFonts w:cs="Arial"/>
    </w:rPr>
  </w:style>
  <w:style w:type="paragraph" w:customStyle="1" w:styleId="Picture">
    <w:name w:val="Picture"/>
    <w:basedOn w:val="Normal"/>
    <w:autoRedefine/>
    <w:uiPriority w:val="7"/>
    <w:qFormat/>
    <w:rsid w:val="005C5150"/>
    <w:pPr>
      <w:keepNext/>
      <w:spacing w:before="240"/>
      <w:jc w:val="center"/>
    </w:p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sz w:val="32"/>
      <w:szCs w:val="32"/>
    </w:rPr>
  </w:style>
  <w:style w:type="paragraph" w:styleId="NoSpacing">
    <w:name w:val="No Spacing"/>
    <w:uiPriority w:val="1"/>
    <w:qFormat/>
    <w:rsid w:val="005C5150"/>
    <w:rPr>
      <w:rFonts w:ascii="Calibri" w:eastAsia="Calibri" w:hAnsi="Calibri"/>
      <w:color w:val="00000A"/>
      <w:sz w:val="22"/>
    </w:rPr>
  </w:style>
  <w:style w:type="paragraph" w:styleId="ListParagraph">
    <w:name w:val="List Paragraph"/>
    <w:basedOn w:val="Normal"/>
    <w:uiPriority w:val="34"/>
    <w:qFormat/>
    <w:rsid w:val="00C94AC1"/>
    <w:pPr>
      <w:contextualSpacing/>
    </w:pPr>
  </w:style>
  <w:style w:type="paragraph" w:styleId="FootnoteText">
    <w:name w:val="footnote text"/>
    <w:basedOn w:val="Normal"/>
    <w:link w:val="FootnoteTextChar"/>
    <w:uiPriority w:val="99"/>
    <w:semiHidden/>
    <w:unhideWhenUsed/>
    <w:qFormat/>
    <w:rsid w:val="007C03D1"/>
    <w:rPr>
      <w:sz w:val="20"/>
      <w:szCs w:val="20"/>
    </w:rPr>
  </w:style>
  <w:style w:type="paragraph" w:styleId="BalloonText">
    <w:name w:val="Balloon Text"/>
    <w:basedOn w:val="Normal"/>
    <w:link w:val="BalloonTextChar"/>
    <w:uiPriority w:val="99"/>
    <w:semiHidden/>
    <w:unhideWhenUsed/>
    <w:qFormat/>
    <w:rsid w:val="00E569E0"/>
    <w:rPr>
      <w:rFonts w:ascii="Segoe UI" w:hAnsi="Segoe UI" w:cs="Segoe UI"/>
      <w:sz w:val="18"/>
      <w:szCs w:val="18"/>
    </w:rPr>
  </w:style>
  <w:style w:type="paragraph" w:styleId="Bibliography">
    <w:name w:val="Bibliography"/>
    <w:basedOn w:val="Normal"/>
    <w:next w:val="Normal"/>
    <w:uiPriority w:val="37"/>
    <w:unhideWhenUsed/>
    <w:qFormat/>
    <w:rsid w:val="003117B9"/>
    <w:pPr>
      <w:ind w:firstLine="0"/>
    </w:pPr>
  </w:style>
  <w:style w:type="paragraph" w:styleId="CommentText">
    <w:name w:val="annotation text"/>
    <w:basedOn w:val="Normal"/>
    <w:link w:val="CommentTextChar"/>
    <w:uiPriority w:val="99"/>
    <w:semiHidden/>
    <w:unhideWhenUsed/>
    <w:qFormat/>
    <w:rsid w:val="005215D7"/>
    <w:rPr>
      <w:sz w:val="20"/>
      <w:szCs w:val="20"/>
    </w:rPr>
  </w:style>
  <w:style w:type="paragraph" w:styleId="CommentSubject">
    <w:name w:val="annotation subject"/>
    <w:basedOn w:val="CommentText"/>
    <w:link w:val="CommentSubjectChar"/>
    <w:uiPriority w:val="99"/>
    <w:semiHidden/>
    <w:unhideWhenUsed/>
    <w:qFormat/>
    <w:rsid w:val="005215D7"/>
    <w:rPr>
      <w:b/>
      <w:bCs/>
    </w:rPr>
  </w:style>
  <w:style w:type="paragraph" w:styleId="Quote">
    <w:name w:val="Quote"/>
    <w:basedOn w:val="Normal"/>
    <w:next w:val="Normal"/>
    <w:link w:val="QuoteChar"/>
    <w:uiPriority w:val="29"/>
    <w:qFormat/>
    <w:rsid w:val="00C94AC1"/>
    <w:pPr>
      <w:spacing w:before="200" w:after="160"/>
      <w:ind w:left="864" w:right="864"/>
      <w:jc w:val="center"/>
    </w:pPr>
    <w:rPr>
      <w:i/>
      <w:iCs/>
      <w:color w:val="404040" w:themeColor="text1" w:themeTint="BF"/>
    </w:rPr>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Table">
    <w:name w:val="Table"/>
    <w:basedOn w:val="Caption"/>
    <w:qFormat/>
  </w:style>
  <w:style w:type="table" w:styleId="TableGrid">
    <w:name w:val="Table Grid"/>
    <w:basedOn w:val="TableNormal"/>
    <w:uiPriority w:val="59"/>
    <w:rsid w:val="009063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D17552"/>
    <w:rPr>
      <w:rFonts w:ascii="Calibri" w:eastAsia="Calibri" w:hAnsi="Calibri"/>
      <w:color w:val="00000A"/>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5"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B54"/>
    <w:pPr>
      <w:ind w:firstLine="432"/>
    </w:pPr>
    <w:rPr>
      <w:rFonts w:ascii="Calibri" w:eastAsia="Calibri" w:hAnsi="Calibri"/>
      <w:color w:val="00000A"/>
      <w:sz w:val="22"/>
    </w:rPr>
  </w:style>
  <w:style w:type="paragraph" w:styleId="Heading1">
    <w:name w:val="heading 1"/>
    <w:basedOn w:val="Normal"/>
    <w:next w:val="Normal"/>
    <w:link w:val="Heading1Char"/>
    <w:autoRedefine/>
    <w:uiPriority w:val="5"/>
    <w:qFormat/>
    <w:rsid w:val="00294231"/>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keepLines/>
      <w:spacing w:before="200"/>
      <w:ind w:left="432"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qFormat/>
    <w:rsid w:val="00294231"/>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qFormat/>
    <w:rsid w:val="00294231"/>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qFormat/>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qFormat/>
    <w:rsid w:val="005C5150"/>
    <w:rPr>
      <w:rFonts w:asciiTheme="majorHAnsi" w:eastAsiaTheme="majorEastAsia" w:hAnsiTheme="majorHAnsi" w:cstheme="majorBidi"/>
      <w:b/>
      <w:bCs/>
      <w:iCs/>
    </w:rPr>
  </w:style>
  <w:style w:type="character" w:customStyle="1" w:styleId="TitleChar">
    <w:name w:val="Title Char"/>
    <w:basedOn w:val="DefaultParagraphFont"/>
    <w:link w:val="Title"/>
    <w:qFormat/>
    <w:rsid w:val="005C5150"/>
    <w:rPr>
      <w:rFonts w:asciiTheme="majorHAnsi" w:eastAsiaTheme="majorEastAsia" w:hAnsiTheme="majorHAnsi" w:cstheme="majorBidi"/>
      <w:b/>
      <w:bCs/>
      <w:sz w:val="32"/>
      <w:szCs w:val="32"/>
    </w:rPr>
  </w:style>
  <w:style w:type="character" w:customStyle="1" w:styleId="FootnoteTextChar">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customStyle="1" w:styleId="BalloonTextChar">
    <w:name w:val="Balloon Text Char"/>
    <w:basedOn w:val="DefaultParagraphFont"/>
    <w:link w:val="BalloonText"/>
    <w:uiPriority w:val="99"/>
    <w:semiHidden/>
    <w:qFormat/>
    <w:rsid w:val="00E569E0"/>
    <w:rPr>
      <w:rFonts w:ascii="Segoe UI" w:hAnsi="Segoe UI" w:cs="Segoe UI"/>
      <w:sz w:val="18"/>
      <w:szCs w:val="18"/>
    </w:rPr>
  </w:style>
  <w:style w:type="character" w:customStyle="1" w:styleId="InternetLink">
    <w:name w:val="Internet Link"/>
    <w:basedOn w:val="DefaultParagraphFont"/>
    <w:uiPriority w:val="99"/>
    <w:semiHidden/>
    <w:unhideWhenUsed/>
    <w:rsid w:val="00DE123E"/>
    <w:rPr>
      <w:color w:val="0000FF"/>
      <w:u w:val="single"/>
    </w:rPr>
  </w:style>
  <w:style w:type="character" w:styleId="CommentReference">
    <w:name w:val="annotation reference"/>
    <w:basedOn w:val="DefaultParagraphFont"/>
    <w:uiPriority w:val="99"/>
    <w:semiHidden/>
    <w:unhideWhenUsed/>
    <w:qFormat/>
    <w:rsid w:val="005215D7"/>
    <w:rPr>
      <w:sz w:val="16"/>
      <w:szCs w:val="16"/>
    </w:rPr>
  </w:style>
  <w:style w:type="character" w:customStyle="1" w:styleId="CommentTextChar">
    <w:name w:val="Comment Text Char"/>
    <w:basedOn w:val="DefaultParagraphFont"/>
    <w:link w:val="CommentText"/>
    <w:uiPriority w:val="99"/>
    <w:semiHidden/>
    <w:qFormat/>
    <w:rsid w:val="005215D7"/>
    <w:rPr>
      <w:sz w:val="20"/>
      <w:szCs w:val="20"/>
    </w:rPr>
  </w:style>
  <w:style w:type="character" w:customStyle="1" w:styleId="CommentSubjectChar">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customStyle="1" w:styleId="QuoteChar">
    <w:name w:val="Quote Char"/>
    <w:basedOn w:val="DefaultParagraphFont"/>
    <w:link w:val="Quote"/>
    <w:uiPriority w:val="29"/>
    <w:qFormat/>
    <w:rsid w:val="00C94AC1"/>
    <w:rPr>
      <w:i/>
      <w:iCs/>
      <w:color w:val="404040" w:themeColor="text1" w:themeTint="BF"/>
    </w:rPr>
  </w:style>
  <w:style w:type="character" w:customStyle="1" w:styleId="CaptionChar">
    <w:name w:val="Caption Char"/>
    <w:basedOn w:val="DefaultParagraphFont"/>
    <w:link w:val="Caption"/>
    <w:uiPriority w:val="35"/>
    <w:qFormat/>
    <w:rsid w:val="00235FC0"/>
    <w:rPr>
      <w:bCs/>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next w:val="Normal"/>
    <w:link w:val="CaptionChar"/>
    <w:autoRedefine/>
    <w:uiPriority w:val="35"/>
    <w:unhideWhenUsed/>
    <w:qFormat/>
    <w:rsid w:val="00D018C6"/>
    <w:pPr>
      <w:keepNext/>
      <w:ind w:firstLine="0"/>
    </w:pPr>
    <w:rPr>
      <w:bCs/>
      <w:szCs w:val="18"/>
    </w:rPr>
  </w:style>
  <w:style w:type="paragraph" w:customStyle="1" w:styleId="Index">
    <w:name w:val="Index"/>
    <w:basedOn w:val="Normal"/>
    <w:qFormat/>
    <w:pPr>
      <w:suppressLineNumbers/>
    </w:pPr>
    <w:rPr>
      <w:rFonts w:cs="Arial"/>
    </w:rPr>
  </w:style>
  <w:style w:type="paragraph" w:customStyle="1" w:styleId="Picture">
    <w:name w:val="Picture"/>
    <w:basedOn w:val="Normal"/>
    <w:autoRedefine/>
    <w:uiPriority w:val="7"/>
    <w:qFormat/>
    <w:rsid w:val="005C5150"/>
    <w:pPr>
      <w:keepNext/>
      <w:spacing w:before="240"/>
      <w:jc w:val="center"/>
    </w:p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sz w:val="32"/>
      <w:szCs w:val="32"/>
    </w:rPr>
  </w:style>
  <w:style w:type="paragraph" w:styleId="NoSpacing">
    <w:name w:val="No Spacing"/>
    <w:uiPriority w:val="1"/>
    <w:qFormat/>
    <w:rsid w:val="005C5150"/>
    <w:rPr>
      <w:rFonts w:ascii="Calibri" w:eastAsia="Calibri" w:hAnsi="Calibri"/>
      <w:color w:val="00000A"/>
      <w:sz w:val="22"/>
    </w:rPr>
  </w:style>
  <w:style w:type="paragraph" w:styleId="ListParagraph">
    <w:name w:val="List Paragraph"/>
    <w:basedOn w:val="Normal"/>
    <w:uiPriority w:val="34"/>
    <w:qFormat/>
    <w:rsid w:val="00C94AC1"/>
    <w:pPr>
      <w:contextualSpacing/>
    </w:pPr>
  </w:style>
  <w:style w:type="paragraph" w:styleId="FootnoteText">
    <w:name w:val="footnote text"/>
    <w:basedOn w:val="Normal"/>
    <w:link w:val="FootnoteTextChar"/>
    <w:uiPriority w:val="99"/>
    <w:semiHidden/>
    <w:unhideWhenUsed/>
    <w:qFormat/>
    <w:rsid w:val="007C03D1"/>
    <w:rPr>
      <w:sz w:val="20"/>
      <w:szCs w:val="20"/>
    </w:rPr>
  </w:style>
  <w:style w:type="paragraph" w:styleId="BalloonText">
    <w:name w:val="Balloon Text"/>
    <w:basedOn w:val="Normal"/>
    <w:link w:val="BalloonTextChar"/>
    <w:uiPriority w:val="99"/>
    <w:semiHidden/>
    <w:unhideWhenUsed/>
    <w:qFormat/>
    <w:rsid w:val="00E569E0"/>
    <w:rPr>
      <w:rFonts w:ascii="Segoe UI" w:hAnsi="Segoe UI" w:cs="Segoe UI"/>
      <w:sz w:val="18"/>
      <w:szCs w:val="18"/>
    </w:rPr>
  </w:style>
  <w:style w:type="paragraph" w:styleId="Bibliography">
    <w:name w:val="Bibliography"/>
    <w:basedOn w:val="Normal"/>
    <w:next w:val="Normal"/>
    <w:uiPriority w:val="37"/>
    <w:unhideWhenUsed/>
    <w:qFormat/>
    <w:rsid w:val="003117B9"/>
    <w:pPr>
      <w:ind w:firstLine="0"/>
    </w:pPr>
  </w:style>
  <w:style w:type="paragraph" w:styleId="CommentText">
    <w:name w:val="annotation text"/>
    <w:basedOn w:val="Normal"/>
    <w:link w:val="CommentTextChar"/>
    <w:uiPriority w:val="99"/>
    <w:semiHidden/>
    <w:unhideWhenUsed/>
    <w:qFormat/>
    <w:rsid w:val="005215D7"/>
    <w:rPr>
      <w:sz w:val="20"/>
      <w:szCs w:val="20"/>
    </w:rPr>
  </w:style>
  <w:style w:type="paragraph" w:styleId="CommentSubject">
    <w:name w:val="annotation subject"/>
    <w:basedOn w:val="CommentText"/>
    <w:link w:val="CommentSubjectChar"/>
    <w:uiPriority w:val="99"/>
    <w:semiHidden/>
    <w:unhideWhenUsed/>
    <w:qFormat/>
    <w:rsid w:val="005215D7"/>
    <w:rPr>
      <w:b/>
      <w:bCs/>
    </w:rPr>
  </w:style>
  <w:style w:type="paragraph" w:styleId="Quote">
    <w:name w:val="Quote"/>
    <w:basedOn w:val="Normal"/>
    <w:next w:val="Normal"/>
    <w:link w:val="QuoteChar"/>
    <w:uiPriority w:val="29"/>
    <w:qFormat/>
    <w:rsid w:val="00C94AC1"/>
    <w:pPr>
      <w:spacing w:before="200" w:after="160"/>
      <w:ind w:left="864" w:right="864"/>
      <w:jc w:val="center"/>
    </w:pPr>
    <w:rPr>
      <w:i/>
      <w:iCs/>
      <w:color w:val="404040" w:themeColor="text1" w:themeTint="BF"/>
    </w:rPr>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Table">
    <w:name w:val="Table"/>
    <w:basedOn w:val="Caption"/>
    <w:qFormat/>
  </w:style>
  <w:style w:type="table" w:styleId="TableGrid">
    <w:name w:val="Table Grid"/>
    <w:basedOn w:val="TableNormal"/>
    <w:uiPriority w:val="59"/>
    <w:rsid w:val="009063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D17552"/>
    <w:rPr>
      <w:rFonts w:ascii="Calibri" w:eastAsia="Calibri" w:hAnsi="Calibri"/>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hyperlink" Target="https://arrheniusdiagram.herokuapp.com/"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8DD1-93F0-3B47-81F7-8023B29D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30</Pages>
  <Words>38452</Words>
  <Characters>219181</Characters>
  <Application>Microsoft Macintosh Word</Application>
  <DocSecurity>0</DocSecurity>
  <Lines>1826</Lines>
  <Paragraphs>514</Paragraphs>
  <ScaleCrop>false</ScaleCrop>
  <Company>Lamont-Doherty Earth Observatory</Company>
  <LinksUpToDate>false</LinksUpToDate>
  <CharactersWithSpaces>257119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dc:description/>
  <cp:lastModifiedBy>Megan Newcombe</cp:lastModifiedBy>
  <cp:revision>19</cp:revision>
  <dcterms:created xsi:type="dcterms:W3CDTF">2017-10-24T17:41:00Z</dcterms:created>
  <dcterms:modified xsi:type="dcterms:W3CDTF">2017-11-06T04:11:00Z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