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and including, for the first time, sequential dehydration experiments on single crystals of natural, Fe-bearing olivine.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so great caution should be taken before assuming H</w:t>
      </w:r>
      <w:r>
        <w:rPr>
          <w:vertAlign w:val="superscript"/>
        </w:rPr>
        <w:t>+</w:t>
      </w:r>
      <w:r>
        <w:rPr/>
        <w:t xml:space="preserve"> diffusivities for a given olivine. However, we discovered 3 things: (1) H</w:t>
      </w:r>
      <w:r>
        <w:rPr>
          <w:vertAlign w:val="superscript"/>
        </w:rPr>
        <w:t>+</w:t>
      </w:r>
      <w:r>
        <w:rPr/>
        <w:t xml:space="preserve"> that is associated with an octahedral Ti defect, [Ti], can enter olivine extremely rapidly, which suggests that octahedral Ti must be initially present and so may effect the speed at which H</w:t>
      </w:r>
      <w:r>
        <w:rPr>
          <w:vertAlign w:val="superscript"/>
        </w:rPr>
        <w:t>+</w:t>
      </w:r>
      <w:r>
        <w:rPr/>
        <w:t xml:space="preserve"> may enter an olivine. (2) Changes in both bulk H</w:t>
      </w:r>
      <w:r>
        <w:rPr>
          <w:vertAlign w:val="superscript"/>
        </w:rPr>
        <w:t>+</w:t>
      </w:r>
      <w:r>
        <w:rPr/>
        <w:t xml:space="preserve"> and peak-specific diffusivities during dehydration are related primarily to the buildup of Fe</w:t>
      </w:r>
      <w:r>
        <w:rPr>
          <w:vertAlign w:val="superscript"/>
        </w:rPr>
        <w:t>3+</w:t>
      </w:r>
      <w:r>
        <w:rPr/>
        <w:t xml:space="preserve"> and redistribution of the defects, particularly the rehydration of [Ti]. (3) The following Arrhenius laws appear to apply to bulk H</w:t>
      </w:r>
      <w:r>
        <w:rPr>
          <w:vertAlign w:val="superscript"/>
        </w:rPr>
        <w:t>+</w:t>
      </w:r>
      <w:r>
        <w:rPr/>
        <w:t xml:space="preserve"> diffusion out of most olivines during decompression: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However, the results also show that diffusivities may change over ti</w:t>
      </w:r>
      <w:bookmarkStart w:id="0" w:name="__DdeLink__8196_908293503111111111111111"/>
      <w:bookmarkEnd w:id="0"/>
      <w:r>
        <w:rPr/>
        <w:t>me, and great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64_249888731"/>
      <w:r>
        <w:rPr/>
        <w:t>(</w:t>
      </w:r>
      <w:bookmarkStart w:id="2" w:name="__Fieldmark__64_208418766"/>
      <w:r>
        <w:rPr/>
        <w:t>K</w:t>
      </w:r>
      <w:bookmarkStart w:id="3" w:name="__Fieldmark__64_2403155824"/>
      <w:r>
        <w:rPr/>
        <w:t>e</w:t>
      </w:r>
      <w:bookmarkStart w:id="4" w:name="__Fieldmark__64_545160095"/>
      <w:r>
        <w:rPr/>
        <w:t>p</w:t>
      </w:r>
      <w:bookmarkStart w:id="5" w:name="__Fieldmark__66_1417665735"/>
      <w:r>
        <w:rPr/>
        <w:t>p</w:t>
      </w:r>
      <w:bookmarkStart w:id="6" w:name="__Fieldmark__79_3310317172"/>
      <w:r>
        <w:rPr/>
        <w:t>l</w:t>
      </w:r>
      <w:bookmarkStart w:id="7" w:name="__Fieldmark__147_2505137388"/>
      <w:r>
        <w:rPr/>
        <w:t>e</w:t>
      </w:r>
      <w:bookmarkStart w:id="8" w:name="__Fieldmark__102_1561598236"/>
      <w:r>
        <w:rPr/>
        <w:t>r</w:t>
      </w:r>
      <w:bookmarkStart w:id="9" w:name="__Fieldmark__97_2280461051"/>
      <w:r>
        <w:rPr/>
        <w:t xml:space="preserve"> </w:t>
      </w:r>
      <w:bookmarkStart w:id="10" w:name="__Fieldmark__46_908293503"/>
      <w:r>
        <w:rPr/>
        <w:t>a</w:t>
      </w:r>
      <w:bookmarkStart w:id="11" w:name="__Fieldmark__7095_1777031281"/>
      <w:r>
        <w:rPr/>
        <w:t>n</w:t>
      </w:r>
      <w:bookmarkStart w:id="12" w:name="__Fieldmark__91_2048093008"/>
      <w:r>
        <w:rPr/>
        <w:t>d</w:t>
      </w:r>
      <w:bookmarkStart w:id="13" w:name="__Fieldmark__59_527255555"/>
      <w:r>
        <w:rPr/>
        <w:t xml:space="preserve"> </w:t>
      </w:r>
      <w:bookmarkStart w:id="14" w:name="__Fieldmark__5_3642959469"/>
      <w:r>
        <w:rPr/>
        <w:t>S</w:t>
      </w:r>
      <w:bookmarkStart w:id="15" w:name="__Fieldmark__5_2362112943"/>
      <w:r>
        <w:rPr/>
        <w:t>m</w:t>
      </w:r>
      <w:bookmarkStart w:id="16" w:name="__Fieldmark__5_2049629825"/>
      <w:r>
        <w:rPr/>
        <w:t>y</w:t>
      </w:r>
      <w:bookmarkStart w:id="17" w:name="__Fieldmark__5_687217606"/>
      <w:r>
        <w:rPr/>
        <w:t>t</w:t>
      </w:r>
      <w:bookmarkStart w:id="18" w:name="__Fieldmark__5_2209115713"/>
      <w:r>
        <w:rPr/>
        <w:t>h</w:t>
      </w:r>
      <w:bookmarkStart w:id="19" w:name="__Fieldmark__7_1105856583"/>
      <w:r>
        <w:rPr/>
        <w:t xml:space="preserve"> </w:t>
      </w:r>
      <w:bookmarkStart w:id="20" w:name="__Fieldmark__5_1929513578"/>
      <w:r>
        <w:rPr/>
        <w:t>2</w:t>
      </w:r>
      <w:bookmarkStart w:id="21" w:name="__Fieldmark__5_739104655"/>
      <w:r>
        <w:rPr/>
        <w:t>0</w:t>
      </w:r>
      <w:bookmarkStart w:id="22" w:name="__Fieldmark__5_462321902"/>
      <w:r>
        <w:rPr/>
        <w:t>0</w:t>
      </w:r>
      <w:bookmarkStart w:id="23" w:name="__Fieldmark__5_948816634"/>
      <w:r>
        <w:rPr/>
        <w:t>6</w:t>
      </w:r>
      <w:bookmarkStart w:id="24" w:name="__Fieldmark__5_2312622389"/>
      <w:r>
        <w:rPr/>
        <w:t>;</w:t>
      </w:r>
      <w:bookmarkStart w:id="25" w:name="__Fieldmark__5_2161409428"/>
      <w:r>
        <w:rPr/>
        <w:t xml:space="preserve"> </w:t>
      </w:r>
      <w:bookmarkStart w:id="26" w:name="__Fieldmark__5_188299688"/>
      <w:r>
        <w:rPr/>
        <w:t>B</w:t>
      </w:r>
      <w:bookmarkStart w:id="27" w:name="__Fieldmark__5_1216455718"/>
      <w:r>
        <w:rPr/>
        <w:t>e</w:t>
      </w:r>
      <w:bookmarkStart w:id="28" w:name="__Fieldmark__5_649753871"/>
      <w:r>
        <w:rPr/>
        <w:t>l</w:t>
      </w:r>
      <w:bookmarkStart w:id="29" w:name="__Fieldmark__5_2534479100"/>
      <w:r>
        <w:rPr/>
        <w:t>l</w:t>
      </w:r>
      <w:bookmarkStart w:id="30" w:name="__Fieldmark__5_1692434574"/>
      <w:r>
        <w:rPr/>
        <w:t xml:space="preserve"> </w:t>
      </w:r>
      <w:bookmarkStart w:id="31" w:name="__Fieldmark__5_148202576"/>
      <w:r>
        <w:rPr/>
        <w:t>a</w:t>
      </w:r>
      <w:bookmarkStart w:id="32" w:name="__Fieldmark__1577_2994147849"/>
      <w:r>
        <w:rPr/>
        <w:t>n</w:t>
      </w:r>
      <w:bookmarkStart w:id="33" w:name="__Fieldmark__5_3231691474"/>
      <w:r>
        <w:rPr/>
        <w:t>d</w:t>
      </w:r>
      <w:bookmarkStart w:id="34" w:name="__Fieldmark__5_3149341642"/>
      <w:r>
        <w:rPr/>
        <w:t xml:space="preserve"> </w:t>
      </w:r>
      <w:bookmarkStart w:id="35" w:name="__Fieldmark__5_4213078475"/>
      <w:r>
        <w:rPr/>
        <w:t>R</w:t>
      </w:r>
      <w:bookmarkStart w:id="36" w:name="__Fieldmark__5_4019975519"/>
      <w:r>
        <w:rPr/>
        <w:t>o</w:t>
      </w:r>
      <w:bookmarkStart w:id="37" w:name="__Fieldmark__5_3852820974"/>
      <w:r>
        <w:rPr/>
        <w:t>s</w:t>
      </w:r>
      <w:bookmarkStart w:id="38" w:name="__Fieldmark__5_3917936936"/>
      <w:r>
        <w:rPr/>
        <w:t>s</w:t>
      </w:r>
      <w:bookmarkStart w:id="39" w:name="__Fieldmark__5_3265051427"/>
      <w:r>
        <w:rPr/>
        <w:t>m</w:t>
      </w:r>
      <w:bookmarkStart w:id="40" w:name="__Fieldmark__5_837005789"/>
      <w:r>
        <w:rPr/>
        <w:t>a</w:t>
      </w:r>
      <w:bookmarkStart w:id="41" w:name="__Fieldmark__5_3470823330"/>
      <w:r>
        <w:rPr/>
        <w:t>n</w:t>
      </w:r>
      <w:bookmarkStart w:id="42" w:name="__Fieldmark__5_2630548144"/>
      <w:r>
        <w:rPr/>
        <w:t xml:space="preserve"> </w:t>
      </w:r>
      <w:bookmarkStart w:id="43" w:name="__Fieldmark__2397_2304565098"/>
      <w:r>
        <w:rPr/>
        <w:t>1</w:t>
      </w:r>
      <w:bookmarkStart w:id="44" w:name="__Fieldmark__11_2304565098"/>
      <w:r>
        <w:rPr/>
        <w:t>992)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5" w:name="__Fieldmark__239_249888731"/>
      <w:r>
        <w:rPr/>
        <w:t>(</w:t>
      </w:r>
      <w:bookmarkStart w:id="46" w:name="__Fieldmark__235_208418766"/>
      <w:r>
        <w:rPr/>
        <w:t>R</w:t>
      </w:r>
      <w:bookmarkStart w:id="47" w:name="__Fieldmark__231_2403155824"/>
      <w:r>
        <w:rPr/>
        <w:t>o</w:t>
      </w:r>
      <w:bookmarkStart w:id="48" w:name="__Fieldmark__227_545160095"/>
      <w:r>
        <w:rPr/>
        <w:t>s</w:t>
      </w:r>
      <w:bookmarkStart w:id="49" w:name="__Fieldmark__225_1417665735"/>
      <w:r>
        <w:rPr/>
        <w:t>e</w:t>
      </w:r>
      <w:bookmarkStart w:id="50" w:name="__Fieldmark__234_3310317172"/>
      <w:r>
        <w:rPr/>
        <w:t>n</w:t>
      </w:r>
      <w:bookmarkStart w:id="51" w:name="__Fieldmark__301_2505137388"/>
      <w:r>
        <w:rPr/>
        <w:t xml:space="preserve"> </w:t>
      </w:r>
      <w:bookmarkStart w:id="52" w:name="__Fieldmark__249_1561598236"/>
      <w:r>
        <w:rPr/>
        <w:t>2</w:t>
      </w:r>
      <w:bookmarkStart w:id="53" w:name="__Fieldmark__240_2280461051"/>
      <w:r>
        <w:rPr/>
        <w:t>0</w:t>
      </w:r>
      <w:bookmarkStart w:id="54" w:name="__Fieldmark__185_908293503"/>
      <w:r>
        <w:rPr/>
        <w:t>1</w:t>
      </w:r>
      <w:bookmarkStart w:id="55" w:name="__Fieldmark__7230_1777031281"/>
      <w:r>
        <w:rPr/>
        <w:t>6</w:t>
      </w:r>
      <w:bookmarkStart w:id="56" w:name="__Fieldmark__222_2048093008"/>
      <w:r>
        <w:rPr/>
        <w:t>)</w:t>
      </w:r>
      <w:bookmarkStart w:id="57" w:name="__Fieldmark__186_527255555"/>
      <w:r>
        <w:rPr/>
      </w:r>
      <w:r>
        <w:fldChar w:fldCharType="end"/>
      </w:r>
      <w:bookmarkStart w:id="58" w:name="__Fieldmark__124_2362112943"/>
      <w:bookmarkStart w:id="59" w:name="__Fieldmark__116_687217606"/>
      <w:bookmarkStart w:id="60" w:name="__Fieldmark__110_1105856583"/>
      <w:bookmarkStart w:id="61" w:name="__Fieldmark__100_739104655"/>
      <w:bookmarkStart w:id="62" w:name="__Fieldmark__92_948816634"/>
      <w:bookmarkStart w:id="63" w:name="__Fieldmark__84_2161409428"/>
      <w:bookmarkStart w:id="64" w:name="__Fieldmark__76_1216455718"/>
      <w:bookmarkStart w:id="65" w:name="__Fieldmark__68_2534479100"/>
      <w:bookmarkStart w:id="66" w:name="__Fieldmark__60_148202576"/>
      <w:bookmarkStart w:id="67" w:name="__Fieldmark__52_3231691474"/>
      <w:bookmarkStart w:id="68" w:name="__Fieldmark__44_4213078475"/>
      <w:bookmarkStart w:id="69" w:name="__Fieldmark__36_3852820974"/>
      <w:bookmarkStart w:id="70" w:name="__Fieldmark__28_3265051427"/>
      <w:bookmarkStart w:id="71" w:name="__Fieldmark__20_3470823330"/>
      <w:bookmarkStart w:id="72" w:name="__Fieldmark__2404_2304565098"/>
      <w:bookmarkStart w:id="73" w:name="__Fieldmark__22_2304565098"/>
      <w:bookmarkStart w:id="74" w:name="__Fieldmark__16_2630548144"/>
      <w:bookmarkStart w:id="75" w:name="__Fieldmark__24_837005789"/>
      <w:bookmarkStart w:id="76" w:name="__Fieldmark__32_3917936936"/>
      <w:bookmarkStart w:id="77" w:name="__Fieldmark__40_4019975519"/>
      <w:bookmarkStart w:id="78" w:name="__Fieldmark__48_3149341642"/>
      <w:bookmarkStart w:id="79" w:name="__Fieldmark__1628_2994147849"/>
      <w:bookmarkStart w:id="80" w:name="__Fieldmark__64_1692434574"/>
      <w:bookmarkStart w:id="81" w:name="__Fieldmark__72_649753871"/>
      <w:bookmarkStart w:id="82" w:name="__Fieldmark__80_188299688"/>
      <w:bookmarkStart w:id="83" w:name="__Fieldmark__88_2312622389"/>
      <w:bookmarkStart w:id="84" w:name="__Fieldmark__96_462321902"/>
      <w:bookmarkStart w:id="85" w:name="__Fieldmark__104_1929513578"/>
      <w:bookmarkStart w:id="86" w:name="__Fieldmark__112_2209115713"/>
      <w:bookmarkStart w:id="87" w:name="__Fieldmark__120_2049629825"/>
      <w:bookmarkStart w:id="88" w:name="__Fieldmark__128_364295946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89" w:name="__Fieldmark__391_249888731"/>
      <w:r>
        <w:rPr/>
        <w:t>(</w:t>
      </w:r>
      <w:bookmarkStart w:id="90" w:name="__Fieldmark__384_208418766"/>
      <w:r>
        <w:rPr/>
        <w:t>B</w:t>
      </w:r>
      <w:bookmarkStart w:id="91" w:name="__Fieldmark__377_2403155824"/>
      <w:r>
        <w:rPr/>
        <w:t>e</w:t>
      </w:r>
      <w:bookmarkStart w:id="92" w:name="__Fieldmark__370_545160095"/>
      <w:r>
        <w:rPr/>
        <w:t>r</w:t>
      </w:r>
      <w:bookmarkStart w:id="93" w:name="__Fieldmark__365_1417665735"/>
      <w:r>
        <w:rPr/>
        <w:t>r</w:t>
      </w:r>
      <w:bookmarkStart w:id="94" w:name="__Fieldmark__371_3310317172"/>
      <w:r>
        <w:rPr/>
        <w:t>y</w:t>
      </w:r>
      <w:bookmarkStart w:id="95" w:name="__Fieldmark__445_2505137388"/>
      <w:r>
        <w:rPr/>
        <w:t xml:space="preserve"> </w:t>
      </w:r>
      <w:bookmarkStart w:id="96" w:name="__Fieldmark__386_1561598236"/>
      <w:r>
        <w:rPr/>
        <w:t>e</w:t>
      </w:r>
      <w:bookmarkStart w:id="97" w:name="__Fieldmark__394_2280461051"/>
      <w:r>
        <w:rPr/>
        <w:t>t</w:t>
      </w:r>
      <w:bookmarkStart w:id="98" w:name="__Fieldmark__306_908293503"/>
      <w:r>
        <w:rPr/>
        <w:t xml:space="preserve"> </w:t>
      </w:r>
      <w:bookmarkStart w:id="99" w:name="__Fieldmark__7348_1777031281"/>
      <w:r>
        <w:rPr/>
        <w:t>a</w:t>
      </w:r>
      <w:bookmarkStart w:id="100" w:name="__Fieldmark__337_2048093008"/>
      <w:r>
        <w:rPr/>
        <w:t>l</w:t>
      </w:r>
      <w:bookmarkStart w:id="101" w:name="__Fieldmark__298_527255555"/>
      <w:r>
        <w:rPr/>
        <w:t>.</w:t>
      </w:r>
      <w:bookmarkStart w:id="102" w:name="__Fieldmark__237_3642959469"/>
      <w:r>
        <w:rPr/>
        <w:t xml:space="preserve"> </w:t>
      </w:r>
      <w:bookmarkStart w:id="103" w:name="__Fieldmark__230_2362112943"/>
      <w:r>
        <w:rPr/>
        <w:t>2</w:t>
      </w:r>
      <w:bookmarkStart w:id="104" w:name="__Fieldmark__223_2049629825"/>
      <w:r>
        <w:rPr/>
        <w:t>0</w:t>
      </w:r>
      <w:bookmarkStart w:id="105" w:name="__Fieldmark__216_687217606"/>
      <w:r>
        <w:rPr/>
        <w:t>0</w:t>
      </w:r>
      <w:bookmarkStart w:id="106" w:name="__Fieldmark__209_2209115713"/>
      <w:r>
        <w:rPr/>
        <w:t>5</w:t>
      </w:r>
      <w:bookmarkStart w:id="107" w:name="__Fieldmark__204_1105856583"/>
      <w:r>
        <w:rPr/>
        <w:t>;</w:t>
      </w:r>
      <w:bookmarkStart w:id="108" w:name="__Fieldmark__195_1929513578"/>
      <w:r>
        <w:rPr/>
        <w:t xml:space="preserve"> </w:t>
      </w:r>
      <w:bookmarkStart w:id="109" w:name="__Fieldmark__188_739104655"/>
      <w:r>
        <w:rPr/>
        <w:t>I</w:t>
      </w:r>
      <w:bookmarkStart w:id="110" w:name="__Fieldmark__181_462321902"/>
      <w:r>
        <w:rPr/>
        <w:t>n</w:t>
      </w:r>
      <w:bookmarkStart w:id="111" w:name="__Fieldmark__174_948816634"/>
      <w:r>
        <w:rPr/>
        <w:t>g</w:t>
      </w:r>
      <w:bookmarkStart w:id="112" w:name="__Fieldmark__167_2312622389"/>
      <w:r>
        <w:rPr/>
        <w:t>r</w:t>
      </w:r>
      <w:bookmarkStart w:id="113" w:name="__Fieldmark__160_2161409428"/>
      <w:r>
        <w:rPr/>
        <w:t>i</w:t>
      </w:r>
      <w:bookmarkStart w:id="114" w:name="__Fieldmark__153_188299688"/>
      <w:r>
        <w:rPr/>
        <w:t>n</w:t>
      </w:r>
      <w:bookmarkStart w:id="115" w:name="__Fieldmark__146_1216455718"/>
      <w:r>
        <w:rPr/>
        <w:t xml:space="preserve"> </w:t>
      </w:r>
      <w:bookmarkStart w:id="116" w:name="__Fieldmark__139_649753871"/>
      <w:r>
        <w:rPr/>
        <w:t>e</w:t>
      </w:r>
      <w:bookmarkStart w:id="117" w:name="__Fieldmark__132_2534479100"/>
      <w:r>
        <w:rPr/>
        <w:t>t</w:t>
      </w:r>
      <w:bookmarkStart w:id="118" w:name="__Fieldmark__125_1692434574"/>
      <w:r>
        <w:rPr/>
        <w:t xml:space="preserve"> </w:t>
      </w:r>
      <w:bookmarkStart w:id="119" w:name="__Fieldmark__118_148202576"/>
      <w:r>
        <w:rPr/>
        <w:t>a</w:t>
      </w:r>
      <w:bookmarkStart w:id="120" w:name="__Fieldmark__1683_2994147849"/>
      <w:r>
        <w:rPr/>
        <w:t>l</w:t>
      </w:r>
      <w:bookmarkStart w:id="121" w:name="__Fieldmark__103_3231691474"/>
      <w:r>
        <w:rPr/>
        <w:t>.</w:t>
      </w:r>
      <w:bookmarkStart w:id="122" w:name="__Fieldmark__95_3149341642"/>
      <w:r>
        <w:rPr/>
        <w:t xml:space="preserve"> </w:t>
      </w:r>
      <w:bookmarkStart w:id="123" w:name="__Fieldmark__87_4213078475"/>
      <w:r>
        <w:rPr/>
        <w:t>2</w:t>
      </w:r>
      <w:bookmarkStart w:id="124" w:name="__Fieldmark__79_4019975519"/>
      <w:r>
        <w:rPr/>
        <w:t>0</w:t>
      </w:r>
      <w:bookmarkStart w:id="125" w:name="__Fieldmark__71_3852820974"/>
      <w:r>
        <w:rPr/>
        <w:t>1</w:t>
      </w:r>
      <w:bookmarkStart w:id="126" w:name="__Fieldmark__63_3917936936"/>
      <w:r>
        <w:rPr/>
        <w:t>3</w:t>
      </w:r>
      <w:bookmarkStart w:id="127" w:name="__Fieldmark__55_3265051427"/>
      <w:r>
        <w:rPr/>
        <w:t>)</w:t>
      </w:r>
      <w:bookmarkStart w:id="128" w:name="__Fieldmark__47_837005789"/>
      <w:r>
        <w:rPr/>
      </w:r>
      <w:r>
        <w:fldChar w:fldCharType="end"/>
      </w:r>
      <w:bookmarkStart w:id="129" w:name="__Fieldmark__31_2630548144"/>
      <w:bookmarkStart w:id="130" w:name="__Fieldmark__34_2304565098"/>
      <w:bookmarkStart w:id="131" w:name="__Fieldmark__2415_2304565098"/>
      <w:bookmarkStart w:id="132" w:name="__Fieldmark__39_347082333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and T for tetrahedral. Atoms that are not involved in any reactions are typically ignored. For simplicity, all equations describing H</w:t>
      </w:r>
      <w:r>
        <w:rPr>
          <w:vertAlign w:val="superscript"/>
        </w:rPr>
        <w:t>+</w:t>
      </w:r>
      <w:r>
        <w:rPr/>
        <w:t xml:space="preserve"> incorporation here will assume H</w:t>
      </w:r>
      <w:r>
        <w:rPr>
          <w:vertAlign w:val="superscript"/>
        </w:rPr>
        <w:t>+</w:t>
      </w:r>
      <w:r>
        <w:rPr/>
        <w:t xml:space="preserve"> is occupying a related vacancy rather than an interstitial site. For example, the defect that involves a Ti</w:t>
      </w:r>
      <w:r>
        <w:rPr>
          <w:vertAlign w:val="superscript"/>
        </w:rPr>
        <w:t>4+</w:t>
      </w:r>
      <w:r>
        <w:rPr/>
        <w:t xml:space="preserve"> on a metal site, 2H</w:t>
      </w:r>
      <w:r>
        <w:rPr>
          <w:vertAlign w:val="superscript"/>
        </w:rPr>
        <w:t>+</w:t>
      </w:r>
      <w:r>
        <w:rPr/>
        <w:t>, and a Si vacancy, may be represented in Kroger-Vink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33" w:name="__Fieldmark__582_249888731"/>
      <w:r>
        <w:rPr/>
      </w:r>
      <w:r>
        <w:rPr/>
      </w:r>
      <w:r>
        <w:fldChar w:fldCharType="end"/>
      </w:r>
      <w:r>
        <w:fldChar w:fldCharType="begin"/>
      </w:r>
      <w:r/>
      <w:r>
        <w:fldChar w:fldCharType="separate"/>
      </w:r>
      <w:bookmarkStart w:id="134" w:name="__Fieldmark__572_208418766"/>
      <w:bookmarkStart w:id="135" w:name="__Fieldmark__585_249888731"/>
      <w:bookmarkEnd w:id="133"/>
      <w:r>
        <w:rPr/>
      </w:r>
      <w:r>
        <w:rPr/>
      </w:r>
      <w:r>
        <w:fldChar w:fldCharType="end"/>
      </w:r>
      <w:bookmarkStart w:id="136" w:name="__Fieldmark__11271_3310317172"/>
      <w:bookmarkStart w:id="137" w:name="__Fieldmark__567_545160095"/>
      <w:bookmarkStart w:id="138" w:name="__Fieldmark__580_2403155824"/>
      <w:bookmarkStart w:id="139" w:name="__Fieldmark__570_545160095"/>
      <w:bookmarkStart w:id="140" w:name="__Fieldmark__569_1417665735"/>
      <w:bookmarkStart w:id="141" w:name="__Fieldmark__571_1417665735"/>
      <w:bookmarkStart w:id="142" w:name="__Fieldmark__618_2505137388211111"/>
      <w:bookmarkStart w:id="143" w:name="__Fieldmark__550_1561598236211111"/>
      <w:bookmarkStart w:id="144" w:name="__Fieldmark__554_2280461051211111"/>
      <w:bookmarkStart w:id="145" w:name="__Fieldmark__455_908293503211111"/>
      <w:bookmarkStart w:id="146" w:name="__Fieldmark__7493_1777031281211111"/>
      <w:bookmarkStart w:id="147" w:name="__Fieldmark__482_2048093008211111"/>
      <w:bookmarkStart w:id="148" w:name="__Fieldmark__435_527255555211111"/>
      <w:bookmarkStart w:id="149" w:name="__Fieldmark__370_3642959469211111"/>
      <w:bookmarkStart w:id="150" w:name="__Fieldmark__359_2362112943211111"/>
      <w:bookmarkStart w:id="151" w:name="__Fieldmark__348_2049629825211111"/>
      <w:bookmarkStart w:id="152" w:name="__Fieldmark__337_687217606211111"/>
      <w:bookmarkStart w:id="153" w:name="__Fieldmark__326_2209115713211111"/>
      <w:bookmarkStart w:id="154" w:name="__Fieldmark__317_1105856583211111"/>
      <w:bookmarkStart w:id="155" w:name="__Fieldmark__304_1929513578211111"/>
      <w:bookmarkStart w:id="156" w:name="__Fieldmark__293_739104655211111"/>
      <w:bookmarkStart w:id="157" w:name="__Fieldmark__282_462321902211111"/>
      <w:bookmarkStart w:id="158" w:name="__Fieldmark__271_948816634211111"/>
      <w:bookmarkStart w:id="159" w:name="__Fieldmark__260_2312622389211111"/>
      <w:bookmarkStart w:id="160" w:name="__Fieldmark__249_2161409428211111"/>
      <w:bookmarkStart w:id="161" w:name="__Fieldmark__238_188299688"/>
      <w:bookmarkStart w:id="162" w:name="__Fieldmark__216_649753871"/>
      <w:bookmarkStart w:id="163" w:name="__Fieldmark__194_1692434574"/>
      <w:bookmarkStart w:id="164" w:name="__Fieldmark__1744_2994147849"/>
      <w:bookmarkStart w:id="165" w:name="__Fieldmark__148_3149341642"/>
      <w:bookmarkStart w:id="166" w:name="__Fieldmark__124_4019975519"/>
      <w:bookmarkStart w:id="167" w:name="__Fieldmark__100_3917936936"/>
      <w:bookmarkStart w:id="168" w:name="__Fieldmark__76_837005789"/>
      <w:bookmarkStart w:id="169" w:name="__Fieldmark__52_2630548144"/>
      <w:bookmarkStart w:id="170" w:name="__Fieldmark__54_2304565098"/>
      <w:bookmarkStart w:id="171" w:name="__Fieldmark__2432_2304565098"/>
      <w:bookmarkStart w:id="172" w:name="__Fieldmark__64_3470823330"/>
      <w:bookmarkStart w:id="173" w:name="__Fieldmark__88_3265051427"/>
      <w:bookmarkStart w:id="174" w:name="__Fieldmark__112_3852820974"/>
      <w:bookmarkStart w:id="175" w:name="__Fieldmark__136_4213078475"/>
      <w:bookmarkStart w:id="176" w:name="__Fieldmark__160_3231691474"/>
      <w:bookmarkStart w:id="177" w:name="__Fieldmark__183_148202576"/>
      <w:bookmarkStart w:id="178" w:name="__Fieldmark__205_2534479100"/>
      <w:bookmarkStart w:id="179" w:name="__Fieldmark__227_1216455718"/>
      <w:bookmarkStart w:id="180" w:name="__Fieldmark__575_208418766"/>
      <w:bookmarkStart w:id="181" w:name="__Fieldmark__577_2403155824"/>
      <w:bookmarkEnd w:id="134"/>
      <w:bookmarkEnd w:id="13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Pr/>
        <w:t xml:space="preserve">. </w:t>
      </w:r>
      <w:bookmarkEnd w:id="136"/>
      <w:r>
        <w:rPr/>
        <w:t xml:space="preserve">This mechanism, labeled [Ti],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82" w:name="__Fieldmark__727_249888731"/>
      <w:r>
        <w:rPr/>
        <w:t>(</w:t>
      </w:r>
      <w:bookmarkStart w:id="183" w:name="__Fieldmark__711_208418766"/>
      <w:r>
        <w:rPr/>
        <w:t>F</w:t>
      </w:r>
      <w:bookmarkStart w:id="184" w:name="__Fieldmark__711_2403155824"/>
      <w:r>
        <w:rPr/>
        <w:t>a</w:t>
      </w:r>
      <w:bookmarkStart w:id="185" w:name="__Fieldmark__695_545160095"/>
      <w:r>
        <w:rPr/>
        <w:t>u</w:t>
      </w:r>
      <w:bookmarkStart w:id="186" w:name="__Fieldmark__713_1417665735"/>
      <w:r>
        <w:rPr/>
        <w:t>l et al. 2016) and manifests as a doublet of peaks at 3525 and 3573 cm</w:t>
      </w:r>
      <w:r>
        <w:rPr>
          <w:vertAlign w:val="superscript"/>
        </w:rPr>
        <w:t xml:space="preserve">-1 </w:t>
      </w:r>
      <w:r>
        <w:rPr/>
      </w:r>
      <w:r>
        <w:fldChar w:fldCharType="end"/>
      </w:r>
      <w:bookmarkStart w:id="187" w:name="__Fieldmark__298_1216455718"/>
      <w:bookmarkStart w:id="188" w:name="__Fieldmark__268_2534479100"/>
      <w:bookmarkStart w:id="189" w:name="__Fieldmark__238_148202576"/>
      <w:bookmarkStart w:id="190" w:name="__Fieldmark__207_3231691474"/>
      <w:bookmarkStart w:id="191" w:name="__Fieldmark__175_4213078475"/>
      <w:bookmarkStart w:id="192" w:name="__Fieldmark__143_3852820974"/>
      <w:bookmarkStart w:id="193" w:name="__Fieldmark__111_3265051427"/>
      <w:bookmarkStart w:id="194" w:name="__Fieldmark__79_3470823330"/>
      <w:bookmarkStart w:id="195" w:name="__Fieldmark__2439_2304565098"/>
      <w:bookmarkStart w:id="196" w:name="__Fieldmark__59_2304565098"/>
      <w:bookmarkStart w:id="197" w:name="__Fieldmark__63_2630548144"/>
      <w:bookmarkStart w:id="198" w:name="__Fieldmark__95_837005789"/>
      <w:bookmarkStart w:id="199" w:name="__Fieldmark__127_3917936936"/>
      <w:bookmarkStart w:id="200" w:name="__Fieldmark__159_4019975519"/>
      <w:bookmarkStart w:id="201" w:name="__Fieldmark__191_3149341642"/>
      <w:bookmarkStart w:id="202" w:name="__Fieldmark__1795_2994147849"/>
      <w:bookmarkStart w:id="203" w:name="__Fieldmark__253_1692434574"/>
      <w:bookmarkStart w:id="204" w:name="__Fieldmark__283_649753871"/>
      <w:bookmarkStart w:id="205" w:name="__Fieldmark__313_188299688"/>
      <w:bookmarkStart w:id="206" w:name="__Fieldmark__328_2161409428"/>
      <w:bookmarkStart w:id="207" w:name="__Fieldmark__342_2312622389"/>
      <w:bookmarkStart w:id="208" w:name="__Fieldmark__356_948816634"/>
      <w:bookmarkStart w:id="209" w:name="__Fieldmark__370_462321902"/>
      <w:bookmarkStart w:id="210" w:name="__Fieldmark__384_739104655"/>
      <w:bookmarkStart w:id="211" w:name="__Fieldmark__398_1929513578"/>
      <w:bookmarkStart w:id="212" w:name="__Fieldmark__414_1105856583"/>
      <w:bookmarkStart w:id="213" w:name="__Fieldmark__426_2209115713"/>
      <w:bookmarkStart w:id="214" w:name="__Fieldmark__440_687217606"/>
      <w:bookmarkStart w:id="215" w:name="__Fieldmark__454_2049629825"/>
      <w:bookmarkStart w:id="216" w:name="__Fieldmark__468_2362112943"/>
      <w:bookmarkStart w:id="217" w:name="__Fieldmark__482_3642959469"/>
      <w:bookmarkStart w:id="218" w:name="__Fieldmark__550_527255555"/>
      <w:bookmarkStart w:id="219" w:name="__Fieldmark__600_2048093008"/>
      <w:bookmarkStart w:id="220" w:name="__Fieldmark__7615_1777031281"/>
      <w:bookmarkStart w:id="221" w:name="__Fieldmark__579_908293503"/>
      <w:bookmarkStart w:id="222" w:name="__Fieldmark__681_2280461051"/>
      <w:bookmarkStart w:id="223" w:name="__Fieldmark__680_1561598236"/>
      <w:bookmarkStart w:id="224" w:name="__Fieldmark__756_2505137388"/>
      <w:bookmarkStart w:id="225" w:name="__Fieldmark__674_3310317172"/>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26" w:name="__Fieldmark__865_249888731"/>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27" w:name="__Fieldmark__845_208418766"/>
      <w:bookmarkStart w:id="228" w:name="__Fieldmark__868_249888731"/>
      <w:bookmarkEnd w:id="226"/>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29" w:name="__Fieldmark__848_208418766"/>
      <w:bookmarkStart w:id="230" w:name="__Fieldmark__843_2403155824"/>
      <w:bookmarkStart w:id="231" w:name="__Fieldmark__873_249888731"/>
      <w:bookmarkEnd w:id="227"/>
      <w:bookmarkEnd w:id="228"/>
      <w:r>
        <w:rPr/>
        <w:t>(</w:t>
      </w:r>
      <w:bookmarkStart w:id="232" w:name="__Fieldmark__853_208418766"/>
      <w:bookmarkStart w:id="233" w:name="__Fieldmark__823_545160095"/>
      <w:bookmarkStart w:id="234" w:name="__Fieldmark__846_2403155824"/>
      <w:r>
        <w:rPr/>
        <w:t>B</w:t>
      </w:r>
      <w:bookmarkStart w:id="235" w:name="__Fieldmark__826_545160095"/>
      <w:bookmarkStart w:id="236" w:name="__Fieldmark__843_1417665735"/>
      <w:bookmarkStart w:id="237" w:name="__Fieldmark__851_2403155824"/>
      <w:r>
        <w:rPr/>
        <w:t>e</w:t>
      </w:r>
      <w:bookmarkStart w:id="238" w:name="__Fieldmark__830_545160095"/>
      <w:bookmarkStart w:id="239" w:name="__Fieldmark__846_1417665735"/>
      <w:r>
        <w:rPr/>
        <w:t>r</w:t>
      </w:r>
      <w:bookmarkStart w:id="240" w:name="__Fieldmark__848_1417665735"/>
      <w:r>
        <w:rPr/>
        <w:t>ry et al. 2007)</w:t>
      </w:r>
      <w:r>
        <w:rPr/>
      </w:r>
      <w:r>
        <w:fldChar w:fldCharType="end"/>
      </w:r>
      <w:bookmarkStart w:id="241" w:name="__Fieldmark__249_21614094281"/>
      <w:bookmarkStart w:id="242" w:name="__Fieldmark__260_23126223891"/>
      <w:bookmarkStart w:id="243" w:name="__Fieldmark__271_9488166341"/>
      <w:bookmarkStart w:id="244" w:name="__Fieldmark__282_4623219021"/>
      <w:bookmarkStart w:id="245" w:name="__Fieldmark__293_7391046551"/>
      <w:bookmarkStart w:id="246" w:name="__Fieldmark__304_19295135781"/>
      <w:bookmarkStart w:id="247" w:name="__Fieldmark__317_11058565831"/>
      <w:bookmarkStart w:id="248" w:name="__Fieldmark__326_22091157131"/>
      <w:bookmarkStart w:id="249" w:name="__Fieldmark__337_6872176061"/>
      <w:bookmarkStart w:id="250" w:name="__Fieldmark__348_20496298251"/>
      <w:bookmarkStart w:id="251" w:name="__Fieldmark__359_23621129431"/>
      <w:bookmarkStart w:id="252" w:name="__Fieldmark__370_36429594691"/>
      <w:bookmarkStart w:id="253" w:name="__Fieldmark__435_5272555551"/>
      <w:bookmarkStart w:id="254" w:name="__Fieldmark__482_20480930081"/>
      <w:bookmarkStart w:id="255" w:name="__Fieldmark__7493_17770312811"/>
      <w:bookmarkStart w:id="256" w:name="__Fieldmark__455_9082935031"/>
      <w:bookmarkStart w:id="257" w:name="__Fieldmark__554_22804610511"/>
      <w:bookmarkStart w:id="258" w:name="__Fieldmark__550_15615982361"/>
      <w:bookmarkStart w:id="259" w:name="__Fieldmark__618_25051373881"/>
      <w:bookmarkStart w:id="260" w:name="__Fieldmark__11031_3310317172"/>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position w:val="0"/>
          <w:sz w:val="22"/>
          <w:sz w:val="22"/>
          <w:vertAlign w:val="baseline"/>
        </w:rPr>
        <w:t>,</w:t>
      </w:r>
      <w:r>
        <w:rPr/>
        <w:t xml:space="preserve">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61" w:name="__Fieldmark__984_249888731"/>
      <w:r>
        <w:rPr/>
        <w:t>(</w:t>
      </w:r>
      <w:bookmarkStart w:id="262" w:name="__Fieldmark__956_208418766"/>
      <w:r>
        <w:rPr/>
        <w:t>B</w:t>
      </w:r>
      <w:bookmarkStart w:id="263" w:name="__Fieldmark__947_2403155824"/>
      <w:r>
        <w:rPr/>
        <w:t>l</w:t>
      </w:r>
      <w:bookmarkStart w:id="264" w:name="__Fieldmark__921_545160095"/>
      <w:r>
        <w:rPr/>
        <w:t>a</w:t>
      </w:r>
      <w:bookmarkStart w:id="265" w:name="__Fieldmark__970_1417665735"/>
      <w:r>
        <w:rPr/>
        <w:t>nchard et al. 2017)</w:t>
      </w:r>
      <w:r>
        <w:rPr/>
      </w:r>
      <w:r>
        <w:fldChar w:fldCharType="end"/>
      </w:r>
      <w:bookmarkStart w:id="266" w:name="__Fieldmark__807_3310317172"/>
      <w:bookmarkStart w:id="267" w:name="__Fieldmark__1860_2994147849"/>
      <w:bookmarkStart w:id="268" w:name="__Fieldmark__248_3149341642"/>
      <w:bookmarkStart w:id="269" w:name="__Fieldmark__208_4019975519"/>
      <w:bookmarkStart w:id="270" w:name="__Fieldmark__168_3917936936"/>
      <w:bookmarkStart w:id="271" w:name="__Fieldmark__128_837005789"/>
      <w:bookmarkStart w:id="272" w:name="__Fieldmark__88_2630548144"/>
      <w:bookmarkStart w:id="273" w:name="__Fieldmark__91_2304565098"/>
      <w:bookmarkStart w:id="274" w:name="__Fieldmark__2460_2304565098"/>
      <w:bookmarkStart w:id="275" w:name="__Fieldmark__108_3470823330"/>
      <w:bookmarkStart w:id="276" w:name="__Fieldmark__148_3265051427"/>
      <w:bookmarkStart w:id="277" w:name="__Fieldmark__188_3852820974"/>
      <w:bookmarkStart w:id="278" w:name="__Fieldmark__228_4213078475"/>
      <w:bookmarkStart w:id="279" w:name="__Fieldmark__268_3231691474"/>
      <w:bookmarkStart w:id="280" w:name="__Fieldmark__307_148202576"/>
      <w:bookmarkStart w:id="281" w:name="__Fieldmark__326_1692434574"/>
      <w:bookmarkStart w:id="282" w:name="__Fieldmark__345_2534479100"/>
      <w:bookmarkStart w:id="283" w:name="__Fieldmark__364_649753871"/>
      <w:bookmarkStart w:id="284" w:name="__Fieldmark__383_1216455718"/>
      <w:bookmarkStart w:id="285" w:name="__Fieldmark__402_188299688"/>
      <w:bookmarkStart w:id="286" w:name="__Fieldmark__420_2161409428"/>
      <w:bookmarkStart w:id="287" w:name="__Fieldmark__437_2312622389"/>
      <w:bookmarkStart w:id="288" w:name="__Fieldmark__454_948816634"/>
      <w:bookmarkStart w:id="289" w:name="__Fieldmark__471_462321902"/>
      <w:bookmarkStart w:id="290" w:name="__Fieldmark__488_739104655"/>
      <w:bookmarkStart w:id="291" w:name="__Fieldmark__505_1929513578"/>
      <w:bookmarkStart w:id="292" w:name="__Fieldmark__524_1105856583"/>
      <w:bookmarkStart w:id="293" w:name="__Fieldmark__539_2209115713"/>
      <w:bookmarkStart w:id="294" w:name="__Fieldmark__556_687217606"/>
      <w:bookmarkStart w:id="295" w:name="__Fieldmark__573_2049629825"/>
      <w:bookmarkStart w:id="296" w:name="__Fieldmark__590_2362112943"/>
      <w:bookmarkStart w:id="297" w:name="__Fieldmark__607_3642959469"/>
      <w:bookmarkStart w:id="298" w:name="__Fieldmark__678_527255555"/>
      <w:bookmarkStart w:id="299" w:name="__Fieldmark__731_2048093008"/>
      <w:bookmarkStart w:id="300" w:name="__Fieldmark__7749_1777031281"/>
      <w:bookmarkStart w:id="301" w:name="__Fieldmark__716_908293503"/>
      <w:bookmarkStart w:id="302" w:name="__Fieldmark__821_2280461051"/>
      <w:bookmarkStart w:id="303" w:name="__Fieldmark__823_1561598236"/>
      <w:bookmarkStart w:id="304" w:name="__Fieldmark__922_2505137388"/>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t>, (Fe</w:t>
      </w:r>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and these are labeled [Mg].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05" w:name="__Fieldmark__1142_249888731"/>
      <w:r>
        <w:rPr/>
      </w:r>
      <w:r>
        <w:rPr>
          <w:rFonts w:cs="Times New Roman"/>
          <w:szCs w:val="24"/>
        </w:rPr>
        <w:t>(</w:t>
      </w:r>
      <w:bookmarkStart w:id="306" w:name="__Fieldmark__1110_208418766"/>
      <w:r>
        <w:rPr>
          <w:rFonts w:cs="Times New Roman"/>
          <w:szCs w:val="24"/>
        </w:rPr>
        <w:t>P</w:t>
      </w:r>
      <w:bookmarkStart w:id="307" w:name="__Fieldmark__1102_2403155824"/>
      <w:r>
        <w:rPr>
          <w:rFonts w:cs="Times New Roman"/>
          <w:szCs w:val="24"/>
        </w:rPr>
        <w:t>a</w:t>
      </w:r>
      <w:bookmarkStart w:id="308" w:name="__Fieldmark__1072_545160095"/>
      <w:r>
        <w:rPr>
          <w:rFonts w:cs="Times New Roman"/>
          <w:szCs w:val="24"/>
        </w:rPr>
        <w:t>d</w:t>
      </w:r>
      <w:bookmarkStart w:id="309" w:name="__Fieldmark__1119_1417665735"/>
      <w:r>
        <w:rPr>
          <w:rFonts w:cs="Times New Roman"/>
          <w:szCs w:val="24"/>
        </w:rPr>
        <w:t>rón-Navarta, Hermann, and O’Neill 2014)</w:t>
      </w:r>
      <w:r>
        <w:rPr/>
      </w:r>
      <w:r>
        <w:fldChar w:fldCharType="end"/>
      </w:r>
      <w:bookmarkStart w:id="310" w:name="__Fieldmark__934_3310317172"/>
      <w:bookmarkStart w:id="311" w:name="__Fieldmark__117_2304565098"/>
      <w:bookmarkStart w:id="312" w:name="__Fieldmark__2475_2304565098"/>
      <w:bookmarkStart w:id="313" w:name="__Fieldmark__107_2630548144"/>
      <w:bookmarkStart w:id="314" w:name="__Fieldmark__131_3470823330"/>
      <w:bookmarkStart w:id="315" w:name="__Fieldmark__155_837005789"/>
      <w:bookmarkStart w:id="316" w:name="__Fieldmark__179_3265051427"/>
      <w:bookmarkStart w:id="317" w:name="__Fieldmark__203_3917936936"/>
      <w:bookmarkStart w:id="318" w:name="__Fieldmark__227_3852820974"/>
      <w:bookmarkStart w:id="319" w:name="__Fieldmark__251_4019975519"/>
      <w:bookmarkStart w:id="320" w:name="__Fieldmark__275_4213078475"/>
      <w:bookmarkStart w:id="321" w:name="__Fieldmark__299_3149341642"/>
      <w:bookmarkStart w:id="322" w:name="__Fieldmark__323_3231691474"/>
      <w:bookmarkStart w:id="323" w:name="__Fieldmark__1919_2994147849"/>
      <w:bookmarkStart w:id="324" w:name="__Fieldmark__370_148202576"/>
      <w:bookmarkStart w:id="325" w:name="__Fieldmark__393_1692434574"/>
      <w:bookmarkStart w:id="326" w:name="__Fieldmark__416_2534479100"/>
      <w:bookmarkStart w:id="327" w:name="__Fieldmark__439_649753871"/>
      <w:bookmarkStart w:id="328" w:name="__Fieldmark__462_1216455718"/>
      <w:bookmarkStart w:id="329" w:name="__Fieldmark__485_188299688"/>
      <w:bookmarkStart w:id="330" w:name="__Fieldmark__507_2161409428"/>
      <w:bookmarkStart w:id="331" w:name="__Fieldmark__528_2312622389"/>
      <w:bookmarkStart w:id="332" w:name="__Fieldmark__549_948816634"/>
      <w:bookmarkStart w:id="333" w:name="__Fieldmark__570_462321902"/>
      <w:bookmarkStart w:id="334" w:name="__Fieldmark__591_739104655"/>
      <w:bookmarkStart w:id="335" w:name="__Fieldmark__611_1929513578"/>
      <w:bookmarkStart w:id="336" w:name="__Fieldmark__633_1105856583"/>
      <w:bookmarkStart w:id="337" w:name="__Fieldmark__651_2209115713"/>
      <w:bookmarkStart w:id="338" w:name="__Fieldmark__671_687217606"/>
      <w:bookmarkStart w:id="339" w:name="__Fieldmark__691_2049629825"/>
      <w:bookmarkStart w:id="340" w:name="__Fieldmark__711_2362112943"/>
      <w:bookmarkStart w:id="341" w:name="__Fieldmark__731_3642959469"/>
      <w:bookmarkStart w:id="342" w:name="__Fieldmark__805_527255555"/>
      <w:bookmarkStart w:id="343" w:name="__Fieldmark__861_2048093008"/>
      <w:bookmarkStart w:id="344" w:name="__Fieldmark__7882_1777031281"/>
      <w:bookmarkStart w:id="345" w:name="__Fieldmark__852_908293503"/>
      <w:bookmarkStart w:id="346" w:name="__Fieldmark__964_2280461051"/>
      <w:bookmarkStart w:id="347" w:name="__Fieldmark__969_1561598236"/>
      <w:bookmarkStart w:id="348" w:name="__Fieldmark__1096_2505137388"/>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49" w:name="__Fieldmark__1286_249888731"/>
      <w:r>
        <w:rPr/>
        <w:t>(</w:t>
      </w:r>
      <w:bookmarkStart w:id="350" w:name="__Fieldmark__1250_208418766"/>
      <w:r>
        <w:rPr/>
        <w:t>M</w:t>
      </w:r>
      <w:bookmarkStart w:id="351" w:name="__Fieldmark__1238_2403155824"/>
      <w:r>
        <w:rPr/>
        <w:t>a</w:t>
      </w:r>
      <w:bookmarkStart w:id="352" w:name="__Fieldmark__1204_545160095"/>
      <w:r>
        <w:rPr/>
        <w:t>c</w:t>
      </w:r>
      <w:bookmarkStart w:id="353" w:name="__Fieldmark__1249_1417665735"/>
      <w:r>
        <w:rPr/>
        <w:t>k</w:t>
      </w:r>
      <w:bookmarkStart w:id="354" w:name="__Fieldmark__1061_3310317172"/>
      <w:r>
        <w:rPr/>
        <w:t>w</w:t>
      </w:r>
      <w:bookmarkStart w:id="355" w:name="__Fieldmark__1295_2505137388"/>
      <w:r>
        <w:rPr/>
        <w:t>e</w:t>
      </w:r>
      <w:bookmarkStart w:id="356" w:name="__Fieldmark__1127_1561598236"/>
      <w:r>
        <w:rPr/>
        <w:t>l</w:t>
      </w:r>
      <w:bookmarkStart w:id="357" w:name="__Fieldmark__1118_2280461051"/>
      <w:r>
        <w:rPr/>
        <w:t>l</w:t>
      </w:r>
      <w:bookmarkStart w:id="358" w:name="__Fieldmark__1001_908293503"/>
      <w:r>
        <w:rPr/>
        <w:t xml:space="preserve"> </w:t>
      </w:r>
      <w:bookmarkStart w:id="359" w:name="__Fieldmark__8027_1777031281"/>
      <w:r>
        <w:rPr/>
        <w:t>a</w:t>
      </w:r>
      <w:bookmarkStart w:id="360" w:name="__Fieldmark__1006_2048093008"/>
      <w:r>
        <w:rPr/>
        <w:t>n</w:t>
      </w:r>
      <w:bookmarkStart w:id="361" w:name="__Fieldmark__940_527255555"/>
      <w:r>
        <w:rPr/>
        <w:t>d</w:t>
      </w:r>
      <w:bookmarkStart w:id="362" w:name="__Fieldmark__862_3642959469"/>
      <w:r>
        <w:rPr/>
        <w:t xml:space="preserve"> </w:t>
      </w:r>
      <w:bookmarkStart w:id="363" w:name="__Fieldmark__838_2362112943"/>
      <w:r>
        <w:rPr/>
        <w:t>K</w:t>
      </w:r>
      <w:bookmarkStart w:id="364" w:name="__Fieldmark__814_2049629825"/>
      <w:r>
        <w:rPr/>
        <w:t>o</w:t>
      </w:r>
      <w:bookmarkStart w:id="365" w:name="__Fieldmark__790_687217606"/>
      <w:r>
        <w:rPr/>
        <w:t>h</w:t>
      </w:r>
      <w:bookmarkStart w:id="366" w:name="__Fieldmark__766_2209115713"/>
      <w:r>
        <w:rPr/>
        <w:t>l</w:t>
      </w:r>
      <w:bookmarkStart w:id="367" w:name="__Fieldmark__744_1105856583"/>
      <w:r>
        <w:rPr/>
        <w:t>s</w:t>
      </w:r>
      <w:bookmarkStart w:id="368" w:name="__Fieldmark__718_1929513578"/>
      <w:r>
        <w:rPr/>
        <w:t>t</w:t>
      </w:r>
      <w:bookmarkStart w:id="369" w:name="__Fieldmark__694_739104655"/>
      <w:r>
        <w:rPr/>
        <w:t>e</w:t>
      </w:r>
      <w:bookmarkStart w:id="370" w:name="__Fieldmark__669_462321902"/>
      <w:r>
        <w:rPr/>
        <w:t>d</w:t>
      </w:r>
      <w:bookmarkStart w:id="371" w:name="__Fieldmark__644_948816634"/>
      <w:r>
        <w:rPr/>
        <w:t>t</w:t>
      </w:r>
      <w:bookmarkStart w:id="372" w:name="__Fieldmark__619_2312622389"/>
      <w:r>
        <w:rPr/>
        <w:t xml:space="preserve"> </w:t>
      </w:r>
      <w:bookmarkStart w:id="373" w:name="__Fieldmark__594_2161409428"/>
      <w:r>
        <w:rPr/>
        <w:t>1</w:t>
      </w:r>
      <w:bookmarkStart w:id="374" w:name="__Fieldmark__568_188299688"/>
      <w:r>
        <w:rPr/>
        <w:t>9</w:t>
      </w:r>
      <w:bookmarkStart w:id="375" w:name="__Fieldmark__541_1216455718"/>
      <w:r>
        <w:rPr/>
        <w:t>9</w:t>
      </w:r>
      <w:bookmarkStart w:id="376" w:name="__Fieldmark__514_649753871"/>
      <w:r>
        <w:rPr/>
        <w:t>0</w:t>
      </w:r>
      <w:bookmarkStart w:id="377" w:name="__Fieldmark__487_2534479100"/>
      <w:r>
        <w:rPr/>
        <w:t>)</w:t>
      </w:r>
      <w:bookmarkStart w:id="378" w:name="__Fieldmark__460_1692434574"/>
      <w:r>
        <w:rPr/>
      </w:r>
      <w:r>
        <w:fldChar w:fldCharType="end"/>
      </w:r>
      <w:bookmarkStart w:id="379" w:name="__Fieldmark__1978_2994147849"/>
      <w:bookmarkStart w:id="380" w:name="__Fieldmark__350_3149341642"/>
      <w:bookmarkStart w:id="381" w:name="__Fieldmark__294_4019975519"/>
      <w:bookmarkStart w:id="382" w:name="__Fieldmark__238_3917936936"/>
      <w:bookmarkStart w:id="383" w:name="__Fieldmark__182_837005789"/>
      <w:bookmarkStart w:id="384" w:name="__Fieldmark__126_2630548144"/>
      <w:bookmarkStart w:id="385" w:name="__Fieldmark__133_2304565098"/>
      <w:bookmarkStart w:id="386" w:name="__Fieldmark__2490_2304565098"/>
      <w:bookmarkStart w:id="387" w:name="__Fieldmark__154_3470823330"/>
      <w:bookmarkStart w:id="388" w:name="__Fieldmark__210_3265051427"/>
      <w:bookmarkStart w:id="389" w:name="__Fieldmark__266_3852820974"/>
      <w:bookmarkStart w:id="390" w:name="__Fieldmark__322_4213078475"/>
      <w:bookmarkStart w:id="391" w:name="__Fieldmark__378_3231691474"/>
      <w:bookmarkStart w:id="392" w:name="__Fieldmark__433_148202576"/>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r>
        <w:rPr/>
        <w:t xml:space="preserve"> to 10</w:t>
      </w:r>
      <w:r>
        <w:rPr>
          <w:vertAlign w:val="superscript"/>
        </w:rPr>
        <w:t>-15.7</w:t>
      </w:r>
      <w:r>
        <w:rPr/>
        <w:t xml:space="preserve"> m</w:t>
      </w:r>
      <w:r>
        <w:rPr>
          <w:vertAlign w:val="superscript"/>
        </w:rPr>
        <w:t>2</w:t>
      </w:r>
      <w:r>
        <w:rPr/>
        <w:t xml:space="preserve">/s for the  decrease in hydrated Si vacancies, [Si],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93" w:name="__Fieldmark__1451_249888731"/>
      <w:r>
        <w:rPr/>
      </w:r>
      <w:r>
        <w:rPr>
          <w:rFonts w:cs="Times New Roman"/>
          <w:szCs w:val="24"/>
        </w:rPr>
        <w:t>(</w:t>
      </w:r>
      <w:bookmarkStart w:id="394" w:name="__Fieldmark__1412_208418766"/>
      <w:r>
        <w:rPr>
          <w:rFonts w:cs="Times New Roman"/>
          <w:szCs w:val="24"/>
        </w:rPr>
        <w:t>P</w:t>
      </w:r>
      <w:bookmarkStart w:id="395" w:name="__Fieldmark__1407_2403155824"/>
      <w:r>
        <w:rPr>
          <w:rFonts w:cs="Times New Roman"/>
          <w:szCs w:val="24"/>
        </w:rPr>
        <w:t>a</w:t>
      </w:r>
      <w:bookmarkStart w:id="396" w:name="__Fieldmark__1370_545160095"/>
      <w:r>
        <w:rPr>
          <w:rFonts w:cs="Times New Roman"/>
          <w:szCs w:val="24"/>
        </w:rPr>
        <w:t>d</w:t>
      </w:r>
      <w:bookmarkStart w:id="397" w:name="__Fieldmark__1413_1417665735"/>
      <w:r>
        <w:rPr>
          <w:rFonts w:cs="Times New Roman"/>
          <w:szCs w:val="24"/>
        </w:rPr>
        <w:t>r</w:t>
      </w:r>
      <w:bookmarkStart w:id="398" w:name="__Fieldmark__1214_3310317172"/>
      <w:r>
        <w:rPr>
          <w:rFonts w:cs="Times New Roman"/>
          <w:szCs w:val="24"/>
        </w:rPr>
        <w:t>ó</w:t>
      </w:r>
      <w:bookmarkStart w:id="399" w:name="__Fieldmark__1447_2505137388"/>
      <w:r>
        <w:rPr>
          <w:rFonts w:cs="Times New Roman"/>
          <w:szCs w:val="24"/>
        </w:rPr>
        <w:t>n</w:t>
      </w:r>
      <w:bookmarkStart w:id="400" w:name="__Fieldmark__1271_1561598236"/>
      <w:r>
        <w:rPr>
          <w:rFonts w:cs="Times New Roman"/>
          <w:szCs w:val="24"/>
        </w:rPr>
        <w:t>-</w:t>
      </w:r>
      <w:bookmarkStart w:id="401" w:name="__Fieldmark__1259_2280461051"/>
      <w:r>
        <w:rPr>
          <w:rFonts w:cs="Times New Roman"/>
          <w:szCs w:val="24"/>
        </w:rPr>
        <w:t>N</w:t>
      </w:r>
      <w:bookmarkStart w:id="402" w:name="__Fieldmark__1139_908293503"/>
      <w:r>
        <w:rPr>
          <w:rFonts w:cs="Times New Roman"/>
          <w:szCs w:val="24"/>
        </w:rPr>
        <w:t>a</w:t>
      </w:r>
      <w:bookmarkStart w:id="403" w:name="__Fieldmark__8162_1777031281"/>
      <w:r>
        <w:rPr>
          <w:rFonts w:cs="Times New Roman"/>
          <w:szCs w:val="24"/>
        </w:rPr>
        <w:t>v</w:t>
      </w:r>
      <w:bookmarkStart w:id="404" w:name="__Fieldmark__1138_2048093008"/>
      <w:r>
        <w:rPr>
          <w:rFonts w:cs="Times New Roman"/>
          <w:szCs w:val="24"/>
        </w:rPr>
        <w:t>a</w:t>
      </w:r>
      <w:bookmarkStart w:id="405" w:name="__Fieldmark__1069_527255555"/>
      <w:r>
        <w:rPr>
          <w:rFonts w:cs="Times New Roman"/>
          <w:szCs w:val="24"/>
        </w:rPr>
        <w:t>r</w:t>
      </w:r>
      <w:bookmarkStart w:id="406" w:name="__Fieldmark__988_3642959469"/>
      <w:r>
        <w:rPr>
          <w:rFonts w:cs="Times New Roman"/>
          <w:szCs w:val="24"/>
        </w:rPr>
        <w:t>t</w:t>
      </w:r>
      <w:bookmarkStart w:id="407" w:name="__Fieldmark__961_2362112943"/>
      <w:r>
        <w:rPr>
          <w:rFonts w:cs="Times New Roman"/>
          <w:szCs w:val="24"/>
        </w:rPr>
        <w:t>a</w:t>
      </w:r>
      <w:bookmarkStart w:id="408" w:name="__Fieldmark__933_2049629825"/>
      <w:r>
        <w:rPr>
          <w:rFonts w:cs="Times New Roman"/>
          <w:szCs w:val="24"/>
        </w:rPr>
        <w:t>,</w:t>
      </w:r>
      <w:bookmarkStart w:id="409" w:name="__Fieldmark__905_687217606"/>
      <w:r>
        <w:rPr>
          <w:rFonts w:cs="Times New Roman"/>
          <w:szCs w:val="24"/>
        </w:rPr>
        <w:t xml:space="preserve"> </w:t>
      </w:r>
      <w:bookmarkStart w:id="410" w:name="__Fieldmark__877_2209115713"/>
      <w:r>
        <w:rPr>
          <w:rFonts w:cs="Times New Roman"/>
          <w:szCs w:val="24"/>
        </w:rPr>
        <w:t>H</w:t>
      </w:r>
      <w:bookmarkStart w:id="411" w:name="__Fieldmark__851_1105856583"/>
      <w:r>
        <w:rPr>
          <w:rFonts w:cs="Times New Roman"/>
          <w:szCs w:val="24"/>
        </w:rPr>
        <w:t>e</w:t>
      </w:r>
      <w:bookmarkStart w:id="412" w:name="__Fieldmark__821_1929513578"/>
      <w:r>
        <w:rPr>
          <w:rFonts w:cs="Times New Roman"/>
          <w:szCs w:val="24"/>
        </w:rPr>
        <w:t>r</w:t>
      </w:r>
      <w:bookmarkStart w:id="413" w:name="__Fieldmark__793_739104655"/>
      <w:r>
        <w:rPr>
          <w:rFonts w:cs="Times New Roman"/>
          <w:szCs w:val="24"/>
        </w:rPr>
        <w:t>m</w:t>
      </w:r>
      <w:bookmarkStart w:id="414" w:name="__Fieldmark__764_462321902"/>
      <w:r>
        <w:rPr>
          <w:rFonts w:cs="Times New Roman"/>
          <w:szCs w:val="24"/>
        </w:rPr>
        <w:t>a</w:t>
      </w:r>
      <w:bookmarkStart w:id="415" w:name="__Fieldmark__735_948816634"/>
      <w:r>
        <w:rPr>
          <w:rFonts w:cs="Times New Roman"/>
          <w:szCs w:val="24"/>
        </w:rPr>
        <w:t>n</w:t>
      </w:r>
      <w:bookmarkStart w:id="416" w:name="__Fieldmark__706_2312622389"/>
      <w:r>
        <w:rPr>
          <w:rFonts w:cs="Times New Roman"/>
          <w:szCs w:val="24"/>
        </w:rPr>
        <w:t>n</w:t>
      </w:r>
      <w:bookmarkStart w:id="417" w:name="__Fieldmark__677_2161409428"/>
      <w:r>
        <w:rPr>
          <w:rFonts w:cs="Times New Roman"/>
          <w:szCs w:val="24"/>
        </w:rPr>
        <w:t>,</w:t>
      </w:r>
      <w:bookmarkStart w:id="418" w:name="__Fieldmark__647_188299688"/>
      <w:r>
        <w:rPr>
          <w:rFonts w:cs="Times New Roman"/>
          <w:szCs w:val="24"/>
        </w:rPr>
        <w:t xml:space="preserve"> </w:t>
      </w:r>
      <w:bookmarkStart w:id="419" w:name="__Fieldmark__616_1216455718"/>
      <w:r>
        <w:rPr>
          <w:rFonts w:cs="Times New Roman"/>
          <w:szCs w:val="24"/>
        </w:rPr>
        <w:t>a</w:t>
      </w:r>
      <w:bookmarkStart w:id="420" w:name="__Fieldmark__585_649753871"/>
      <w:r>
        <w:rPr>
          <w:rFonts w:cs="Times New Roman"/>
          <w:szCs w:val="24"/>
        </w:rPr>
        <w:t>n</w:t>
      </w:r>
      <w:bookmarkStart w:id="421" w:name="__Fieldmark__554_2534479100"/>
      <w:r>
        <w:rPr>
          <w:rFonts w:cs="Times New Roman"/>
          <w:szCs w:val="24"/>
        </w:rPr>
        <w:t>d</w:t>
      </w:r>
      <w:bookmarkStart w:id="422" w:name="__Fieldmark__523_1692434574"/>
      <w:r>
        <w:rPr>
          <w:rFonts w:cs="Times New Roman"/>
          <w:szCs w:val="24"/>
        </w:rPr>
        <w:t xml:space="preserve"> </w:t>
      </w:r>
      <w:bookmarkStart w:id="423" w:name="__Fieldmark__492_148202576"/>
      <w:r>
        <w:rPr>
          <w:rFonts w:cs="Times New Roman"/>
          <w:szCs w:val="24"/>
        </w:rPr>
        <w:t>O</w:t>
      </w:r>
      <w:bookmarkStart w:id="424" w:name="__Fieldmark__2033_2994147849"/>
      <w:r>
        <w:rPr>
          <w:rFonts w:cs="Times New Roman"/>
          <w:szCs w:val="24"/>
        </w:rPr>
        <w:t>’</w:t>
      </w:r>
      <w:bookmarkStart w:id="425" w:name="__Fieldmark__429_3231691474"/>
      <w:r>
        <w:rPr>
          <w:rFonts w:cs="Times New Roman"/>
          <w:szCs w:val="24"/>
        </w:rPr>
        <w:t>N</w:t>
      </w:r>
      <w:bookmarkStart w:id="426" w:name="__Fieldmark__397_3149341642"/>
      <w:r>
        <w:rPr>
          <w:rFonts w:cs="Times New Roman"/>
          <w:szCs w:val="24"/>
        </w:rPr>
        <w:t>e</w:t>
      </w:r>
      <w:bookmarkStart w:id="427" w:name="__Fieldmark__365_4213078475"/>
      <w:r>
        <w:rPr>
          <w:rFonts w:cs="Times New Roman"/>
          <w:szCs w:val="24"/>
        </w:rPr>
        <w:t>i</w:t>
      </w:r>
      <w:bookmarkStart w:id="428" w:name="__Fieldmark__333_4019975519"/>
      <w:r>
        <w:rPr>
          <w:rFonts w:cs="Times New Roman"/>
          <w:szCs w:val="24"/>
        </w:rPr>
        <w:t>l</w:t>
      </w:r>
      <w:bookmarkStart w:id="429" w:name="__Fieldmark__301_3852820974"/>
      <w:r>
        <w:rPr>
          <w:rFonts w:cs="Times New Roman"/>
          <w:szCs w:val="24"/>
        </w:rPr>
        <w:t>l</w:t>
      </w:r>
      <w:bookmarkStart w:id="430" w:name="__Fieldmark__269_3917936936"/>
      <w:r>
        <w:rPr>
          <w:rFonts w:cs="Times New Roman"/>
          <w:szCs w:val="24"/>
        </w:rPr>
        <w:t xml:space="preserve"> </w:t>
      </w:r>
      <w:bookmarkStart w:id="431" w:name="__Fieldmark__237_3265051427"/>
      <w:r>
        <w:rPr>
          <w:rFonts w:cs="Times New Roman"/>
          <w:szCs w:val="24"/>
        </w:rPr>
        <w:t>2</w:t>
      </w:r>
      <w:bookmarkStart w:id="432" w:name="__Fieldmark__205_837005789"/>
      <w:r>
        <w:rPr>
          <w:rFonts w:cs="Times New Roman"/>
          <w:szCs w:val="24"/>
        </w:rPr>
        <w:t>0</w:t>
      </w:r>
      <w:bookmarkStart w:id="433" w:name="__Fieldmark__173_3470823330"/>
      <w:r>
        <w:rPr>
          <w:rFonts w:cs="Times New Roman"/>
          <w:szCs w:val="24"/>
        </w:rPr>
        <w:t>1</w:t>
      </w:r>
      <w:bookmarkStart w:id="434" w:name="__Fieldmark__141_2630548144"/>
      <w:r>
        <w:rPr>
          <w:rFonts w:cs="Times New Roman"/>
          <w:szCs w:val="24"/>
        </w:rPr>
        <w:t>4</w:t>
      </w:r>
      <w:bookmarkStart w:id="435" w:name="__Fieldmark__2501_2304565098"/>
      <w:r>
        <w:rPr>
          <w:rFonts w:cs="Times New Roman"/>
          <w:szCs w:val="24"/>
        </w:rPr>
        <w:t>)</w:t>
      </w:r>
      <w:bookmarkStart w:id="436" w:name="__Fieldmark__142_2304565098"/>
      <w:r>
        <w:rPr/>
      </w:r>
      <w:r>
        <w:fldChar w:fldCharType="end"/>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37" w:name="__Fieldmark__1628_249888731"/>
      <w:r>
        <w:rPr/>
        <w:t>(</w:t>
      </w:r>
      <w:bookmarkStart w:id="438" w:name="__Fieldmark__1585_208418766"/>
      <w:r>
        <w:rPr/>
        <w:t>e</w:t>
      </w:r>
      <w:bookmarkStart w:id="439" w:name="__Fieldmark__1576_2403155824"/>
      <w:r>
        <w:rPr/>
        <w:t>.</w:t>
      </w:r>
      <w:bookmarkStart w:id="440" w:name="__Fieldmark__1535_545160095"/>
      <w:r>
        <w:rPr/>
        <w:t>g</w:t>
      </w:r>
      <w:bookmarkStart w:id="441" w:name="__Fieldmark__1574_1417665735"/>
      <w:r>
        <w:rPr/>
        <w:t>.</w:t>
      </w:r>
      <w:bookmarkStart w:id="442" w:name="__Fieldmark__1371_3310317172"/>
      <w:r>
        <w:rPr/>
        <w:t>,</w:t>
      </w:r>
      <w:bookmarkStart w:id="443" w:name="__Fieldmark__1600_2505137388"/>
      <w:r>
        <w:rPr/>
        <w:t xml:space="preserve"> </w:t>
      </w:r>
      <w:bookmarkStart w:id="444" w:name="__Fieldmark__1420_1561598236"/>
      <w:r>
        <w:rPr/>
        <w:t>T</w:t>
      </w:r>
      <w:bookmarkStart w:id="445" w:name="__Fieldmark__1404_2280461051"/>
      <w:r>
        <w:rPr/>
        <w:t>o</w:t>
      </w:r>
      <w:bookmarkStart w:id="446" w:name="__Fieldmark__1280_908293503"/>
      <w:r>
        <w:rPr/>
        <w:t>l</w:t>
      </w:r>
      <w:bookmarkStart w:id="447" w:name="__Fieldmark__8299_1777031281"/>
      <w:r>
        <w:rPr/>
        <w:t>l</w:t>
      </w:r>
      <w:bookmarkStart w:id="448" w:name="__Fieldmark__1273_2048093008"/>
      <w:r>
        <w:rPr/>
        <w:t>a</w:t>
      </w:r>
      <w:bookmarkStart w:id="449" w:name="__Fieldmark__1198_527255555"/>
      <w:r>
        <w:rPr/>
        <w:t>n et al</w:t>
      </w:r>
      <w:bookmarkStart w:id="450" w:name="__Fieldmark__1113_3642959469"/>
      <w:r>
        <w:rPr/>
        <w:t>.</w:t>
      </w:r>
      <w:bookmarkStart w:id="451" w:name="__Fieldmark__1082_2362112943"/>
      <w:r>
        <w:rPr/>
        <w:t xml:space="preserve"> </w:t>
      </w:r>
      <w:bookmarkStart w:id="452" w:name="__Fieldmark__1050_2049629825"/>
      <w:r>
        <w:rPr/>
        <w:t>2</w:t>
      </w:r>
      <w:bookmarkStart w:id="453" w:name="__Fieldmark__1018_687217606"/>
      <w:r>
        <w:rPr/>
        <w:t>0</w:t>
      </w:r>
      <w:bookmarkStart w:id="454" w:name="__Fieldmark__986_2209115713"/>
      <w:r>
        <w:rPr/>
        <w:t>1</w:t>
      </w:r>
      <w:bookmarkStart w:id="455" w:name="__Fieldmark__956_1105856583"/>
      <w:r>
        <w:rPr/>
        <w:t>5</w:t>
      </w:r>
      <w:bookmarkStart w:id="456" w:name="__Fieldmark__922_1929513578"/>
      <w:r>
        <w:rPr/>
        <w:t>)</w:t>
      </w:r>
      <w:bookmarkStart w:id="457" w:name="__Fieldmark__890_739104655"/>
      <w:r>
        <w:rPr/>
      </w:r>
      <w:r>
        <w:fldChar w:fldCharType="end"/>
      </w:r>
      <w:bookmarkStart w:id="458" w:name="__Fieldmark__824_948816634"/>
      <w:bookmarkStart w:id="459" w:name="__Fieldmark__758_2161409428"/>
      <w:bookmarkStart w:id="460" w:name="__Fieldmark__689_1216455718"/>
      <w:bookmarkStart w:id="461" w:name="__Fieldmark__619_2534479100"/>
      <w:bookmarkStart w:id="462" w:name="__Fieldmark__549_148202576"/>
      <w:bookmarkStart w:id="463" w:name="__Fieldmark__478_3231691474"/>
      <w:bookmarkStart w:id="464" w:name="__Fieldmark__406_4213078475"/>
      <w:bookmarkStart w:id="465" w:name="__Fieldmark__334_3852820974"/>
      <w:bookmarkStart w:id="466" w:name="__Fieldmark__262_3265051427"/>
      <w:bookmarkStart w:id="467" w:name="__Fieldmark__190_3470823330"/>
      <w:bookmarkStart w:id="468" w:name="__Fieldmark__2510_2304565098"/>
      <w:bookmarkStart w:id="469" w:name="__Fieldmark__155_2304565098"/>
      <w:bookmarkStart w:id="470" w:name="__Fieldmark__154_2630548144"/>
      <w:bookmarkStart w:id="471" w:name="__Fieldmark__226_837005789"/>
      <w:bookmarkStart w:id="472" w:name="__Fieldmark__298_3917936936"/>
      <w:bookmarkStart w:id="473" w:name="__Fieldmark__370_4019975519"/>
      <w:bookmarkStart w:id="474" w:name="__Fieldmark__442_3149341642"/>
      <w:bookmarkStart w:id="475" w:name="__Fieldmark__2086_2994147849"/>
      <w:bookmarkStart w:id="476" w:name="__Fieldmark__584_1692434574"/>
      <w:bookmarkStart w:id="477" w:name="__Fieldmark__654_649753871"/>
      <w:bookmarkStart w:id="478" w:name="__Fieldmark__724_188299688"/>
      <w:bookmarkStart w:id="479" w:name="__Fieldmark__791_2312622389"/>
      <w:bookmarkStart w:id="480" w:name="__Fieldmark__857_462321902"/>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 rate was labeled  proton-polaron (PP). The slower rate was attributed to a migration of metal vacancies parallel to the H</w:t>
      </w:r>
      <w:r>
        <w:rPr>
          <w:vertAlign w:val="superscript"/>
        </w:rPr>
        <w:t>+</w:t>
      </w:r>
      <w:r>
        <w:rPr>
          <w:position w:val="0"/>
          <w:sz w:val="22"/>
          <w:sz w:val="22"/>
          <w:vertAlign w:val="baseline"/>
        </w:rPr>
        <w:t xml:space="preserve"> and so was refered to as </w:t>
      </w:r>
      <w:r>
        <w:rPr/>
        <w:t xml:space="preserve"> the proton-vacancy (PV)</w:t>
      </w:r>
      <w:r>
        <w:fldChar w:fldCharType="begin"/>
      </w:r>
      <w:r/>
      <w:r>
        <w:fldChar w:fldCharType="separate"/>
      </w:r>
      <w:bookmarkStart w:id="481" w:name="__Fieldmark__1793_249888731"/>
      <w:r>
        <w:rPr/>
      </w:r>
      <w:r>
        <w:rPr/>
      </w:r>
      <w:r>
        <w:fldChar w:fldCharType="end"/>
      </w:r>
      <w:r>
        <w:fldChar w:fldCharType="begin"/>
      </w:r>
      <w:r/>
      <w:r>
        <w:fldChar w:fldCharType="separate"/>
      </w:r>
      <w:bookmarkStart w:id="482" w:name="__Fieldmark__1747_208418766"/>
      <w:bookmarkStart w:id="483" w:name="__Fieldmark__1796_249888731"/>
      <w:bookmarkEnd w:id="481"/>
      <w:r>
        <w:rPr/>
      </w:r>
      <w:r>
        <w:rPr/>
      </w:r>
      <w:r>
        <w:fldChar w:fldCharType="end"/>
      </w:r>
      <w:bookmarkStart w:id="484" w:name="__Fieldmark__1707_545160095"/>
      <w:bookmarkStart w:id="485" w:name="__Fieldmark__1754_2403155824"/>
      <w:bookmarkStart w:id="486" w:name="__Fieldmark__1710_545160095"/>
      <w:bookmarkStart w:id="487" w:name="__Fieldmark__1746_1417665735"/>
      <w:bookmarkStart w:id="488" w:name="__Fieldmark__1749_1417665735"/>
      <w:bookmarkStart w:id="489" w:name="__DdeLink__13742_25051373881111111111"/>
      <w:bookmarkStart w:id="490" w:name="__Fieldmark__170_23045650981111111111111111111"/>
      <w:bookmarkStart w:id="491" w:name="__Fieldmark__2521_23045650981111111111111111111"/>
      <w:bookmarkStart w:id="492" w:name="__Fieldmark__169_26305481441111111111111111111"/>
      <w:bookmarkStart w:id="493" w:name="__Fieldmark__209_34708233301111111111111111111"/>
      <w:bookmarkStart w:id="494" w:name="__Fieldmark__249_8370057891111111111111111111"/>
      <w:bookmarkStart w:id="495" w:name="__Fieldmark__289_32650514271111111111111111111"/>
      <w:bookmarkStart w:id="496" w:name="__Fieldmark__329_39179369361111111111111111111"/>
      <w:bookmarkStart w:id="497" w:name="__Fieldmark__369_38528209741111111111111111111"/>
      <w:bookmarkStart w:id="498" w:name="__Fieldmark__409_40199755191111111111111111111"/>
      <w:bookmarkStart w:id="499" w:name="__Fieldmark__449_42130784751111111111111111111"/>
      <w:bookmarkStart w:id="500" w:name="__Fieldmark__489_31493416421111111111111111111"/>
      <w:bookmarkStart w:id="501" w:name="__Fieldmark__529_32316914741111111111111111111"/>
      <w:bookmarkStart w:id="502" w:name="__Fieldmark__2141_29941478491111111111111111111"/>
      <w:bookmarkStart w:id="503" w:name="__Fieldmark__608_1482025761111111111111111111"/>
      <w:bookmarkStart w:id="504" w:name="__Fieldmark__647_16924345741111111111111111111"/>
      <w:bookmarkStart w:id="505" w:name="__Fieldmark__686_25344791001111111111111111111"/>
      <w:bookmarkStart w:id="506" w:name="__Fieldmark__725_6497538711111111111111111111"/>
      <w:bookmarkStart w:id="507" w:name="__Fieldmark__764_12164557181111111111111111111"/>
      <w:bookmarkStart w:id="508" w:name="__Fieldmark__803_1882996881111111111111111111"/>
      <w:bookmarkStart w:id="509" w:name="__Fieldmark__841_21614094281111111111111111111"/>
      <w:bookmarkStart w:id="510" w:name="__Fieldmark__878_23126223891111111111111111111"/>
      <w:bookmarkStart w:id="511" w:name="__Fieldmark__914_9488166341111111111111111111"/>
      <w:bookmarkStart w:id="512" w:name="__Fieldmark__950_4623219021111111111111111111"/>
      <w:bookmarkStart w:id="513" w:name="__Fieldmark__986_7391046551111111111111111111"/>
      <w:bookmarkStart w:id="514" w:name="__Fieldmark__1021_19295135781111111111111111111"/>
      <w:bookmarkStart w:id="515" w:name="__Fieldmark__1058_11058565831111111111111111111"/>
      <w:bookmarkStart w:id="516" w:name="__Fieldmark__1091_22091157131111111111111111111"/>
      <w:bookmarkStart w:id="517" w:name="__Fieldmark__1126_6872176061111111111111111111"/>
      <w:bookmarkStart w:id="518" w:name="__Fieldmark__1161_20496298251111111111111111111"/>
      <w:bookmarkStart w:id="519" w:name="__Fieldmark__1196_23621129431111111111111111111"/>
      <w:bookmarkStart w:id="520" w:name="__Fieldmark__1230_36429594691111111111111111111"/>
      <w:bookmarkStart w:id="521" w:name="__Fieldmark__1318_5272555551111111111111111111"/>
      <w:bookmarkStart w:id="522" w:name="__Fieldmark__1404_20480930081111111111111111111"/>
      <w:bookmarkStart w:id="523" w:name="__Fieldmark__8425_17770312811111111111111111111"/>
      <w:bookmarkStart w:id="524" w:name="__Fieldmark__1409_9082935031111111111111111111"/>
      <w:bookmarkStart w:id="525" w:name="__Fieldmark__1536_22804610511111111111111111111"/>
      <w:bookmarkStart w:id="526" w:name="__Fieldmark__1555_15615982361111111111111111111"/>
      <w:bookmarkStart w:id="527" w:name="__Fieldmark__1542_3310317172"/>
      <w:bookmarkStart w:id="528" w:name="__Fieldmark__1750_208418766"/>
      <w:bookmarkStart w:id="529" w:name="__Fieldmark__1751_2403155824"/>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Pr/>
        <w:t>. Neither of these studies note any significant differences between peaks, and subsequent work has generally assumed that dehydration proceeds similarly for bulk H</w:t>
      </w:r>
      <w:r>
        <w:rPr>
          <w:vertAlign w:val="superscript"/>
        </w:rPr>
        <w:t>+</w:t>
      </w:r>
      <w:r>
        <w:rPr/>
        <w:t xml:space="preserve">, first at the rate PP 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530" w:name="__Fieldmark__1942_249888731"/>
      <w:r>
        <w:rPr/>
        <w:t>L</w:t>
      </w:r>
      <w:bookmarkStart w:id="531" w:name="__Fieldmark__1891_208418766"/>
      <w:r>
        <w:rPr/>
        <w:t>e</w:t>
      </w:r>
      <w:bookmarkStart w:id="532" w:name="__Fieldmark__1911_2403155824"/>
      <w:r>
        <w:rPr/>
        <w:t xml:space="preserve"> </w:t>
      </w:r>
      <w:bookmarkStart w:id="533" w:name="__Fieldmark__1865_545160095"/>
      <w:r>
        <w:rPr/>
        <w:t>V</w:t>
      </w:r>
      <w:bookmarkStart w:id="534" w:name="__Fieldmark__1911_1417665735"/>
      <w:r>
        <w:rPr/>
        <w:t>o</w:t>
      </w:r>
      <w:bookmarkStart w:id="535" w:name="__Fieldmark__1696_3310317172"/>
      <w:r>
        <w:rPr/>
        <w:t>y</w:t>
      </w:r>
      <w:bookmarkStart w:id="536" w:name="__Fieldmark__1978_2505137388"/>
      <w:r>
        <w:rPr/>
        <w:t>er et al. (2014); Lloyd et al. (2013); and Hauri (2002)</w:t>
      </w:r>
      <w:r>
        <w:rPr/>
      </w:r>
      <w:r>
        <w:fldChar w:fldCharType="end"/>
      </w:r>
      <w:bookmarkStart w:id="537" w:name="__Fieldmark__179_2304565098"/>
      <w:bookmarkStart w:id="538" w:name="__Fieldmark__2528_2304565098"/>
      <w:bookmarkStart w:id="539" w:name="__Fieldmark__180_2630548144"/>
      <w:bookmarkStart w:id="540" w:name="__Fieldmark__224_3470823330"/>
      <w:bookmarkStart w:id="541" w:name="__Fieldmark__268_837005789"/>
      <w:bookmarkStart w:id="542" w:name="__Fieldmark__312_3265051427"/>
      <w:bookmarkStart w:id="543" w:name="__Fieldmark__356_3917936936"/>
      <w:bookmarkStart w:id="544" w:name="__Fieldmark__400_3852820974"/>
      <w:bookmarkStart w:id="545" w:name="__Fieldmark__444_4019975519"/>
      <w:bookmarkStart w:id="546" w:name="__Fieldmark__488_4213078475"/>
      <w:bookmarkStart w:id="547" w:name="__Fieldmark__532_3149341642"/>
      <w:bookmarkStart w:id="548" w:name="__Fieldmark__576_3231691474"/>
      <w:bookmarkStart w:id="549" w:name="__Fieldmark__2192_2994147849"/>
      <w:bookmarkStart w:id="550" w:name="__Fieldmark__663_148202576"/>
      <w:bookmarkStart w:id="551" w:name="__Fieldmark__706_1692434574"/>
      <w:bookmarkStart w:id="552" w:name="__Fieldmark__749_2534479100"/>
      <w:bookmarkStart w:id="553" w:name="__Fieldmark__792_649753871"/>
      <w:bookmarkStart w:id="554" w:name="__Fieldmark__835_1216455718"/>
      <w:bookmarkStart w:id="555" w:name="__Fieldmark__878_188299688"/>
      <w:bookmarkStart w:id="556" w:name="__Fieldmark__920_2161409428"/>
      <w:bookmarkStart w:id="557" w:name="__Fieldmark__961_2312622389"/>
      <w:bookmarkStart w:id="558" w:name="__Fieldmark__1001_948816634"/>
      <w:bookmarkStart w:id="559" w:name="__Fieldmark__1041_462321902"/>
      <w:bookmarkStart w:id="560" w:name="__Fieldmark__1081_739104655"/>
      <w:bookmarkStart w:id="561" w:name="__Fieldmark__1120_1929513578"/>
      <w:bookmarkStart w:id="562" w:name="__Fieldmark__1161_1105856583"/>
      <w:bookmarkStart w:id="563" w:name="__Fieldmark__1198_2209115713"/>
      <w:bookmarkStart w:id="564" w:name="__Fieldmark__1237_687217606"/>
      <w:bookmarkStart w:id="565" w:name="__Fieldmark__1276_2049629825"/>
      <w:bookmarkStart w:id="566" w:name="__Fieldmark__1315_2362112943"/>
      <w:bookmarkStart w:id="567" w:name="__Fieldmark__1353_3642959469"/>
      <w:bookmarkStart w:id="568" w:name="__Fieldmark__1445_527255555"/>
      <w:bookmarkStart w:id="569" w:name="__Fieldmark__1535_2048093008"/>
      <w:bookmarkStart w:id="570" w:name="__Fieldmark__8560_1777031281"/>
      <w:bookmarkStart w:id="571" w:name="__Fieldmark__1548_908293503"/>
      <w:bookmarkStart w:id="572" w:name="__Fieldmark__1679_2280461051"/>
      <w:bookmarkStart w:id="573" w:name="__Fieldmark__1702_1561598236"/>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rPr/>
        <w:t xml:space="preserve"> conclude that the PP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74" w:name="__Fieldmark__2080_249888731"/>
      <w:r>
        <w:rPr/>
        <w:t>M</w:t>
      </w:r>
      <w:bookmarkStart w:id="575" w:name="__Fieldmark__2025_208418766"/>
      <w:r>
        <w:rPr/>
        <w:t>i</w:t>
      </w:r>
      <w:bookmarkStart w:id="576" w:name="__Fieldmark__2056_2403155824"/>
      <w:r>
        <w:rPr/>
        <w:t>r</w:t>
      </w:r>
      <w:bookmarkStart w:id="577" w:name="__Fieldmark__2006_545160095"/>
      <w:r>
        <w:rPr/>
        <w:t>o</w:t>
      </w:r>
      <w:bookmarkStart w:id="578" w:name="__Fieldmark__2048_1417665735"/>
      <w:r>
        <w:rPr/>
        <w:t>n</w:t>
      </w:r>
      <w:bookmarkStart w:id="579" w:name="__Fieldmark__1829_3310317172"/>
      <w:r>
        <w:rPr/>
        <w:t>o</w:t>
      </w:r>
      <w:bookmarkStart w:id="580" w:name="__Fieldmark__2178_2505137388"/>
      <w:r>
        <w:rPr/>
        <w:t>v et al. (2015); Portnyagin et al. (2008); Chen et al. (2011); and Gaetani et al. (2012)</w:t>
      </w:r>
      <w:r>
        <w:rPr/>
      </w:r>
      <w:r>
        <w:fldChar w:fldCharType="end"/>
      </w:r>
      <w:bookmarkStart w:id="581" w:name="__Fieldmark__191_2304565098"/>
      <w:bookmarkStart w:id="582" w:name="__Fieldmark__2544_2304565098"/>
      <w:bookmarkStart w:id="583" w:name="__Fieldmark__204_2630548144"/>
      <w:bookmarkStart w:id="584" w:name="__Fieldmark__256_3470823330"/>
      <w:bookmarkStart w:id="585" w:name="__Fieldmark__308_837005789"/>
      <w:bookmarkStart w:id="586" w:name="__Fieldmark__360_3265051427"/>
      <w:bookmarkStart w:id="587" w:name="__Fieldmark__412_3917936936"/>
      <w:bookmarkStart w:id="588" w:name="__Fieldmark__464_3852820974"/>
      <w:bookmarkStart w:id="589" w:name="__Fieldmark__516_4019975519"/>
      <w:bookmarkStart w:id="590" w:name="__Fieldmark__568_4213078475"/>
      <w:bookmarkStart w:id="591" w:name="__Fieldmark__620_3149341642"/>
      <w:bookmarkStart w:id="592" w:name="__Fieldmark__672_3231691474"/>
      <w:bookmarkStart w:id="593" w:name="__Fieldmark__2296_2994147849"/>
      <w:bookmarkStart w:id="594" w:name="__Fieldmark__775_148202576"/>
      <w:bookmarkStart w:id="595" w:name="__Fieldmark__826_1692434574"/>
      <w:bookmarkStart w:id="596" w:name="__Fieldmark__877_2534479100"/>
      <w:bookmarkStart w:id="597" w:name="__Fieldmark__928_649753871"/>
      <w:bookmarkStart w:id="598" w:name="__Fieldmark__979_1216455718"/>
      <w:bookmarkStart w:id="599" w:name="__Fieldmark__1030_188299688"/>
      <w:bookmarkStart w:id="600" w:name="__Fieldmark__1080_2161409428"/>
      <w:bookmarkStart w:id="601" w:name="__Fieldmark__1129_2312622389"/>
      <w:bookmarkStart w:id="602" w:name="__Fieldmark__1177_948816634"/>
      <w:bookmarkStart w:id="603" w:name="__Fieldmark__1225_462321902"/>
      <w:bookmarkStart w:id="604" w:name="__Fieldmark__1273_739104655"/>
      <w:bookmarkStart w:id="605" w:name="__Fieldmark__1320_1929513578"/>
      <w:bookmarkStart w:id="606" w:name="__Fieldmark__1369_1105856583"/>
      <w:bookmarkStart w:id="607" w:name="__Fieldmark__1414_2209115713"/>
      <w:bookmarkStart w:id="608" w:name="__Fieldmark__1461_687217606"/>
      <w:bookmarkStart w:id="609" w:name="__Fieldmark__1508_2049629825"/>
      <w:bookmarkStart w:id="610" w:name="__Fieldmark__1555_2362112943"/>
      <w:bookmarkStart w:id="611" w:name="__Fieldmark__1600_3642959469"/>
      <w:bookmarkStart w:id="612" w:name="__Fieldmark__1699_527255555"/>
      <w:bookmarkStart w:id="613" w:name="__Fieldmark__1679_2048093008"/>
      <w:bookmarkStart w:id="614" w:name="__Fieldmark__8707_1777031281"/>
      <w:bookmarkStart w:id="615" w:name="__Fieldmark__1699_908293503"/>
      <w:bookmarkStart w:id="616" w:name="__Fieldmark__1834_2280461051"/>
      <w:bookmarkStart w:id="617" w:name="__Fieldmark__1861_1561598236"/>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r>
        <w:rPr/>
        <w:t xml:space="preserve"> suggest using the PV rate. Xenolith studies face similar uncertainty, with some studies mostly focusing on choosing between PP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618" w:name="__Fieldmark__2236_249888731"/>
      <w:r>
        <w:rPr/>
        <w:t>(</w:t>
      </w:r>
      <w:bookmarkStart w:id="619" w:name="__Fieldmark__2177_208418766"/>
      <w:r>
        <w:rPr/>
        <w:t>M</w:t>
      </w:r>
      <w:bookmarkStart w:id="620" w:name="__Fieldmark__2220_2403155824"/>
      <w:r>
        <w:rPr/>
        <w:t>a</w:t>
      </w:r>
      <w:bookmarkStart w:id="621" w:name="__Fieldmark__2166_545160095"/>
      <w:r>
        <w:rPr/>
        <w:t>c</w:t>
      </w:r>
      <w:bookmarkStart w:id="622" w:name="__Fieldmark__2206_1417665735"/>
      <w:r>
        <w:rPr/>
        <w:t>k</w:t>
      </w:r>
      <w:bookmarkStart w:id="623" w:name="__Fieldmark__1980_3310317172"/>
      <w:r>
        <w:rPr/>
        <w:t>w</w:t>
      </w:r>
      <w:bookmarkStart w:id="624" w:name="__Fieldmark__2414_2505137388"/>
      <w:r>
        <w:rPr/>
        <w:t>e</w:t>
      </w:r>
      <w:bookmarkStart w:id="625" w:name="__Fieldmark__2025_1561598236"/>
      <w:r>
        <w:rPr/>
        <w:t>l</w:t>
      </w:r>
      <w:bookmarkStart w:id="626" w:name="__Fieldmark__1994_2280461051"/>
      <w:r>
        <w:rPr/>
        <w:t>l</w:t>
      </w:r>
      <w:bookmarkStart w:id="627" w:name="__Fieldmark__1855_908293503"/>
      <w:r>
        <w:rPr/>
        <w:t xml:space="preserve"> </w:t>
      </w:r>
      <w:bookmarkStart w:id="628" w:name="__Fieldmark__8859_1777031281"/>
      <w:r>
        <w:rPr/>
        <w:t>a</w:t>
      </w:r>
      <w:bookmarkStart w:id="629" w:name="__Fieldmark__1841_2048093008"/>
      <w:r>
        <w:rPr/>
        <w:t>n</w:t>
      </w:r>
      <w:bookmarkStart w:id="630" w:name="__Fieldmark__1833_527255555"/>
      <w:r>
        <w:rPr/>
        <w:t>d</w:t>
      </w:r>
      <w:bookmarkStart w:id="631" w:name="__Fieldmark__1728_3642959469"/>
      <w:r>
        <w:rPr/>
        <w:t xml:space="preserve"> </w:t>
      </w:r>
      <w:bookmarkStart w:id="632" w:name="__Fieldmark__1679_2362112943"/>
      <w:r>
        <w:rPr/>
        <w:t>K</w:t>
      </w:r>
      <w:bookmarkStart w:id="633" w:name="__Fieldmark__1628_2049629825"/>
      <w:r>
        <w:rPr/>
        <w:t>o</w:t>
      </w:r>
      <w:bookmarkStart w:id="634" w:name="__Fieldmark__1577_687217606"/>
      <w:r>
        <w:rPr/>
        <w:t>h</w:t>
      </w:r>
      <w:bookmarkStart w:id="635" w:name="__Fieldmark__1526_2209115713"/>
      <w:r>
        <w:rPr/>
        <w:t>l</w:t>
      </w:r>
      <w:bookmarkStart w:id="636" w:name="__Fieldmark__1477_1105856583"/>
      <w:r>
        <w:rPr/>
        <w:t>s</w:t>
      </w:r>
      <w:bookmarkStart w:id="637" w:name="__Fieldmark__1424_1929513578"/>
      <w:r>
        <w:rPr/>
        <w:t>t</w:t>
      </w:r>
      <w:bookmarkStart w:id="638" w:name="__Fieldmark__1373_739104655"/>
      <w:r>
        <w:rPr/>
        <w:t>e</w:t>
      </w:r>
      <w:bookmarkStart w:id="639" w:name="__Fieldmark__1321_462321902"/>
      <w:r>
        <w:rPr/>
        <w:t>d</w:t>
      </w:r>
      <w:bookmarkStart w:id="640" w:name="__Fieldmark__1269_948816634"/>
      <w:r>
        <w:rPr/>
        <w:t>t</w:t>
      </w:r>
      <w:bookmarkStart w:id="641" w:name="__Fieldmark__1217_2312622389"/>
      <w:r>
        <w:rPr/>
        <w:t xml:space="preserve"> </w:t>
      </w:r>
      <w:bookmarkStart w:id="642" w:name="__Fieldmark__1164_2161409428"/>
      <w:r>
        <w:rPr/>
        <w:t>1</w:t>
      </w:r>
      <w:bookmarkStart w:id="643" w:name="__Fieldmark__1110_188299688"/>
      <w:r>
        <w:rPr/>
        <w:t>9</w:t>
      </w:r>
      <w:bookmarkStart w:id="644" w:name="__Fieldmark__1055_1216455718"/>
      <w:r>
        <w:rPr/>
        <w:t>9</w:t>
      </w:r>
      <w:bookmarkStart w:id="645" w:name="__Fieldmark__1000_649753871"/>
      <w:r>
        <w:rPr/>
        <w:t>0</w:t>
      </w:r>
      <w:bookmarkStart w:id="646" w:name="__Fieldmark__945_2534479100"/>
      <w:r>
        <w:rPr/>
        <w:t>;</w:t>
      </w:r>
      <w:bookmarkStart w:id="647" w:name="__Fieldmark__890_1692434574"/>
      <w:r>
        <w:rPr/>
        <w:t xml:space="preserve"> </w:t>
      </w:r>
      <w:bookmarkStart w:id="648" w:name="__Fieldmark__835_148202576"/>
      <w:r>
        <w:rPr/>
        <w:t>K</w:t>
      </w:r>
      <w:bookmarkStart w:id="649" w:name="__Fieldmark__2352_2994147849"/>
      <w:r>
        <w:rPr/>
        <w:t>o</w:t>
      </w:r>
      <w:bookmarkStart w:id="650" w:name="__Fieldmark__724_3231691474"/>
      <w:r>
        <w:rPr/>
        <w:t>h</w:t>
      </w:r>
      <w:bookmarkStart w:id="651" w:name="__Fieldmark__668_3149341642"/>
      <w:r>
        <w:rPr/>
        <w:t>l</w:t>
      </w:r>
      <w:bookmarkStart w:id="652" w:name="__Fieldmark__612_4213078475"/>
      <w:r>
        <w:rPr/>
        <w:t>s</w:t>
      </w:r>
      <w:bookmarkStart w:id="653" w:name="__Fieldmark__556_4019975519"/>
      <w:r>
        <w:rPr/>
        <w:t>t</w:t>
      </w:r>
      <w:bookmarkStart w:id="654" w:name="__Fieldmark__500_3852820974"/>
      <w:r>
        <w:rPr/>
        <w:t>e</w:t>
      </w:r>
      <w:bookmarkStart w:id="655" w:name="__Fieldmark__444_3917936936"/>
      <w:r>
        <w:rPr/>
        <w:t>d</w:t>
      </w:r>
      <w:bookmarkStart w:id="656" w:name="__Fieldmark__388_3265051427"/>
      <w:r>
        <w:rPr/>
        <w:t>t</w:t>
      </w:r>
      <w:bookmarkStart w:id="657" w:name="__Fieldmark__332_837005789"/>
      <w:r>
        <w:rPr/>
        <w:t xml:space="preserve"> </w:t>
      </w:r>
      <w:bookmarkStart w:id="658" w:name="__Fieldmark__276_3470823330"/>
      <w:r>
        <w:rPr/>
        <w:t>a</w:t>
      </w:r>
      <w:bookmarkStart w:id="659" w:name="__Fieldmark__220_2630548144"/>
      <w:r>
        <w:rPr/>
        <w:t>n</w:t>
      </w:r>
      <w:bookmarkStart w:id="660" w:name="__Fieldmark__2556_2304565098"/>
      <w:r>
        <w:rPr/>
        <w:t>d</w:t>
      </w:r>
      <w:bookmarkStart w:id="661" w:name="__Fieldmark__220_2304565098"/>
      <w:r>
        <w:rPr/>
        <w:t xml:space="preserve"> Mackwell 1998)</w:t>
      </w:r>
      <w:r>
        <w:rPr/>
      </w:r>
      <w:r>
        <w:fldChar w:fldCharType="end"/>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62" w:name="__Fieldmark__2415_249888731"/>
      <w:r>
        <w:rPr/>
      </w:r>
      <w:r>
        <w:rPr>
          <w:rFonts w:cs="Calibri"/>
        </w:rPr>
        <w:t>(</w:t>
      </w:r>
      <w:bookmarkStart w:id="663" w:name="__Fieldmark__2352_208418766"/>
      <w:r>
        <w:rPr>
          <w:rFonts w:cs="Calibri"/>
        </w:rPr>
        <w:t>F</w:t>
      </w:r>
      <w:bookmarkStart w:id="664" w:name="__Fieldmark__2391_2403155824"/>
      <w:r>
        <w:rPr>
          <w:rFonts w:cs="Calibri"/>
        </w:rPr>
        <w:t>e</w:t>
      </w:r>
      <w:bookmarkStart w:id="665" w:name="__Fieldmark__2333_545160095"/>
      <w:r>
        <w:rPr>
          <w:rFonts w:cs="Calibri"/>
        </w:rPr>
        <w:t>r</w:t>
      </w:r>
      <w:bookmarkStart w:id="666" w:name="__Fieldmark__2371_1417665735"/>
      <w:r>
        <w:rPr>
          <w:rFonts w:cs="Calibri"/>
        </w:rPr>
        <w:t>guson et al. 2016)</w:t>
      </w:r>
      <w:r>
        <w:rPr/>
      </w:r>
      <w:r>
        <w:fldChar w:fldCharType="end"/>
      </w:r>
      <w:bookmarkStart w:id="667" w:name="__Fieldmark__2141_3310317172"/>
      <w:bookmarkStart w:id="668" w:name="__Fieldmark__894_148202576"/>
      <w:bookmarkStart w:id="669" w:name="__Fieldmark__775_3231691474"/>
      <w:bookmarkStart w:id="670" w:name="__Fieldmark__655_4213078475"/>
      <w:bookmarkStart w:id="671" w:name="__Fieldmark__535_3852820974"/>
      <w:bookmarkStart w:id="672" w:name="__Fieldmark__415_3265051427"/>
      <w:bookmarkStart w:id="673" w:name="__Fieldmark__295_3470823330"/>
      <w:bookmarkStart w:id="674" w:name="__Fieldmark__2567_2304565098"/>
      <w:bookmarkStart w:id="675" w:name="__Fieldmark__239_2304565098"/>
      <w:bookmarkStart w:id="676" w:name="__Fieldmark__235_2630548144"/>
      <w:bookmarkStart w:id="677" w:name="__Fieldmark__355_837005789"/>
      <w:bookmarkStart w:id="678" w:name="__Fieldmark__475_3917936936"/>
      <w:bookmarkStart w:id="679" w:name="__Fieldmark__595_4019975519"/>
      <w:bookmarkStart w:id="680" w:name="__Fieldmark__715_3149341642"/>
      <w:bookmarkStart w:id="681" w:name="__Fieldmark__2407_2994147849"/>
      <w:bookmarkStart w:id="682" w:name="__Fieldmark__953_1692434574"/>
      <w:bookmarkStart w:id="683" w:name="__Fieldmark__1012_2534479100"/>
      <w:bookmarkStart w:id="684" w:name="__Fieldmark__1071_649753871"/>
      <w:bookmarkStart w:id="685" w:name="__Fieldmark__1130_1216455718"/>
      <w:bookmarkStart w:id="686" w:name="__Fieldmark__1189_188299688"/>
      <w:bookmarkStart w:id="687" w:name="__Fieldmark__1247_2161409428"/>
      <w:bookmarkStart w:id="688" w:name="__Fieldmark__1304_2312622389"/>
      <w:bookmarkStart w:id="689" w:name="__Fieldmark__1360_948816634"/>
      <w:bookmarkStart w:id="690" w:name="__Fieldmark__1416_462321902"/>
      <w:bookmarkStart w:id="691" w:name="__Fieldmark__1472_739104655"/>
      <w:bookmarkStart w:id="692" w:name="__Fieldmark__1527_1929513578"/>
      <w:bookmarkStart w:id="693" w:name="__Fieldmark__1584_1105856583"/>
      <w:bookmarkStart w:id="694" w:name="__Fieldmark__1637_2209115713"/>
      <w:bookmarkStart w:id="695" w:name="__Fieldmark__1692_687217606"/>
      <w:bookmarkStart w:id="696" w:name="__Fieldmark__1747_2049629825"/>
      <w:bookmarkStart w:id="697" w:name="__Fieldmark__1802_2362112943"/>
      <w:bookmarkStart w:id="698" w:name="__Fieldmark__1855_3642959469"/>
      <w:bookmarkStart w:id="699" w:name="__Fieldmark__1964_527255555"/>
      <w:bookmarkStart w:id="700" w:name="__Fieldmark__1976_2048093008"/>
      <w:bookmarkStart w:id="701" w:name="__Fieldmark__8998_1777031281"/>
      <w:bookmarkStart w:id="702" w:name="__Fieldmark__1998_908293503"/>
      <w:bookmarkStart w:id="703" w:name="__Fieldmark__2141_2280461051"/>
      <w:bookmarkStart w:id="704" w:name="__Fieldmark__2176_1561598236"/>
      <w:bookmarkStart w:id="705" w:name="__Fieldmark__2579_2505137388"/>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w:t>
      </w:r>
    </w:p>
    <w:p>
      <w:pPr>
        <w:pStyle w:val="Normal"/>
        <w:rPr/>
      </w:pPr>
      <w:r>
        <w:rPr/>
        <w:t>Two large, relatively clear pieces of the K</w:t>
      </w:r>
      <w:r>
        <w:rPr>
          <w:rFonts w:cs="Calibri" w:cstheme="minorHAnsi"/>
        </w:rPr>
        <w:t>i</w:t>
      </w:r>
      <w:r>
        <w:rPr/>
        <w:t xml:space="preserve">lauea Iki olivine were selected, oriented based on crystal morphology, and polished. The orientation of both samples was confirmed by electron backscatter diffraction (EBSD) at the American Museum on Natural History.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(IGSN IEMN1KI02),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706" w:name="__Fieldmark__2576_249888731"/>
      <w:r>
        <w:rPr/>
      </w:r>
      <w:r>
        <w:rPr/>
      </w:r>
      <w:r>
        <w:fldChar w:fldCharType="end"/>
      </w:r>
      <w:r>
        <w:fldChar w:fldCharType="begin"/>
      </w:r>
      <w:r>
        <w:instrText>ADDIN EN.CITE</w:instrText>
      </w:r>
      <w:r>
        <w:fldChar w:fldCharType="separate"/>
      </w:r>
      <w:bookmarkStart w:id="707" w:name="__Fieldmark__2531_208418766"/>
      <w:bookmarkStart w:id="708" w:name="__Fieldmark__2579_249888731"/>
      <w:bookmarkEnd w:id="706"/>
      <w:r>
        <w:rPr/>
      </w:r>
      <w:r>
        <w:rPr/>
      </w:r>
      <w:r>
        <w:fldChar w:fldCharType="end"/>
      </w:r>
      <w:r>
        <w:fldChar w:fldCharType="begin"/>
      </w:r>
      <w:r>
        <w:instrText>ADDIN EN.CITE</w:instrText>
      </w:r>
      <w:r>
        <w:fldChar w:fldCharType="separate"/>
      </w:r>
      <w:bookmarkStart w:id="709" w:name="__Fieldmark__2534_208418766"/>
      <w:bookmarkStart w:id="710" w:name="__Fieldmark__2544_2403155824"/>
      <w:bookmarkStart w:id="711" w:name="__Fieldmark__2584_249888731"/>
      <w:bookmarkEnd w:id="707"/>
      <w:bookmarkEnd w:id="708"/>
      <w:r>
        <w:rPr/>
      </w:r>
      <w:r>
        <w:rPr/>
      </w:r>
      <w:r>
        <w:fldChar w:fldCharType="end"/>
      </w:r>
      <w:r>
        <w:fldChar w:fldCharType="begin"/>
      </w:r>
      <w:r>
        <w:instrText>ADDIN EN.CITE</w:instrText>
      </w:r>
      <w:r>
        <w:fldChar w:fldCharType="separate"/>
      </w:r>
      <w:bookmarkStart w:id="712" w:name="__Fieldmark__2539_208418766"/>
      <w:bookmarkStart w:id="713" w:name="__Fieldmark__2482_545160095"/>
      <w:bookmarkStart w:id="714" w:name="__Fieldmark__2547_2403155824"/>
      <w:bookmarkStart w:id="715" w:name="__Fieldmark__2591_249888731"/>
      <w:bookmarkEnd w:id="709"/>
      <w:bookmarkEnd w:id="710"/>
      <w:bookmarkEnd w:id="711"/>
      <w:r>
        <w:rPr/>
      </w:r>
      <w:r>
        <w:rPr/>
      </w:r>
      <w:r>
        <w:fldChar w:fldCharType="end"/>
      </w:r>
      <w:r>
        <w:fldChar w:fldCharType="begin"/>
      </w:r>
      <w:r>
        <w:instrText>ADDIN EN.CITE</w:instrText>
      </w:r>
      <w:r>
        <w:fldChar w:fldCharType="separate"/>
      </w:r>
      <w:bookmarkStart w:id="716" w:name="__Fieldmark__2546_208418766"/>
      <w:bookmarkStart w:id="717" w:name="__Fieldmark__2485_545160095"/>
      <w:bookmarkStart w:id="718" w:name="__Fieldmark__2518_1417665735"/>
      <w:bookmarkStart w:id="719" w:name="__Fieldmark__2552_2403155824"/>
      <w:bookmarkStart w:id="720" w:name="__Fieldmark__2600_249888731"/>
      <w:bookmarkEnd w:id="712"/>
      <w:bookmarkEnd w:id="713"/>
      <w:bookmarkEnd w:id="714"/>
      <w:bookmarkEnd w:id="715"/>
      <w:r>
        <w:rPr/>
      </w:r>
      <w:r>
        <w:rPr/>
      </w:r>
      <w:r>
        <w:fldChar w:fldCharType="end"/>
      </w:r>
      <w:r>
        <w:fldChar w:fldCharType="begin"/>
      </w:r>
      <w:r>
        <w:instrText>ADDIN EN.CITE</w:instrText>
      </w:r>
      <w:r>
        <w:fldChar w:fldCharType="separate"/>
      </w:r>
      <w:bookmarkStart w:id="721" w:name="__Fieldmark__2555_208418766"/>
      <w:bookmarkStart w:id="722" w:name="__Fieldmark__2490_545160095"/>
      <w:bookmarkStart w:id="723" w:name="__Fieldmark__2285_3310317172"/>
      <w:bookmarkStart w:id="724" w:name="__Fieldmark__2521_1417665735"/>
      <w:bookmarkStart w:id="725" w:name="__Fieldmark__2559_2403155824"/>
      <w:bookmarkStart w:id="726" w:name="__Fieldmark__2611_249888731"/>
      <w:bookmarkEnd w:id="716"/>
      <w:bookmarkEnd w:id="717"/>
      <w:bookmarkEnd w:id="718"/>
      <w:bookmarkEnd w:id="719"/>
      <w:bookmarkEnd w:id="720"/>
      <w:r>
        <w:rPr/>
      </w:r>
      <w:r>
        <w:rPr/>
      </w:r>
      <w:r>
        <w:fldChar w:fldCharType="end"/>
      </w:r>
      <w:r>
        <w:fldChar w:fldCharType="begin"/>
      </w:r>
      <w:r>
        <w:instrText>ADDIN EN.CITE</w:instrText>
      </w:r>
      <w:r>
        <w:fldChar w:fldCharType="separate"/>
      </w:r>
      <w:bookmarkStart w:id="727" w:name="__Fieldmark__2566_208418766"/>
      <w:bookmarkStart w:id="728" w:name="__Fieldmark__2497_545160095"/>
      <w:bookmarkStart w:id="729" w:name="__Fieldmark__2288_3310317172"/>
      <w:bookmarkStart w:id="730" w:name="__Fieldmark__2797_2505137388"/>
      <w:bookmarkStart w:id="731" w:name="__Fieldmark__2526_1417665735"/>
      <w:bookmarkStart w:id="732" w:name="__Fieldmark__2568_2403155824"/>
      <w:bookmarkStart w:id="733" w:name="__Fieldmark__2624_249888731"/>
      <w:bookmarkEnd w:id="721"/>
      <w:bookmarkEnd w:id="722"/>
      <w:bookmarkEnd w:id="723"/>
      <w:bookmarkEnd w:id="724"/>
      <w:bookmarkEnd w:id="725"/>
      <w:bookmarkEnd w:id="726"/>
      <w:r>
        <w:rPr/>
      </w:r>
      <w:r>
        <w:rPr/>
      </w:r>
      <w:r>
        <w:fldChar w:fldCharType="end"/>
      </w:r>
      <w:r>
        <w:fldChar w:fldCharType="begin"/>
      </w:r>
      <w:r>
        <w:instrText>ADDIN EN.CITE</w:instrText>
      </w:r>
      <w:r>
        <w:fldChar w:fldCharType="separate"/>
      </w:r>
      <w:bookmarkStart w:id="734" w:name="__Fieldmark__2579_208418766"/>
      <w:bookmarkStart w:id="735" w:name="__Fieldmark__2506_545160095"/>
      <w:bookmarkStart w:id="736" w:name="__Fieldmark__2293_3310317172"/>
      <w:bookmarkStart w:id="737" w:name="__Fieldmark__2324_1561598236"/>
      <w:bookmarkStart w:id="738" w:name="__Fieldmark__2800_2505137388"/>
      <w:bookmarkStart w:id="739" w:name="__Fieldmark__2533_1417665735"/>
      <w:bookmarkStart w:id="740" w:name="__Fieldmark__2579_2403155824"/>
      <w:bookmarkStart w:id="741" w:name="__Fieldmark__2639_249888731"/>
      <w:bookmarkEnd w:id="727"/>
      <w:bookmarkEnd w:id="728"/>
      <w:bookmarkEnd w:id="729"/>
      <w:bookmarkEnd w:id="730"/>
      <w:bookmarkEnd w:id="731"/>
      <w:bookmarkEnd w:id="732"/>
      <w:bookmarkEnd w:id="733"/>
      <w:r>
        <w:rPr/>
      </w:r>
      <w:r>
        <w:rPr/>
      </w:r>
      <w:r>
        <w:fldChar w:fldCharType="end"/>
      </w:r>
      <w:r>
        <w:fldChar w:fldCharType="begin"/>
      </w:r>
      <w:r>
        <w:instrText>ADDIN EN.CITE</w:instrText>
      </w:r>
      <w:r>
        <w:fldChar w:fldCharType="separate"/>
      </w:r>
      <w:bookmarkStart w:id="742" w:name="__Fieldmark__2594_208418766"/>
      <w:bookmarkStart w:id="743" w:name="__Fieldmark__2517_545160095"/>
      <w:bookmarkStart w:id="744" w:name="__Fieldmark__2300_3310317172"/>
      <w:bookmarkStart w:id="745" w:name="__Fieldmark__2286_2280461051"/>
      <w:bookmarkStart w:id="746" w:name="__Fieldmark__2327_1561598236"/>
      <w:bookmarkStart w:id="747" w:name="__Fieldmark__2805_2505137388"/>
      <w:bookmarkStart w:id="748" w:name="__Fieldmark__2542_1417665735"/>
      <w:bookmarkStart w:id="749" w:name="__Fieldmark__2592_2403155824"/>
      <w:bookmarkStart w:id="750" w:name="__Fieldmark__2656_249888731"/>
      <w:bookmarkEnd w:id="734"/>
      <w:bookmarkEnd w:id="735"/>
      <w:bookmarkEnd w:id="736"/>
      <w:bookmarkEnd w:id="737"/>
      <w:bookmarkEnd w:id="738"/>
      <w:bookmarkEnd w:id="739"/>
      <w:bookmarkEnd w:id="740"/>
      <w:bookmarkEnd w:id="741"/>
      <w:r>
        <w:rPr/>
      </w:r>
      <w:r>
        <w:rPr/>
      </w:r>
      <w:r>
        <w:fldChar w:fldCharType="end"/>
      </w:r>
      <w:r>
        <w:fldChar w:fldCharType="begin"/>
      </w:r>
      <w:r>
        <w:instrText>ADDIN EN.CITE</w:instrText>
      </w:r>
      <w:r>
        <w:fldChar w:fldCharType="separate"/>
      </w:r>
      <w:bookmarkStart w:id="751" w:name="__Fieldmark__2611_208418766"/>
      <w:bookmarkStart w:id="752" w:name="__Fieldmark__2530_545160095"/>
      <w:bookmarkStart w:id="753" w:name="__Fieldmark__2309_3310317172"/>
      <w:bookmarkStart w:id="754" w:name="__Fieldmark__2289_2280461051"/>
      <w:bookmarkStart w:id="755" w:name="__Fieldmark__2140_908293503"/>
      <w:bookmarkStart w:id="756" w:name="__Fieldmark__2332_1561598236"/>
      <w:bookmarkStart w:id="757" w:name="__Fieldmark__2812_2505137388"/>
      <w:bookmarkStart w:id="758" w:name="__Fieldmark__2553_1417665735"/>
      <w:bookmarkStart w:id="759" w:name="__Fieldmark__2607_2403155824"/>
      <w:bookmarkStart w:id="760" w:name="__Fieldmark__2675_249888731"/>
      <w:bookmarkEnd w:id="742"/>
      <w:bookmarkEnd w:id="743"/>
      <w:bookmarkEnd w:id="744"/>
      <w:bookmarkEnd w:id="745"/>
      <w:bookmarkEnd w:id="746"/>
      <w:bookmarkEnd w:id="747"/>
      <w:bookmarkEnd w:id="748"/>
      <w:bookmarkEnd w:id="749"/>
      <w:bookmarkEnd w:id="750"/>
      <w:r>
        <w:rPr/>
      </w:r>
      <w:r>
        <w:rPr/>
      </w:r>
      <w:r>
        <w:fldChar w:fldCharType="end"/>
      </w:r>
      <w:r>
        <w:fldChar w:fldCharType="begin"/>
      </w:r>
      <w:r>
        <w:instrText>ADDIN EN.CITE</w:instrText>
      </w:r>
      <w:r>
        <w:fldChar w:fldCharType="separate"/>
      </w:r>
      <w:bookmarkStart w:id="761" w:name="__Fieldmark__2630_208418766"/>
      <w:bookmarkStart w:id="762" w:name="__Fieldmark__2545_545160095"/>
      <w:bookmarkStart w:id="763" w:name="__Fieldmark__2320_3310317172"/>
      <w:bookmarkStart w:id="764" w:name="__Fieldmark__2294_2280461051"/>
      <w:bookmarkStart w:id="765" w:name="__Fieldmark__9138_1777031281"/>
      <w:bookmarkStart w:id="766" w:name="__Fieldmark__2143_908293503"/>
      <w:bookmarkStart w:id="767" w:name="__Fieldmark__2339_1561598236"/>
      <w:bookmarkStart w:id="768" w:name="__Fieldmark__2821_2505137388"/>
      <w:bookmarkStart w:id="769" w:name="__Fieldmark__2566_1417665735"/>
      <w:bookmarkStart w:id="770" w:name="__Fieldmark__2624_2403155824"/>
      <w:bookmarkStart w:id="771" w:name="__Fieldmark__2696_249888731"/>
      <w:bookmarkEnd w:id="751"/>
      <w:bookmarkEnd w:id="752"/>
      <w:bookmarkEnd w:id="753"/>
      <w:bookmarkEnd w:id="754"/>
      <w:bookmarkEnd w:id="755"/>
      <w:bookmarkEnd w:id="756"/>
      <w:bookmarkEnd w:id="757"/>
      <w:bookmarkEnd w:id="758"/>
      <w:bookmarkEnd w:id="759"/>
      <w:bookmarkEnd w:id="760"/>
      <w:r>
        <w:rPr/>
      </w:r>
      <w:r>
        <w:rPr/>
      </w:r>
      <w:r>
        <w:fldChar w:fldCharType="end"/>
      </w:r>
      <w:r>
        <w:fldChar w:fldCharType="begin"/>
      </w:r>
      <w:r>
        <w:instrText>ADDIN EN.CITE</w:instrText>
      </w:r>
      <w:r>
        <w:fldChar w:fldCharType="separate"/>
      </w:r>
      <w:bookmarkStart w:id="772" w:name="__Fieldmark__2651_208418766"/>
      <w:bookmarkStart w:id="773" w:name="__Fieldmark__2562_545160095"/>
      <w:bookmarkStart w:id="774" w:name="__Fieldmark__2333_3310317172"/>
      <w:bookmarkStart w:id="775" w:name="__Fieldmark__2301_2280461051"/>
      <w:bookmarkStart w:id="776" w:name="__Fieldmark__9141_1777031281"/>
      <w:bookmarkStart w:id="777" w:name="__Fieldmark__2139_2048093008"/>
      <w:bookmarkStart w:id="778" w:name="__Fieldmark__2148_908293503"/>
      <w:bookmarkStart w:id="779" w:name="__Fieldmark__2348_1561598236"/>
      <w:bookmarkStart w:id="780" w:name="__Fieldmark__2832_2505137388"/>
      <w:bookmarkStart w:id="781" w:name="__Fieldmark__2581_1417665735"/>
      <w:bookmarkStart w:id="782" w:name="__Fieldmark__2643_2403155824"/>
      <w:bookmarkStart w:id="783" w:name="__Fieldmark__2719_249888731"/>
      <w:bookmarkEnd w:id="761"/>
      <w:bookmarkEnd w:id="762"/>
      <w:bookmarkEnd w:id="763"/>
      <w:bookmarkEnd w:id="764"/>
      <w:bookmarkEnd w:id="765"/>
      <w:bookmarkEnd w:id="766"/>
      <w:bookmarkEnd w:id="767"/>
      <w:bookmarkEnd w:id="768"/>
      <w:bookmarkEnd w:id="769"/>
      <w:bookmarkEnd w:id="770"/>
      <w:bookmarkEnd w:id="771"/>
      <w:r>
        <w:rPr/>
      </w:r>
      <w:r>
        <w:rPr/>
      </w:r>
      <w:r>
        <w:fldChar w:fldCharType="end"/>
      </w:r>
      <w:r>
        <w:fldChar w:fldCharType="begin"/>
      </w:r>
      <w:r>
        <w:instrText>ADDIN EN.CITE</w:instrText>
      </w:r>
      <w:r>
        <w:fldChar w:fldCharType="separate"/>
      </w:r>
      <w:bookmarkStart w:id="784" w:name="__Fieldmark__3840_527255555"/>
      <w:bookmarkStart w:id="785" w:name="__Fieldmark__2674_208418766"/>
      <w:bookmarkStart w:id="786" w:name="__Fieldmark__2581_545160095"/>
      <w:bookmarkStart w:id="787" w:name="__Fieldmark__2348_3310317172"/>
      <w:bookmarkStart w:id="788" w:name="__Fieldmark__2310_2280461051"/>
      <w:bookmarkStart w:id="789" w:name="__Fieldmark__9146_1777031281"/>
      <w:bookmarkStart w:id="790" w:name="__Fieldmark__2142_2048093008"/>
      <w:bookmarkStart w:id="791" w:name="__Fieldmark__2155_908293503"/>
      <w:bookmarkStart w:id="792" w:name="__Fieldmark__2359_1561598236"/>
      <w:bookmarkStart w:id="793" w:name="__Fieldmark__2845_2505137388"/>
      <w:bookmarkStart w:id="794" w:name="__Fieldmark__2598_1417665735"/>
      <w:bookmarkStart w:id="795" w:name="__Fieldmark__2664_2403155824"/>
      <w:bookmarkStart w:id="796" w:name="__Fieldmark__2744_249888731"/>
      <w:bookmarkEnd w:id="772"/>
      <w:bookmarkEnd w:id="773"/>
      <w:bookmarkEnd w:id="774"/>
      <w:bookmarkEnd w:id="775"/>
      <w:bookmarkEnd w:id="776"/>
      <w:bookmarkEnd w:id="777"/>
      <w:bookmarkEnd w:id="778"/>
      <w:bookmarkEnd w:id="779"/>
      <w:bookmarkEnd w:id="780"/>
      <w:bookmarkEnd w:id="781"/>
      <w:bookmarkEnd w:id="782"/>
      <w:bookmarkEnd w:id="783"/>
      <w:r>
        <w:rPr/>
      </w:r>
      <w:r>
        <w:rPr/>
      </w:r>
      <w:r>
        <w:fldChar w:fldCharType="end"/>
      </w:r>
      <w:r>
        <w:fldChar w:fldCharType="begin"/>
      </w:r>
      <w:r>
        <w:instrText>ADDIN EN.CITE</w:instrText>
      </w:r>
      <w:r>
        <w:fldChar w:fldCharType="separate"/>
      </w:r>
      <w:bookmarkStart w:id="797" w:name="__Fieldmark__2696_208418766"/>
      <w:bookmarkStart w:id="798" w:name="__Fieldmark__2599_545160095"/>
      <w:bookmarkStart w:id="799" w:name="__Fieldmark__2362_3310317172"/>
      <w:bookmarkStart w:id="800" w:name="__Fieldmark__2318_2280461051"/>
      <w:bookmarkStart w:id="801" w:name="__Fieldmark__9150_1777031281"/>
      <w:bookmarkStart w:id="802" w:name="__Fieldmark__2144_2048093008"/>
      <w:bookmarkStart w:id="803" w:name="__Fieldmark__2161_908293503"/>
      <w:bookmarkStart w:id="804" w:name="__Fieldmark__2369_1561598236"/>
      <w:bookmarkStart w:id="805" w:name="__Fieldmark__2857_2505137388"/>
      <w:bookmarkStart w:id="806" w:name="__Fieldmark__2614_1417665735"/>
      <w:bookmarkStart w:id="807" w:name="__Fieldmark__2684_2403155824"/>
      <w:bookmarkStart w:id="808" w:name="__Fieldmark__2768_249888731"/>
      <w:bookmarkEnd w:id="785"/>
      <w:bookmarkEnd w:id="786"/>
      <w:bookmarkEnd w:id="787"/>
      <w:bookmarkEnd w:id="788"/>
      <w:bookmarkEnd w:id="789"/>
      <w:bookmarkEnd w:id="790"/>
      <w:bookmarkEnd w:id="791"/>
      <w:bookmarkEnd w:id="792"/>
      <w:bookmarkEnd w:id="793"/>
      <w:bookmarkEnd w:id="794"/>
      <w:bookmarkEnd w:id="795"/>
      <w:bookmarkEnd w:id="796"/>
      <w:r>
        <w:rPr/>
      </w:r>
      <w:r>
        <w:rPr/>
      </w:r>
      <w:r>
        <w:fldChar w:fldCharType="end"/>
      </w:r>
      <w:r>
        <w:fldChar w:fldCharType="begin"/>
      </w:r>
      <w:r>
        <w:instrText>ADDIN EN.CITE</w:instrText>
      </w:r>
      <w:r>
        <w:fldChar w:fldCharType="separate"/>
      </w:r>
      <w:bookmarkStart w:id="809" w:name="__Fieldmark__3843_527255555"/>
      <w:bookmarkStart w:id="810" w:name="__Fieldmark__2719_208418766"/>
      <w:bookmarkStart w:id="811" w:name="__Fieldmark__2618_545160095"/>
      <w:bookmarkStart w:id="812" w:name="__Fieldmark__2377_3310317172"/>
      <w:bookmarkStart w:id="813" w:name="__Fieldmark__2327_2280461051"/>
      <w:bookmarkStart w:id="814" w:name="__Fieldmark__9155_1777031281"/>
      <w:bookmarkStart w:id="815" w:name="__Fieldmark__2147_2048093008"/>
      <w:bookmarkStart w:id="816" w:name="__Fieldmark__2168_908293503"/>
      <w:bookmarkStart w:id="817" w:name="__Fieldmark__2380_1561598236"/>
      <w:bookmarkStart w:id="818" w:name="__Fieldmark__2870_2505137388"/>
      <w:bookmarkStart w:id="819" w:name="__Fieldmark__2631_1417665735"/>
      <w:bookmarkStart w:id="820" w:name="__Fieldmark__2705_2403155824"/>
      <w:bookmarkStart w:id="821" w:name="__Fieldmark__2793_249888731"/>
      <w:bookmarkEnd w:id="797"/>
      <w:bookmarkEnd w:id="798"/>
      <w:bookmarkEnd w:id="799"/>
      <w:bookmarkEnd w:id="800"/>
      <w:bookmarkEnd w:id="801"/>
      <w:bookmarkEnd w:id="802"/>
      <w:bookmarkEnd w:id="803"/>
      <w:bookmarkEnd w:id="804"/>
      <w:bookmarkEnd w:id="805"/>
      <w:bookmarkEnd w:id="806"/>
      <w:bookmarkEnd w:id="807"/>
      <w:bookmarkEnd w:id="808"/>
      <w:r>
        <w:rPr/>
      </w:r>
      <w:r>
        <w:rPr/>
      </w:r>
      <w:r>
        <w:fldChar w:fldCharType="end"/>
      </w:r>
      <w:r>
        <w:fldChar w:fldCharType="begin"/>
      </w:r>
      <w:r>
        <w:instrText>ADDIN EN.CITE</w:instrText>
      </w:r>
      <w:r>
        <w:fldChar w:fldCharType="separate"/>
      </w:r>
      <w:bookmarkStart w:id="822" w:name="__Fieldmark__3690_3642959469"/>
      <w:bookmarkStart w:id="823" w:name="__Fieldmark__2742_208418766"/>
      <w:bookmarkStart w:id="824" w:name="__Fieldmark__2637_545160095"/>
      <w:bookmarkStart w:id="825" w:name="__Fieldmark__2392_3310317172"/>
      <w:bookmarkStart w:id="826" w:name="__Fieldmark__2336_2280461051"/>
      <w:bookmarkStart w:id="827" w:name="__Fieldmark__9160_1777031281"/>
      <w:bookmarkStart w:id="828" w:name="__Fieldmark__2150_2048093008"/>
      <w:bookmarkStart w:id="829" w:name="__Fieldmark__2175_908293503"/>
      <w:bookmarkStart w:id="830" w:name="__Fieldmark__2391_1561598236"/>
      <w:bookmarkStart w:id="831" w:name="__Fieldmark__2883_2505137388"/>
      <w:bookmarkStart w:id="832" w:name="__Fieldmark__2648_1417665735"/>
      <w:bookmarkStart w:id="833" w:name="__Fieldmark__2726_2403155824"/>
      <w:bookmarkStart w:id="834" w:name="__Fieldmark__2818_249888731"/>
      <w:bookmarkEnd w:id="810"/>
      <w:bookmarkEnd w:id="811"/>
      <w:bookmarkEnd w:id="812"/>
      <w:bookmarkEnd w:id="813"/>
      <w:bookmarkEnd w:id="814"/>
      <w:bookmarkEnd w:id="815"/>
      <w:bookmarkEnd w:id="816"/>
      <w:bookmarkEnd w:id="817"/>
      <w:bookmarkEnd w:id="818"/>
      <w:bookmarkEnd w:id="819"/>
      <w:bookmarkEnd w:id="820"/>
      <w:bookmarkEnd w:id="821"/>
      <w:r>
        <w:rPr/>
      </w:r>
      <w:r>
        <w:rPr/>
      </w:r>
      <w:r>
        <w:fldChar w:fldCharType="end"/>
      </w:r>
      <w:r>
        <w:fldChar w:fldCharType="begin"/>
      </w:r>
      <w:r>
        <w:instrText>ADDIN EN.CITE</w:instrText>
      </w:r>
      <w:r>
        <w:fldChar w:fldCharType="separate"/>
      </w:r>
      <w:bookmarkStart w:id="835" w:name="__Fieldmark__3848_527255555"/>
      <w:bookmarkStart w:id="836" w:name="__Fieldmark__2765_208418766"/>
      <w:bookmarkStart w:id="837" w:name="__Fieldmark__2656_545160095"/>
      <w:bookmarkStart w:id="838" w:name="__Fieldmark__2407_3310317172"/>
      <w:bookmarkStart w:id="839" w:name="__Fieldmark__2345_2280461051"/>
      <w:bookmarkStart w:id="840" w:name="__Fieldmark__9165_1777031281"/>
      <w:bookmarkStart w:id="841" w:name="__Fieldmark__2153_2048093008"/>
      <w:bookmarkStart w:id="842" w:name="__Fieldmark__2182_908293503"/>
      <w:bookmarkStart w:id="843" w:name="__Fieldmark__2402_1561598236"/>
      <w:bookmarkStart w:id="844" w:name="__Fieldmark__2896_2505137388"/>
      <w:bookmarkStart w:id="845" w:name="__Fieldmark__2665_1417665735"/>
      <w:bookmarkStart w:id="846" w:name="__Fieldmark__2747_2403155824"/>
      <w:bookmarkStart w:id="847" w:name="__Fieldmark__2843_249888731"/>
      <w:bookmarkEnd w:id="823"/>
      <w:bookmarkEnd w:id="824"/>
      <w:bookmarkEnd w:id="825"/>
      <w:bookmarkEnd w:id="826"/>
      <w:bookmarkEnd w:id="827"/>
      <w:bookmarkEnd w:id="828"/>
      <w:bookmarkEnd w:id="829"/>
      <w:bookmarkEnd w:id="830"/>
      <w:bookmarkEnd w:id="831"/>
      <w:bookmarkEnd w:id="832"/>
      <w:bookmarkEnd w:id="833"/>
      <w:bookmarkEnd w:id="834"/>
      <w:r>
        <w:rPr/>
      </w:r>
      <w:r>
        <w:rPr/>
      </w:r>
      <w:r>
        <w:fldChar w:fldCharType="end"/>
      </w:r>
      <w:r>
        <w:fldChar w:fldCharType="begin"/>
      </w:r>
      <w:r>
        <w:instrText>ADDIN EN.CITE</w:instrText>
      </w:r>
      <w:r>
        <w:fldChar w:fldCharType="separate"/>
      </w:r>
      <w:bookmarkStart w:id="848" w:name="__Fieldmark__9716_2362112943"/>
      <w:bookmarkStart w:id="849" w:name="__Fieldmark__3693_3642959469"/>
      <w:bookmarkStart w:id="850" w:name="__Fieldmark__2789_208418766"/>
      <w:bookmarkStart w:id="851" w:name="__Fieldmark__2676_545160095"/>
      <w:bookmarkStart w:id="852" w:name="__Fieldmark__2423_3310317172"/>
      <w:bookmarkStart w:id="853" w:name="__Fieldmark__2355_2280461051"/>
      <w:bookmarkStart w:id="854" w:name="__Fieldmark__9171_1777031281"/>
      <w:bookmarkStart w:id="855" w:name="__Fieldmark__2157_2048093008"/>
      <w:bookmarkStart w:id="856" w:name="__Fieldmark__2190_908293503"/>
      <w:bookmarkStart w:id="857" w:name="__Fieldmark__2414_1561598236"/>
      <w:bookmarkStart w:id="858" w:name="__Fieldmark__2910_2505137388"/>
      <w:bookmarkStart w:id="859" w:name="__Fieldmark__2683_1417665735"/>
      <w:bookmarkStart w:id="860" w:name="__Fieldmark__2769_2403155824"/>
      <w:bookmarkStart w:id="861" w:name="__Fieldmark__2869_249888731"/>
      <w:bookmarkEnd w:id="836"/>
      <w:bookmarkEnd w:id="837"/>
      <w:bookmarkEnd w:id="838"/>
      <w:bookmarkEnd w:id="839"/>
      <w:bookmarkEnd w:id="840"/>
      <w:bookmarkEnd w:id="841"/>
      <w:bookmarkEnd w:id="842"/>
      <w:bookmarkEnd w:id="843"/>
      <w:bookmarkEnd w:id="844"/>
      <w:bookmarkEnd w:id="845"/>
      <w:bookmarkEnd w:id="846"/>
      <w:bookmarkEnd w:id="847"/>
      <w:r>
        <w:rPr/>
      </w:r>
      <w:r>
        <w:rPr/>
      </w:r>
      <w:r>
        <w:fldChar w:fldCharType="end"/>
      </w:r>
      <w:r>
        <w:fldChar w:fldCharType="begin"/>
      </w:r>
      <w:r>
        <w:instrText>ADDIN EN.CITE</w:instrText>
      </w:r>
      <w:r>
        <w:fldChar w:fldCharType="separate"/>
      </w:r>
      <w:bookmarkStart w:id="862" w:name="__Fieldmark__3852_527255555"/>
      <w:bookmarkStart w:id="863" w:name="__Fieldmark__2812_208418766"/>
      <w:bookmarkStart w:id="864" w:name="__Fieldmark__2695_545160095"/>
      <w:bookmarkStart w:id="865" w:name="__Fieldmark__2438_3310317172"/>
      <w:bookmarkStart w:id="866" w:name="__Fieldmark__2364_2280461051"/>
      <w:bookmarkStart w:id="867" w:name="__Fieldmark__9176_1777031281"/>
      <w:bookmarkStart w:id="868" w:name="__Fieldmark__2160_2048093008"/>
      <w:bookmarkStart w:id="869" w:name="__Fieldmark__2197_908293503"/>
      <w:bookmarkStart w:id="870" w:name="__Fieldmark__2425_1561598236"/>
      <w:bookmarkStart w:id="871" w:name="__Fieldmark__2923_2505137388"/>
      <w:bookmarkStart w:id="872" w:name="__Fieldmark__2700_1417665735"/>
      <w:bookmarkStart w:id="873" w:name="__Fieldmark__2790_2403155824"/>
      <w:bookmarkStart w:id="874" w:name="__Fieldmark__2894_249888731"/>
      <w:bookmarkEnd w:id="850"/>
      <w:bookmarkEnd w:id="851"/>
      <w:bookmarkEnd w:id="852"/>
      <w:bookmarkEnd w:id="853"/>
      <w:bookmarkEnd w:id="854"/>
      <w:bookmarkEnd w:id="855"/>
      <w:bookmarkEnd w:id="856"/>
      <w:bookmarkEnd w:id="857"/>
      <w:bookmarkEnd w:id="858"/>
      <w:bookmarkEnd w:id="859"/>
      <w:bookmarkEnd w:id="860"/>
      <w:bookmarkEnd w:id="861"/>
      <w:r>
        <w:rPr/>
      </w:r>
      <w:r>
        <w:rPr/>
      </w:r>
      <w:r>
        <w:fldChar w:fldCharType="end"/>
      </w:r>
      <w:r>
        <w:fldChar w:fldCharType="begin"/>
      </w:r>
      <w:r>
        <w:instrText>ADDIN EN.CITE</w:instrText>
      </w:r>
      <w:r>
        <w:fldChar w:fldCharType="separate"/>
      </w:r>
      <w:bookmarkStart w:id="875" w:name="__Fieldmark__3695_3642959469"/>
      <w:bookmarkStart w:id="876" w:name="__Fieldmark__2835_208418766"/>
      <w:bookmarkStart w:id="877" w:name="__Fieldmark__2714_545160095"/>
      <w:bookmarkStart w:id="878" w:name="__Fieldmark__2453_3310317172"/>
      <w:bookmarkStart w:id="879" w:name="__Fieldmark__2373_2280461051"/>
      <w:bookmarkStart w:id="880" w:name="__Fieldmark__9181_1777031281"/>
      <w:bookmarkStart w:id="881" w:name="__Fieldmark__2163_2048093008"/>
      <w:bookmarkStart w:id="882" w:name="__Fieldmark__2204_908293503"/>
      <w:bookmarkStart w:id="883" w:name="__Fieldmark__2436_1561598236"/>
      <w:bookmarkStart w:id="884" w:name="__Fieldmark__2936_2505137388"/>
      <w:bookmarkStart w:id="885" w:name="__Fieldmark__2717_1417665735"/>
      <w:bookmarkStart w:id="886" w:name="__Fieldmark__2811_2403155824"/>
      <w:bookmarkStart w:id="887" w:name="__Fieldmark__2919_249888731"/>
      <w:bookmarkEnd w:id="863"/>
      <w:bookmarkEnd w:id="864"/>
      <w:bookmarkEnd w:id="865"/>
      <w:bookmarkEnd w:id="866"/>
      <w:bookmarkEnd w:id="867"/>
      <w:bookmarkEnd w:id="868"/>
      <w:bookmarkEnd w:id="869"/>
      <w:bookmarkEnd w:id="870"/>
      <w:bookmarkEnd w:id="871"/>
      <w:bookmarkEnd w:id="872"/>
      <w:bookmarkEnd w:id="873"/>
      <w:bookmarkEnd w:id="874"/>
      <w:r>
        <w:rPr/>
      </w:r>
      <w:r>
        <w:rPr/>
      </w:r>
      <w:r>
        <w:fldChar w:fldCharType="end"/>
      </w:r>
      <w:r>
        <w:fldChar w:fldCharType="begin"/>
      </w:r>
      <w:r>
        <w:instrText>ADDIN EN.CITE</w:instrText>
      </w:r>
      <w:r>
        <w:fldChar w:fldCharType="separate"/>
      </w:r>
      <w:bookmarkStart w:id="888" w:name="__Fieldmark__3857_527255555"/>
      <w:bookmarkStart w:id="889" w:name="__Fieldmark__2858_208418766"/>
      <w:bookmarkStart w:id="890" w:name="__Fieldmark__2733_545160095"/>
      <w:bookmarkStart w:id="891" w:name="__Fieldmark__2468_3310317172"/>
      <w:bookmarkStart w:id="892" w:name="__Fieldmark__2382_2280461051"/>
      <w:bookmarkStart w:id="893" w:name="__Fieldmark__9186_1777031281"/>
      <w:bookmarkStart w:id="894" w:name="__Fieldmark__2166_2048093008"/>
      <w:bookmarkStart w:id="895" w:name="__Fieldmark__2211_908293503"/>
      <w:bookmarkStart w:id="896" w:name="__Fieldmark__2447_1561598236"/>
      <w:bookmarkStart w:id="897" w:name="__Fieldmark__2949_2505137388"/>
      <w:bookmarkStart w:id="898" w:name="__Fieldmark__2734_1417665735"/>
      <w:bookmarkStart w:id="899" w:name="__Fieldmark__2832_2403155824"/>
      <w:bookmarkStart w:id="900" w:name="__Fieldmark__2944_249888731"/>
      <w:bookmarkEnd w:id="876"/>
      <w:bookmarkEnd w:id="877"/>
      <w:bookmarkEnd w:id="878"/>
      <w:bookmarkEnd w:id="879"/>
      <w:bookmarkEnd w:id="880"/>
      <w:bookmarkEnd w:id="881"/>
      <w:bookmarkEnd w:id="882"/>
      <w:bookmarkEnd w:id="883"/>
      <w:bookmarkEnd w:id="884"/>
      <w:bookmarkEnd w:id="885"/>
      <w:bookmarkEnd w:id="886"/>
      <w:bookmarkEnd w:id="887"/>
      <w:r>
        <w:rPr/>
      </w:r>
      <w:r>
        <w:rPr/>
      </w:r>
      <w:r>
        <w:fldChar w:fldCharType="end"/>
      </w:r>
      <w:r>
        <w:fldChar w:fldCharType="begin"/>
      </w:r>
      <w:r>
        <w:instrText>ADDIN EN.CITE</w:instrText>
      </w:r>
      <w:r>
        <w:fldChar w:fldCharType="separate"/>
      </w:r>
      <w:bookmarkStart w:id="901" w:name="__Fieldmark__9715_2362112943"/>
      <w:bookmarkStart w:id="902" w:name="__Fieldmark__3698_3642959469"/>
      <w:bookmarkStart w:id="903" w:name="__Fieldmark__2882_208418766"/>
      <w:bookmarkStart w:id="904" w:name="__Fieldmark__2753_545160095"/>
      <w:bookmarkStart w:id="905" w:name="__Fieldmark__2484_3310317172"/>
      <w:bookmarkStart w:id="906" w:name="__Fieldmark__2392_2280461051"/>
      <w:bookmarkStart w:id="907" w:name="__Fieldmark__9192_1777031281"/>
      <w:bookmarkStart w:id="908" w:name="__Fieldmark__2170_2048093008"/>
      <w:bookmarkStart w:id="909" w:name="__Fieldmark__2219_908293503"/>
      <w:bookmarkStart w:id="910" w:name="__Fieldmark__2459_1561598236"/>
      <w:bookmarkStart w:id="911" w:name="__Fieldmark__2963_2505137388"/>
      <w:bookmarkStart w:id="912" w:name="__Fieldmark__2752_1417665735"/>
      <w:bookmarkStart w:id="913" w:name="__Fieldmark__2854_2403155824"/>
      <w:bookmarkStart w:id="914" w:name="__Fieldmark__2970_249888731"/>
      <w:bookmarkEnd w:id="889"/>
      <w:bookmarkEnd w:id="890"/>
      <w:bookmarkEnd w:id="891"/>
      <w:bookmarkEnd w:id="892"/>
      <w:bookmarkEnd w:id="893"/>
      <w:bookmarkEnd w:id="894"/>
      <w:bookmarkEnd w:id="895"/>
      <w:bookmarkEnd w:id="896"/>
      <w:bookmarkEnd w:id="897"/>
      <w:bookmarkEnd w:id="898"/>
      <w:bookmarkEnd w:id="899"/>
      <w:bookmarkEnd w:id="900"/>
      <w:r>
        <w:rPr/>
      </w:r>
      <w:r>
        <w:rPr/>
      </w:r>
      <w:r>
        <w:fldChar w:fldCharType="end"/>
      </w:r>
      <w:r>
        <w:fldChar w:fldCharType="begin"/>
      </w:r>
      <w:r>
        <w:instrText>ADDIN EN.CITE.DATA</w:instrText>
      </w:r>
      <w:r>
        <w:fldChar w:fldCharType="separate"/>
      </w:r>
      <w:bookmarkStart w:id="915" w:name="__Fieldmark__3861_527255555"/>
      <w:bookmarkStart w:id="916" w:name="__Fieldmark__2905_208418766"/>
      <w:bookmarkStart w:id="917" w:name="__Fieldmark__2772_545160095"/>
      <w:bookmarkStart w:id="918" w:name="__Fieldmark__2499_3310317172"/>
      <w:bookmarkStart w:id="919" w:name="__Fieldmark__2401_2280461051"/>
      <w:bookmarkStart w:id="920" w:name="__Fieldmark__9197_1777031281"/>
      <w:bookmarkStart w:id="921" w:name="__Fieldmark__2173_2048093008"/>
      <w:bookmarkStart w:id="922" w:name="__Fieldmark__2226_908293503"/>
      <w:bookmarkStart w:id="923" w:name="__Fieldmark__2470_1561598236"/>
      <w:bookmarkStart w:id="924" w:name="__Fieldmark__2976_2505137388"/>
      <w:bookmarkStart w:id="925" w:name="__Fieldmark__2769_1417665735"/>
      <w:bookmarkStart w:id="926" w:name="__Fieldmark__2875_2403155824"/>
      <w:bookmarkStart w:id="927" w:name="__Fieldmark__2995_249888731"/>
      <w:bookmarkEnd w:id="903"/>
      <w:bookmarkEnd w:id="904"/>
      <w:bookmarkEnd w:id="905"/>
      <w:bookmarkEnd w:id="906"/>
      <w:bookmarkEnd w:id="907"/>
      <w:bookmarkEnd w:id="908"/>
      <w:bookmarkEnd w:id="909"/>
      <w:bookmarkEnd w:id="910"/>
      <w:bookmarkEnd w:id="911"/>
      <w:bookmarkEnd w:id="912"/>
      <w:bookmarkEnd w:id="913"/>
      <w:bookmarkEnd w:id="914"/>
      <w:r>
        <w:rPr/>
      </w:r>
      <w:r>
        <w:rPr/>
      </w:r>
      <w:r>
        <w:fldChar w:fldCharType="end"/>
      </w:r>
      <w:r>
        <w:fldChar w:fldCharType="begin"/>
      </w:r>
      <w:r>
        <w:instrText>ADDIN EN.CITE.DATA</w:instrText>
      </w:r>
      <w:r>
        <w:fldChar w:fldCharType="separate"/>
      </w:r>
      <w:bookmarkStart w:id="928" w:name="__Fieldmark__3700_3642959469"/>
      <w:bookmarkStart w:id="929" w:name="__Fieldmark__2928_208418766"/>
      <w:bookmarkStart w:id="930" w:name="__Fieldmark__2791_545160095"/>
      <w:bookmarkStart w:id="931" w:name="__Fieldmark__2514_3310317172"/>
      <w:bookmarkStart w:id="932" w:name="__Fieldmark__2410_2280461051"/>
      <w:bookmarkStart w:id="933" w:name="__Fieldmark__9202_1777031281"/>
      <w:bookmarkStart w:id="934" w:name="__Fieldmark__2176_2048093008"/>
      <w:bookmarkStart w:id="935" w:name="__Fieldmark__2233_908293503"/>
      <w:bookmarkStart w:id="936" w:name="__Fieldmark__2481_1561598236"/>
      <w:bookmarkStart w:id="937" w:name="__Fieldmark__2989_2505137388"/>
      <w:bookmarkStart w:id="938" w:name="__Fieldmark__2786_1417665735"/>
      <w:bookmarkStart w:id="939" w:name="__Fieldmark__2896_2403155824"/>
      <w:bookmarkStart w:id="940" w:name="__Fieldmark__3020_249888731"/>
      <w:bookmarkEnd w:id="916"/>
      <w:bookmarkEnd w:id="917"/>
      <w:bookmarkEnd w:id="918"/>
      <w:bookmarkEnd w:id="919"/>
      <w:bookmarkEnd w:id="920"/>
      <w:bookmarkEnd w:id="921"/>
      <w:bookmarkEnd w:id="922"/>
      <w:bookmarkEnd w:id="923"/>
      <w:bookmarkEnd w:id="924"/>
      <w:bookmarkEnd w:id="925"/>
      <w:bookmarkEnd w:id="926"/>
      <w:bookmarkEnd w:id="927"/>
      <w:r>
        <w:rPr/>
      </w:r>
      <w:r>
        <w:rPr/>
      </w:r>
      <w:r>
        <w:fldChar w:fldCharType="end"/>
      </w:r>
      <w:r>
        <w:fldChar w:fldCharType="begin"/>
      </w:r>
      <w:r>
        <w:instrText>ADDIN EN.CITE.DATA</w:instrText>
      </w:r>
      <w:r>
        <w:fldChar w:fldCharType="separate"/>
      </w:r>
      <w:bookmarkStart w:id="941" w:name="__Fieldmark__3702_3642959469"/>
      <w:bookmarkStart w:id="942" w:name="__Fieldmark__2951_208418766"/>
      <w:bookmarkStart w:id="943" w:name="__Fieldmark__2810_545160095"/>
      <w:bookmarkStart w:id="944" w:name="__Fieldmark__2529_3310317172"/>
      <w:bookmarkStart w:id="945" w:name="__Fieldmark__2419_2280461051"/>
      <w:bookmarkStart w:id="946" w:name="__Fieldmark__9207_1777031281"/>
      <w:bookmarkStart w:id="947" w:name="__Fieldmark__2179_2048093008"/>
      <w:bookmarkStart w:id="948" w:name="__Fieldmark__2240_908293503"/>
      <w:bookmarkStart w:id="949" w:name="__Fieldmark__2492_1561598236"/>
      <w:bookmarkStart w:id="950" w:name="__Fieldmark__3002_2505137388"/>
      <w:bookmarkStart w:id="951" w:name="__Fieldmark__2803_1417665735"/>
      <w:bookmarkStart w:id="952" w:name="__Fieldmark__2917_2403155824"/>
      <w:bookmarkStart w:id="953" w:name="__Fieldmark__3045_249888731"/>
      <w:bookmarkEnd w:id="929"/>
      <w:bookmarkEnd w:id="930"/>
      <w:bookmarkEnd w:id="931"/>
      <w:bookmarkEnd w:id="932"/>
      <w:bookmarkEnd w:id="933"/>
      <w:bookmarkEnd w:id="934"/>
      <w:bookmarkEnd w:id="935"/>
      <w:bookmarkEnd w:id="936"/>
      <w:bookmarkEnd w:id="937"/>
      <w:bookmarkEnd w:id="938"/>
      <w:bookmarkEnd w:id="939"/>
      <w:bookmarkEnd w:id="940"/>
      <w:r>
        <w:rPr/>
      </w:r>
      <w:r>
        <w:rPr/>
      </w:r>
      <w:r>
        <w:fldChar w:fldCharType="end"/>
      </w:r>
      <w:r>
        <w:fldChar w:fldCharType="begin"/>
      </w:r>
      <w:r>
        <w:instrText>ADDIN EN.CITE.DATA</w:instrText>
      </w:r>
      <w:r>
        <w:fldChar w:fldCharType="separate"/>
      </w:r>
      <w:bookmarkStart w:id="954" w:name="__Fieldmark__2973_208418766"/>
      <w:bookmarkStart w:id="955" w:name="__Fieldmark__2828_545160095"/>
      <w:bookmarkStart w:id="956" w:name="__Fieldmark__2543_3310317172"/>
      <w:bookmarkStart w:id="957" w:name="__Fieldmark__2427_2280461051"/>
      <w:bookmarkStart w:id="958" w:name="__Fieldmark__9211_1777031281"/>
      <w:bookmarkStart w:id="959" w:name="__Fieldmark__2181_2048093008"/>
      <w:bookmarkStart w:id="960" w:name="__Fieldmark__2246_908293503"/>
      <w:bookmarkStart w:id="961" w:name="__Fieldmark__2502_1561598236"/>
      <w:bookmarkStart w:id="962" w:name="__Fieldmark__3014_2505137388"/>
      <w:bookmarkStart w:id="963" w:name="__Fieldmark__2819_1417665735"/>
      <w:bookmarkStart w:id="964" w:name="__Fieldmark__2937_2403155824"/>
      <w:bookmarkStart w:id="965" w:name="__Fieldmark__3069_249888731"/>
      <w:bookmarkEnd w:id="942"/>
      <w:bookmarkEnd w:id="943"/>
      <w:bookmarkEnd w:id="944"/>
      <w:bookmarkEnd w:id="945"/>
      <w:bookmarkEnd w:id="946"/>
      <w:bookmarkEnd w:id="947"/>
      <w:bookmarkEnd w:id="948"/>
      <w:bookmarkEnd w:id="949"/>
      <w:bookmarkEnd w:id="950"/>
      <w:bookmarkEnd w:id="951"/>
      <w:bookmarkEnd w:id="952"/>
      <w:bookmarkEnd w:id="953"/>
      <w:r>
        <w:rPr/>
      </w:r>
      <w:r>
        <w:rPr/>
      </w:r>
      <w:r>
        <w:fldChar w:fldCharType="end"/>
      </w:r>
      <w:r>
        <w:fldChar w:fldCharType="begin"/>
      </w:r>
      <w:r>
        <w:instrText>ADDIN EN.CITE.DATA</w:instrText>
      </w:r>
      <w:r>
        <w:fldChar w:fldCharType="separate"/>
      </w:r>
      <w:bookmarkStart w:id="966" w:name="__Fieldmark__2995_208418766"/>
      <w:bookmarkStart w:id="967" w:name="__Fieldmark__2846_545160095"/>
      <w:bookmarkStart w:id="968" w:name="__Fieldmark__2557_3310317172"/>
      <w:bookmarkStart w:id="969" w:name="__Fieldmark__2435_2280461051"/>
      <w:bookmarkStart w:id="970" w:name="__Fieldmark__9215_1777031281"/>
      <w:bookmarkStart w:id="971" w:name="__Fieldmark__2183_2048093008"/>
      <w:bookmarkStart w:id="972" w:name="__Fieldmark__2252_908293503"/>
      <w:bookmarkStart w:id="973" w:name="__Fieldmark__2512_1561598236"/>
      <w:bookmarkStart w:id="974" w:name="__Fieldmark__3026_2505137388"/>
      <w:bookmarkStart w:id="975" w:name="__Fieldmark__2835_1417665735"/>
      <w:bookmarkStart w:id="976" w:name="__Fieldmark__2957_2403155824"/>
      <w:bookmarkStart w:id="977" w:name="__Fieldmark__3093_249888731"/>
      <w:bookmarkEnd w:id="954"/>
      <w:bookmarkEnd w:id="955"/>
      <w:bookmarkEnd w:id="956"/>
      <w:bookmarkEnd w:id="957"/>
      <w:bookmarkEnd w:id="958"/>
      <w:bookmarkEnd w:id="959"/>
      <w:bookmarkEnd w:id="960"/>
      <w:bookmarkEnd w:id="961"/>
      <w:bookmarkEnd w:id="962"/>
      <w:bookmarkEnd w:id="963"/>
      <w:bookmarkEnd w:id="964"/>
      <w:bookmarkEnd w:id="965"/>
      <w:r>
        <w:rPr/>
      </w:r>
      <w:r>
        <w:rPr/>
      </w:r>
      <w:r>
        <w:fldChar w:fldCharType="end"/>
      </w:r>
      <w:r>
        <w:fldChar w:fldCharType="begin"/>
      </w:r>
      <w:r>
        <w:instrText>ADDIN EN.CITE.DATA</w:instrText>
      </w:r>
      <w:r>
        <w:fldChar w:fldCharType="separate"/>
      </w:r>
      <w:bookmarkStart w:id="978" w:name="__Fieldmark__3018_208418766"/>
      <w:bookmarkStart w:id="979" w:name="__Fieldmark__2865_545160095"/>
      <w:bookmarkStart w:id="980" w:name="__Fieldmark__2572_3310317172"/>
      <w:bookmarkStart w:id="981" w:name="__Fieldmark__2444_2280461051"/>
      <w:bookmarkStart w:id="982" w:name="__Fieldmark__9220_1777031281"/>
      <w:bookmarkStart w:id="983" w:name="__Fieldmark__2186_2048093008"/>
      <w:bookmarkStart w:id="984" w:name="__Fieldmark__2259_908293503"/>
      <w:bookmarkStart w:id="985" w:name="__Fieldmark__2523_1561598236"/>
      <w:bookmarkStart w:id="986" w:name="__Fieldmark__3039_2505137388"/>
      <w:bookmarkStart w:id="987" w:name="__Fieldmark__2852_1417665735"/>
      <w:bookmarkStart w:id="988" w:name="__Fieldmark__2978_2403155824"/>
      <w:bookmarkStart w:id="989" w:name="__Fieldmark__3118_249888731"/>
      <w:bookmarkEnd w:id="902"/>
      <w:bookmarkEnd w:id="966"/>
      <w:bookmarkEnd w:id="967"/>
      <w:bookmarkEnd w:id="968"/>
      <w:bookmarkEnd w:id="969"/>
      <w:bookmarkEnd w:id="970"/>
      <w:bookmarkEnd w:id="971"/>
      <w:bookmarkEnd w:id="972"/>
      <w:bookmarkEnd w:id="973"/>
      <w:bookmarkEnd w:id="974"/>
      <w:bookmarkEnd w:id="975"/>
      <w:bookmarkEnd w:id="976"/>
      <w:bookmarkEnd w:id="977"/>
      <w:r>
        <w:rPr/>
      </w:r>
      <w:r>
        <w:rPr/>
      </w:r>
      <w:r>
        <w:fldChar w:fldCharType="end"/>
      </w:r>
      <w:r>
        <w:fldChar w:fldCharType="begin"/>
      </w:r>
      <w:r>
        <w:instrText>ADDIN EN.CITE.DATA</w:instrText>
      </w:r>
      <w:r>
        <w:fldChar w:fldCharType="separate"/>
      </w:r>
      <w:bookmarkStart w:id="990" w:name="__Fieldmark__3043_208418766"/>
      <w:bookmarkStart w:id="991" w:name="__Fieldmark__2886_545160095"/>
      <w:bookmarkStart w:id="992" w:name="__Fieldmark__2589_3310317172"/>
      <w:bookmarkStart w:id="993" w:name="__Fieldmark__2455_2280461051"/>
      <w:bookmarkStart w:id="994" w:name="__Fieldmark__9227_1777031281"/>
      <w:bookmarkStart w:id="995" w:name="__Fieldmark__2191_2048093008"/>
      <w:bookmarkStart w:id="996" w:name="__Fieldmark__2268_908293503"/>
      <w:bookmarkStart w:id="997" w:name="__Fieldmark__2536_1561598236"/>
      <w:bookmarkStart w:id="998" w:name="__Fieldmark__3054_2505137388"/>
      <w:bookmarkStart w:id="999" w:name="__Fieldmark__2871_1417665735"/>
      <w:bookmarkStart w:id="1000" w:name="__Fieldmark__3001_2403155824"/>
      <w:bookmarkStart w:id="1001" w:name="__Fieldmark__3145_249888731"/>
      <w:bookmarkEnd w:id="822"/>
      <w:bookmarkEnd w:id="849"/>
      <w:bookmarkEnd w:id="875"/>
      <w:bookmarkEnd w:id="978"/>
      <w:bookmarkEnd w:id="979"/>
      <w:bookmarkEnd w:id="980"/>
      <w:bookmarkEnd w:id="981"/>
      <w:bookmarkEnd w:id="982"/>
      <w:bookmarkEnd w:id="983"/>
      <w:bookmarkEnd w:id="984"/>
      <w:bookmarkEnd w:id="985"/>
      <w:bookmarkEnd w:id="986"/>
      <w:bookmarkEnd w:id="987"/>
      <w:bookmarkEnd w:id="988"/>
      <w:bookmarkEnd w:id="989"/>
      <w:r>
        <w:rPr/>
      </w:r>
      <w:r>
        <w:rPr/>
      </w:r>
      <w:r>
        <w:fldChar w:fldCharType="end"/>
      </w:r>
      <w:r>
        <w:fldChar w:fldCharType="begin"/>
      </w:r>
      <w:r>
        <w:instrText>ADDIN EN.CITE.DATA</w:instrText>
      </w:r>
      <w:r>
        <w:fldChar w:fldCharType="separate"/>
      </w:r>
      <w:bookmarkStart w:id="1002" w:name="__Fieldmark__3065_208418766"/>
      <w:bookmarkStart w:id="1003" w:name="__Fieldmark__2904_545160095"/>
      <w:bookmarkStart w:id="1004" w:name="__Fieldmark__2603_3310317172"/>
      <w:bookmarkStart w:id="1005" w:name="__Fieldmark__2463_2280461051"/>
      <w:bookmarkStart w:id="1006" w:name="__Fieldmark__9231_1777031281"/>
      <w:bookmarkStart w:id="1007" w:name="__Fieldmark__2193_2048093008"/>
      <w:bookmarkStart w:id="1008" w:name="__Fieldmark__2274_908293503"/>
      <w:bookmarkStart w:id="1009" w:name="__Fieldmark__2546_1561598236"/>
      <w:bookmarkStart w:id="1010" w:name="__Fieldmark__3066_2505137388"/>
      <w:bookmarkStart w:id="1011" w:name="__Fieldmark__2887_1417665735"/>
      <w:bookmarkStart w:id="1012" w:name="__Fieldmark__3021_2403155824"/>
      <w:bookmarkStart w:id="1013" w:name="__Fieldmark__3169_249888731"/>
      <w:bookmarkEnd w:id="990"/>
      <w:bookmarkEnd w:id="991"/>
      <w:bookmarkEnd w:id="992"/>
      <w:bookmarkEnd w:id="993"/>
      <w:bookmarkEnd w:id="994"/>
      <w:bookmarkEnd w:id="995"/>
      <w:bookmarkEnd w:id="996"/>
      <w:bookmarkEnd w:id="997"/>
      <w:bookmarkEnd w:id="998"/>
      <w:bookmarkEnd w:id="999"/>
      <w:bookmarkEnd w:id="1000"/>
      <w:bookmarkEnd w:id="1001"/>
      <w:r>
        <w:rPr/>
        <w:t>(</w:t>
      </w:r>
      <w:bookmarkStart w:id="1014" w:name="__Fieldmark__3087_208418766"/>
      <w:bookmarkStart w:id="1015" w:name="__Fieldmark__2922_545160095"/>
      <w:bookmarkStart w:id="1016" w:name="__Fieldmark__2617_3310317172"/>
      <w:bookmarkStart w:id="1017" w:name="__Fieldmark__2471_2280461051"/>
      <w:bookmarkStart w:id="1018" w:name="__Fieldmark__9235_1777031281"/>
      <w:bookmarkStart w:id="1019" w:name="__Fieldmark__2195_2048093008"/>
      <w:bookmarkStart w:id="1020" w:name="__Fieldmark__2280_908293503"/>
      <w:bookmarkStart w:id="1021" w:name="__Fieldmark__2556_1561598236"/>
      <w:bookmarkStart w:id="1022" w:name="__Fieldmark__3078_2505137388"/>
      <w:bookmarkStart w:id="1023" w:name="__Fieldmark__2903_1417665735"/>
      <w:bookmarkStart w:id="1024" w:name="__Fieldmark__3041_2403155824"/>
      <w:r>
        <w:rPr/>
        <w:t>M</w:t>
      </w:r>
      <w:bookmarkStart w:id="1025" w:name="__Fieldmark__2940_545160095"/>
      <w:bookmarkStart w:id="1026" w:name="__Fieldmark__2631_3310317172"/>
      <w:bookmarkStart w:id="1027" w:name="__Fieldmark__2479_2280461051"/>
      <w:bookmarkStart w:id="1028" w:name="__Fieldmark__9239_1777031281"/>
      <w:bookmarkStart w:id="1029" w:name="__Fieldmark__2197_2048093008"/>
      <w:bookmarkStart w:id="1030" w:name="__Fieldmark__2286_908293503"/>
      <w:bookmarkStart w:id="1031" w:name="__Fieldmark__2566_1561598236"/>
      <w:bookmarkStart w:id="1032" w:name="__Fieldmark__3090_2505137388"/>
      <w:bookmarkStart w:id="1033" w:name="__Fieldmark__2919_1417665735"/>
      <w:bookmarkStart w:id="1034" w:name="__Fieldmark__3061_2403155824"/>
      <w:r>
        <w:rPr/>
        <w:t>o</w:t>
      </w:r>
      <w:bookmarkStart w:id="1035" w:name="__Fieldmark__2959_545160095"/>
      <w:bookmarkStart w:id="1036" w:name="__Fieldmark__2646_3310317172"/>
      <w:bookmarkStart w:id="1037" w:name="__Fieldmark__2488_2280461051"/>
      <w:bookmarkStart w:id="1038" w:name="__Fieldmark__9244_1777031281"/>
      <w:bookmarkStart w:id="1039" w:name="__Fieldmark__2200_2048093008"/>
      <w:bookmarkStart w:id="1040" w:name="__Fieldmark__2293_908293503"/>
      <w:bookmarkStart w:id="1041" w:name="__Fieldmark__2577_1561598236"/>
      <w:bookmarkStart w:id="1042" w:name="__Fieldmark__3103_2505137388"/>
      <w:bookmarkStart w:id="1043" w:name="__Fieldmark__2936_1417665735"/>
      <w:r>
        <w:rPr/>
        <w:t>s</w:t>
      </w:r>
      <w:bookmarkStart w:id="1044" w:name="__Fieldmark__2664_3310317172"/>
      <w:bookmarkStart w:id="1045" w:name="__Fieldmark__2500_2280461051"/>
      <w:bookmarkStart w:id="1046" w:name="__Fieldmark__9252_1777031281"/>
      <w:bookmarkStart w:id="1047" w:name="__Fieldmark__2206_2048093008"/>
      <w:bookmarkStart w:id="1048" w:name="__Fieldmark__2303_908293503"/>
      <w:bookmarkStart w:id="1049" w:name="__Fieldmark__2591_1561598236"/>
      <w:bookmarkStart w:id="1050" w:name="__Fieldmark__3119_2505137388"/>
      <w:bookmarkStart w:id="1051" w:name="__Fieldmark__2956_1417665735"/>
      <w:r>
        <w:rPr/>
        <w:t>e</w:t>
      </w:r>
      <w:bookmarkStart w:id="1052" w:name="__Fieldmark__2678_3310317172"/>
      <w:bookmarkStart w:id="1053" w:name="__Fieldmark__2508_2280461051"/>
      <w:bookmarkStart w:id="1054" w:name="__Fieldmark__9256_1777031281"/>
      <w:bookmarkStart w:id="1055" w:name="__Fieldmark__2208_2048093008"/>
      <w:bookmarkStart w:id="1056" w:name="__Fieldmark__2309_908293503"/>
      <w:bookmarkStart w:id="1057" w:name="__Fieldmark__2601_1561598236"/>
      <w:bookmarkStart w:id="1058" w:name="__Fieldmark__3131_2505137388"/>
      <w:r>
        <w:rPr/>
        <w:t>n</w:t>
      </w:r>
      <w:bookmarkStart w:id="1059" w:name="__Fieldmark__2516_2280461051"/>
      <w:bookmarkStart w:id="1060" w:name="__Fieldmark__9260_1777031281"/>
      <w:bookmarkStart w:id="1061" w:name="__Fieldmark__2210_2048093008"/>
      <w:bookmarkStart w:id="1062" w:name="__Fieldmark__2315_908293503"/>
      <w:bookmarkStart w:id="1063" w:name="__Fieldmark__2611_1561598236"/>
      <w:bookmarkStart w:id="1064" w:name="__Fieldmark__3143_2505137388"/>
      <w:r>
        <w:rPr/>
        <w:t>f</w:t>
      </w:r>
      <w:bookmarkStart w:id="1065" w:name="__Fieldmark__2621_1561598236"/>
      <w:bookmarkStart w:id="1066" w:name="__Fieldmark__2321_908293503"/>
      <w:bookmarkStart w:id="1067" w:name="__Fieldmark__2212_2048093008"/>
      <w:bookmarkStart w:id="1068" w:name="__Fieldmark__9264_1777031281"/>
      <w:bookmarkStart w:id="1069" w:name="__Fieldmark__2524_2280461051"/>
      <w:r>
        <w:rPr/>
        <w:t>e</w:t>
      </w:r>
      <w:bookmarkStart w:id="1070" w:name="__Fieldmark__2327_908293503"/>
      <w:bookmarkStart w:id="1071" w:name="__Fieldmark__2214_2048093008"/>
      <w:bookmarkStart w:id="1072" w:name="__Fieldmark__9268_1777031281"/>
      <w:bookmarkStart w:id="1073" w:name="__Fieldmark__2532_2280461051"/>
      <w:r>
        <w:rPr/>
        <w:t>l</w:t>
      </w:r>
      <w:bookmarkStart w:id="1074" w:name="__Fieldmark__2333_908293503"/>
      <w:bookmarkStart w:id="1075" w:name="__Fieldmark__2216_2048093008"/>
      <w:bookmarkStart w:id="1076" w:name="__Fieldmark__9272_1777031281"/>
      <w:r>
        <w:rPr/>
        <w:t>d</w:t>
      </w:r>
      <w:bookmarkStart w:id="1077" w:name="__Fieldmark__2218_2048093008"/>
      <w:bookmarkStart w:id="1078" w:name="__Fieldmark__9276_1777031281"/>
      <w:r>
        <w:rPr/>
        <w:t>e</w:t>
      </w:r>
      <w:bookmarkStart w:id="1079" w:name="__Fieldmark__2220_2048093008"/>
      <w:r>
        <w:rPr/>
        <w:t>r et al. 2011; Le Vo</w:t>
      </w:r>
      <w:r>
        <w:rPr/>
      </w:r>
      <w:r>
        <w:fldChar w:fldCharType="end"/>
      </w:r>
      <w:bookmarkEnd w:id="784"/>
      <w:bookmarkEnd w:id="809"/>
      <w:bookmarkEnd w:id="835"/>
      <w:bookmarkEnd w:id="862"/>
      <w:bookmarkEnd w:id="888"/>
      <w:bookmarkEnd w:id="915"/>
      <w:bookmarkEnd w:id="928"/>
      <w:bookmarkEnd w:id="94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r>
        <w:rPr/>
        <w:t>ye</w:t>
      </w:r>
      <w:bookmarkEnd w:id="901"/>
      <w:r>
        <w:rPr/>
        <w:t xml:space="preserve">r et al. 2014; </w:t>
      </w:r>
      <w:bookmarkEnd w:id="848"/>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The initial H</w:t>
      </w:r>
      <w:r>
        <w:rPr>
          <w:vertAlign w:val="superscript"/>
        </w:rPr>
        <w:t>+</w:t>
      </w:r>
      <w:r>
        <w:rPr/>
        <w:t xml:space="preserve"> 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1080" w:name="__Fieldmark__3377_249888731"/>
      <w:r>
        <w:rPr/>
        <w:t>(</w:t>
      </w:r>
      <w:bookmarkStart w:id="1081" w:name="__Fieldmark__3270_208418766"/>
      <w:r>
        <w:rPr/>
        <w:t>L</w:t>
      </w:r>
      <w:bookmarkStart w:id="1082" w:name="__Fieldmark__3221_2403155824"/>
      <w:r>
        <w:rPr/>
        <w:t>i</w:t>
      </w:r>
      <w:bookmarkStart w:id="1083" w:name="__Fieldmark__3097_545160095"/>
      <w:r>
        <w:rPr/>
        <w:t>b</w:t>
      </w:r>
      <w:bookmarkStart w:id="1084" w:name="__Fieldmark__3071_1417665735"/>
      <w:r>
        <w:rPr/>
        <w:t>o</w:t>
      </w:r>
      <w:bookmarkStart w:id="1085" w:name="__Fieldmark__2776_3310317172"/>
      <w:r>
        <w:rPr/>
        <w:t>w</w:t>
      </w:r>
      <w:bookmarkStart w:id="1086" w:name="__Fieldmark__3242_2505137388"/>
      <w:r>
        <w:rPr/>
        <w:t>i</w:t>
      </w:r>
      <w:bookmarkStart w:id="1087" w:name="__Fieldmark__2687_1561598236"/>
      <w:r>
        <w:rPr/>
        <w:t>t</w:t>
      </w:r>
      <w:bookmarkStart w:id="1088" w:name="__Fieldmark__2587_2280461051"/>
      <w:r>
        <w:rPr/>
        <w:t>z</w:t>
      </w:r>
      <w:bookmarkStart w:id="1089" w:name="__Fieldmark__2379_908293503"/>
      <w:r>
        <w:rPr/>
        <w:t>k</w:t>
      </w:r>
      <w:bookmarkStart w:id="1090" w:name="__Fieldmark__9315_1777031281"/>
      <w:r>
        <w:rPr/>
        <w:t>y</w:t>
      </w:r>
      <w:bookmarkStart w:id="1091" w:name="__Fieldmark__2273_2048093008"/>
      <w:r>
        <w:rPr/>
        <w:t xml:space="preserve"> </w:t>
      </w:r>
      <w:bookmarkStart w:id="1092" w:name="__Fieldmark__2112_527255555"/>
      <w:r>
        <w:rPr/>
        <w:t>a</w:t>
      </w:r>
      <w:bookmarkStart w:id="1093" w:name="__Fieldmark__2008_3642959469"/>
      <w:r>
        <w:rPr/>
        <w:t>n</w:t>
      </w:r>
      <w:bookmarkStart w:id="1094" w:name="__Fieldmark__1944_2362112943"/>
      <w:r>
        <w:rPr/>
        <w:t>d</w:t>
      </w:r>
      <w:bookmarkStart w:id="1095" w:name="__Fieldmark__1886_2049629825"/>
      <w:r>
        <w:rPr/>
        <w:t xml:space="preserve"> </w:t>
      </w:r>
      <w:bookmarkStart w:id="1096" w:name="__Fieldmark__1828_687217606"/>
      <w:r>
        <w:rPr/>
        <w:t>R</w:t>
      </w:r>
      <w:bookmarkStart w:id="1097" w:name="__Fieldmark__1770_2209115713"/>
      <w:r>
        <w:rPr/>
        <w:t>o</w:t>
      </w:r>
      <w:bookmarkStart w:id="1098" w:name="__Fieldmark__1714_1105856583"/>
      <w:r>
        <w:rPr/>
        <w:t>s</w:t>
      </w:r>
      <w:bookmarkStart w:id="1099" w:name="__Fieldmark__1654_1929513578"/>
      <w:r>
        <w:rPr/>
        <w:t>s</w:t>
      </w:r>
      <w:bookmarkStart w:id="1100" w:name="__Fieldmark__1596_739104655"/>
      <w:r>
        <w:rPr/>
        <w:t>m</w:t>
      </w:r>
      <w:bookmarkStart w:id="1101" w:name="__Fieldmark__1537_462321902"/>
      <w:r>
        <w:rPr/>
        <w:t>a</w:t>
      </w:r>
      <w:bookmarkStart w:id="1102" w:name="__Fieldmark__1477_948816634"/>
      <w:r>
        <w:rPr/>
        <w:t>n</w:t>
      </w:r>
      <w:bookmarkStart w:id="1103" w:name="__Fieldmark__1417_2312622389"/>
      <w:r>
        <w:rPr/>
        <w:t xml:space="preserve"> </w:t>
      </w:r>
      <w:bookmarkStart w:id="1104" w:name="__Fieldmark__1356_2161409428"/>
      <w:r>
        <w:rPr/>
        <w:t>1</w:t>
      </w:r>
      <w:bookmarkStart w:id="1105" w:name="__Fieldmark__1294_188299688"/>
      <w:r>
        <w:rPr/>
        <w:t>9</w:t>
      </w:r>
      <w:bookmarkStart w:id="1106" w:name="__Fieldmark__1231_1216455718"/>
      <w:r>
        <w:rPr/>
        <w:t>9</w:t>
      </w:r>
      <w:bookmarkStart w:id="1107" w:name="__Fieldmark__1168_649753871"/>
      <w:r>
        <w:rPr/>
        <w:t>6</w:t>
      </w:r>
      <w:bookmarkStart w:id="1108" w:name="__Fieldmark__1105_2534479100"/>
      <w:r>
        <w:rPr/>
        <w:t>;</w:t>
      </w:r>
      <w:bookmarkStart w:id="1109" w:name="__Fieldmark__1042_1692434574"/>
      <w:r>
        <w:rPr/>
        <w:t xml:space="preserve"> </w:t>
      </w:r>
      <w:bookmarkStart w:id="1110" w:name="__Fieldmark__979_148202576"/>
      <w:r>
        <w:rPr/>
        <w:t>S</w:t>
      </w:r>
      <w:bookmarkStart w:id="1111" w:name="__Fieldmark__2488_2994147849"/>
      <w:r>
        <w:rPr/>
        <w:t>h</w:t>
      </w:r>
      <w:bookmarkStart w:id="1112" w:name="__Fieldmark__852_3231691474"/>
      <w:r>
        <w:rPr/>
        <w:t>u</w:t>
      </w:r>
      <w:bookmarkStart w:id="1113" w:name="__Fieldmark__788_3149341642"/>
      <w:r>
        <w:rPr/>
        <w:t>a</w:t>
      </w:r>
      <w:bookmarkStart w:id="1114" w:name="__Fieldmark__724_4213078475"/>
      <w:r>
        <w:rPr/>
        <w:t>i</w:t>
      </w:r>
      <w:bookmarkStart w:id="1115" w:name="__Fieldmark__660_4019975519"/>
      <w:r>
        <w:rPr/>
        <w:t xml:space="preserve"> </w:t>
      </w:r>
      <w:bookmarkStart w:id="1116" w:name="__Fieldmark__596_3852820974"/>
      <w:r>
        <w:rPr/>
        <w:t>a</w:t>
      </w:r>
      <w:bookmarkStart w:id="1117" w:name="__Fieldmark__532_3917936936"/>
      <w:r>
        <w:rPr/>
        <w:t>n</w:t>
      </w:r>
      <w:bookmarkStart w:id="1118" w:name="__Fieldmark__468_3265051427"/>
      <w:r>
        <w:rPr/>
        <w:t>d</w:t>
      </w:r>
      <w:bookmarkStart w:id="1119" w:name="__Fieldmark__404_837005789"/>
      <w:r>
        <w:rPr/>
        <w:t xml:space="preserve"> </w:t>
      </w:r>
      <w:bookmarkStart w:id="1120" w:name="__Fieldmark__340_3470823330"/>
      <w:r>
        <w:rPr/>
        <w:t>Y</w:t>
      </w:r>
      <w:bookmarkStart w:id="1121" w:name="__Fieldmark__276_2630548144"/>
      <w:r>
        <w:rPr/>
        <w:t>a</w:t>
      </w:r>
      <w:bookmarkStart w:id="1122" w:name="__Fieldmark__2604_2304565098"/>
      <w:r>
        <w:rPr/>
        <w:t>n</w:t>
      </w:r>
      <w:bookmarkStart w:id="1123" w:name="__Fieldmark__362_2304565098"/>
      <w:r>
        <w:rPr/>
        <w:t>g 2017)</w:t>
      </w:r>
      <w:r>
        <w:rPr/>
      </w:r>
      <w:r>
        <w:fldChar w:fldCharType="end"/>
      </w:r>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124" w:name="__Fieldmark__3552_249888731"/>
      <w:r>
        <w:rPr/>
        <w:t>(</w:t>
      </w:r>
      <w:bookmarkStart w:id="1125" w:name="__Fieldmark__3441_208418766"/>
      <w:r>
        <w:rPr/>
        <w:t>B</w:t>
      </w:r>
      <w:bookmarkStart w:id="1126" w:name="__Fieldmark__3388_2403155824"/>
      <w:r>
        <w:rPr/>
        <w:t>e</w:t>
      </w:r>
      <w:bookmarkStart w:id="1127" w:name="__Fieldmark__3260_545160095"/>
      <w:r>
        <w:rPr/>
        <w:t>l</w:t>
      </w:r>
      <w:bookmarkStart w:id="1128" w:name="__Fieldmark__3230_1417665735"/>
      <w:r>
        <w:rPr/>
        <w:t>l</w:t>
      </w:r>
      <w:bookmarkStart w:id="1129" w:name="__Fieldmark__2931_3310317172"/>
      <w:r>
        <w:rPr/>
        <w:t xml:space="preserve"> </w:t>
      </w:r>
      <w:bookmarkStart w:id="1130" w:name="__Fieldmark__3393_2505137388"/>
      <w:r>
        <w:rPr/>
        <w:t>e</w:t>
      </w:r>
      <w:bookmarkStart w:id="1131" w:name="__Fieldmark__2834_1561598236"/>
      <w:r>
        <w:rPr/>
        <w:t>t</w:t>
      </w:r>
      <w:bookmarkStart w:id="1132" w:name="__Fieldmark__2730_2280461051"/>
      <w:r>
        <w:rPr/>
        <w:t xml:space="preserve"> </w:t>
      </w:r>
      <w:bookmarkStart w:id="1133" w:name="__Fieldmark__2518_908293503"/>
      <w:r>
        <w:rPr/>
        <w:t>a</w:t>
      </w:r>
      <w:bookmarkStart w:id="1134" w:name="__Fieldmark__9450_1777031281"/>
      <w:r>
        <w:rPr/>
        <w:t>l</w:t>
      </w:r>
      <w:bookmarkStart w:id="1135" w:name="__Fieldmark__2404_2048093008"/>
      <w:r>
        <w:rPr/>
        <w:t>.</w:t>
      </w:r>
      <w:bookmarkStart w:id="1136" w:name="__Fieldmark__2239_527255555"/>
      <w:r>
        <w:rPr/>
        <w:t xml:space="preserve"> </w:t>
      </w:r>
      <w:bookmarkStart w:id="1137" w:name="__Fieldmark__2131_3642959469"/>
      <w:r>
        <w:rPr/>
        <w:t>2</w:t>
      </w:r>
      <w:bookmarkStart w:id="1138" w:name="__Fieldmark__2063_2362112943"/>
      <w:r>
        <w:rPr/>
        <w:t>0</w:t>
      </w:r>
      <w:bookmarkStart w:id="1139" w:name="__Fieldmark__2001_2049629825"/>
      <w:r>
        <w:rPr/>
        <w:t>0</w:t>
      </w:r>
      <w:bookmarkStart w:id="1140" w:name="__Fieldmark__1939_687217606"/>
      <w:r>
        <w:rPr/>
        <w:t>3</w:t>
      </w:r>
      <w:bookmarkStart w:id="1141" w:name="__Fieldmark__1877_2209115713"/>
      <w:r>
        <w:rPr/>
        <w:t>;</w:t>
      </w:r>
      <w:bookmarkStart w:id="1142" w:name="__Fieldmark__1817_1105856583"/>
      <w:r>
        <w:rPr/>
        <w:t xml:space="preserve"> </w:t>
      </w:r>
      <w:bookmarkStart w:id="1143" w:name="__Fieldmark__1753_1929513578"/>
      <w:r>
        <w:rPr/>
        <w:t>W</w:t>
      </w:r>
      <w:bookmarkStart w:id="1144" w:name="__Fieldmark__1691_739104655"/>
      <w:r>
        <w:rPr/>
        <w:t>i</w:t>
      </w:r>
      <w:bookmarkStart w:id="1145" w:name="__Fieldmark__1628_462321902"/>
      <w:r>
        <w:rPr/>
        <w:t>t</w:t>
      </w:r>
      <w:bookmarkStart w:id="1146" w:name="__Fieldmark__1564_948816634"/>
      <w:r>
        <w:rPr/>
        <w:t>h</w:t>
      </w:r>
      <w:bookmarkStart w:id="1147" w:name="__Fieldmark__1500_2312622389"/>
      <w:r>
        <w:rPr/>
        <w:t>e</w:t>
      </w:r>
      <w:bookmarkStart w:id="1148" w:name="__Fieldmark__1435_2161409428"/>
      <w:r>
        <w:rPr/>
        <w:t>r</w:t>
      </w:r>
      <w:bookmarkStart w:id="1149" w:name="__Fieldmark__1369_188299688"/>
      <w:r>
        <w:rPr/>
        <w:t>s</w:t>
      </w:r>
      <w:bookmarkStart w:id="1150" w:name="__Fieldmark__1302_1216455718"/>
      <w:r>
        <w:rPr/>
        <w:t xml:space="preserve"> </w:t>
      </w:r>
      <w:bookmarkStart w:id="1151" w:name="__Fieldmark__1235_649753871"/>
      <w:r>
        <w:rPr/>
        <w:t>e</w:t>
      </w:r>
      <w:bookmarkStart w:id="1152" w:name="__Fieldmark__1168_2534479100"/>
      <w:r>
        <w:rPr/>
        <w:t>t</w:t>
      </w:r>
      <w:bookmarkStart w:id="1153" w:name="__Fieldmark__1101_1692434574"/>
      <w:r>
        <w:rPr/>
        <w:t xml:space="preserve"> </w:t>
      </w:r>
      <w:bookmarkStart w:id="1154" w:name="__Fieldmark__1034_148202576"/>
      <w:r>
        <w:rPr/>
        <w:t>a</w:t>
      </w:r>
      <w:bookmarkStart w:id="1155" w:name="__Fieldmark__2539_2994147849"/>
      <w:r>
        <w:rPr/>
        <w:t>l</w:t>
      </w:r>
      <w:bookmarkStart w:id="1156" w:name="__Fieldmark__899_3231691474"/>
      <w:r>
        <w:rPr/>
        <w:t>.</w:t>
      </w:r>
      <w:bookmarkStart w:id="1157" w:name="__Fieldmark__831_3149341642"/>
      <w:r>
        <w:rPr/>
        <w:t xml:space="preserve"> </w:t>
      </w:r>
      <w:bookmarkStart w:id="1158" w:name="__Fieldmark__763_4213078475"/>
      <w:r>
        <w:rPr/>
        <w:t>2</w:t>
      </w:r>
      <w:bookmarkStart w:id="1159" w:name="__Fieldmark__695_4019975519"/>
      <w:r>
        <w:rPr/>
        <w:t>0</w:t>
      </w:r>
      <w:bookmarkStart w:id="1160" w:name="__Fieldmark__627_3852820974"/>
      <w:r>
        <w:rPr/>
        <w:t>1</w:t>
      </w:r>
      <w:bookmarkStart w:id="1161" w:name="__Fieldmark__559_3917936936"/>
      <w:r>
        <w:rPr/>
        <w:t>2</w:t>
      </w:r>
      <w:bookmarkStart w:id="1162" w:name="__Fieldmark__491_3265051427"/>
      <w:r>
        <w:rPr/>
        <w:t>)</w:t>
      </w:r>
      <w:bookmarkStart w:id="1163" w:name="__Fieldmark__423_837005789"/>
      <w:r>
        <w:rPr/>
      </w:r>
      <w:r>
        <w:fldChar w:fldCharType="end"/>
      </w:r>
      <w:bookmarkStart w:id="1164" w:name="__Fieldmark__287_2630548144"/>
      <w:bookmarkStart w:id="1165" w:name="__Fieldmark__370_2304565098"/>
      <w:bookmarkStart w:id="1166" w:name="__Fieldmark__2611_2304565098"/>
      <w:bookmarkStart w:id="1167" w:name="__Fieldmark__355_3470823330"/>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using calibrations similar to those for the SIMS analyses below. These 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168" w:name="__Fieldmark__3745_249888731"/>
      <w:r>
        <w:rPr/>
        <w:t>J</w:t>
      </w:r>
      <w:bookmarkStart w:id="1169" w:name="__Fieldmark__3639_208418766"/>
      <w:r>
        <w:rPr/>
        <w:t>o</w:t>
      </w:r>
      <w:bookmarkStart w:id="1170" w:name="__Fieldmark__3577_2403155824"/>
      <w:r>
        <w:rPr/>
        <w:t>l</w:t>
      </w:r>
      <w:bookmarkStart w:id="1171" w:name="__Fieldmark__3446_545160095"/>
      <w:r>
        <w:rPr/>
        <w:t>l</w:t>
      </w:r>
      <w:bookmarkStart w:id="1172" w:name="__Fieldmark__3413_1417665735"/>
      <w:r>
        <w:rPr/>
        <w:t>a</w:t>
      </w:r>
      <w:bookmarkStart w:id="1173" w:name="__Fieldmark__3110_3310317172"/>
      <w:r>
        <w:rPr/>
        <w:t>n</w:t>
      </w:r>
      <w:bookmarkStart w:id="1174" w:name="__Fieldmark__3581_2505137388"/>
      <w:r>
        <w:rPr/>
        <w:t>d</w:t>
      </w:r>
      <w:bookmarkStart w:id="1175" w:name="__Fieldmark__2997_1561598236"/>
      <w:r>
        <w:rPr/>
        <w:t>s</w:t>
      </w:r>
      <w:bookmarkStart w:id="1176" w:name="__Fieldmark__2889_2280461051"/>
      <w:r>
        <w:rPr/>
        <w:t xml:space="preserve"> </w:t>
      </w:r>
      <w:bookmarkStart w:id="1177" w:name="__Fieldmark__2673_908293503"/>
      <w:r>
        <w:rPr/>
        <w:t>e</w:t>
      </w:r>
      <w:bookmarkStart w:id="1178" w:name="__Fieldmark__9604_1777031281"/>
      <w:r>
        <w:rPr/>
        <w:t>t</w:t>
      </w:r>
      <w:bookmarkStart w:id="1179" w:name="__Fieldmark__2549_2048093008"/>
      <w:r>
        <w:rPr/>
        <w:t xml:space="preserve"> </w:t>
      </w:r>
      <w:bookmarkStart w:id="1180" w:name="__Fieldmark__2380_527255555"/>
      <w:r>
        <w:rPr/>
        <w:t>a</w:t>
      </w:r>
      <w:bookmarkStart w:id="1181" w:name="__Fieldmark__2268_3642959469"/>
      <w:r>
        <w:rPr/>
        <w:t>l</w:t>
      </w:r>
      <w:bookmarkStart w:id="1182" w:name="__Fieldmark__2196_2362112943"/>
      <w:r>
        <w:rPr/>
        <w:t>.</w:t>
      </w:r>
      <w:bookmarkStart w:id="1183" w:name="__Fieldmark__2130_2049629825"/>
      <w:r>
        <w:rPr/>
        <w:t xml:space="preserve"> </w:t>
      </w:r>
      <w:bookmarkStart w:id="1184" w:name="__Fieldmark__2064_687217606"/>
      <w:r>
        <w:rPr/>
        <w:t>(</w:t>
      </w:r>
      <w:bookmarkStart w:id="1185" w:name="__Fieldmark__1998_2209115713"/>
      <w:r>
        <w:rPr/>
        <w:t>2</w:t>
      </w:r>
      <w:bookmarkStart w:id="1186" w:name="__Fieldmark__1934_1105856583"/>
      <w:r>
        <w:rPr/>
        <w:t>0</w:t>
      </w:r>
      <w:bookmarkStart w:id="1187" w:name="__Fieldmark__1866_1929513578"/>
      <w:r>
        <w:rPr/>
        <w:t>1</w:t>
      </w:r>
      <w:bookmarkStart w:id="1188" w:name="__Fieldmark__1800_739104655"/>
      <w:r>
        <w:rPr/>
        <w:t>6</w:t>
      </w:r>
      <w:bookmarkStart w:id="1189" w:name="__Fieldmark__1733_462321902"/>
      <w:r>
        <w:rPr/>
        <w:t>)</w:t>
      </w:r>
      <w:bookmarkStart w:id="1190" w:name="__Fieldmark__1665_948816634"/>
      <w:r>
        <w:rPr/>
      </w:r>
      <w:r>
        <w:fldChar w:fldCharType="end"/>
      </w:r>
      <w:bookmarkStart w:id="1191" w:name="__Fieldmark__1528_2161409428"/>
      <w:bookmarkStart w:id="1192" w:name="__Fieldmark__1387_1216455718"/>
      <w:bookmarkStart w:id="1193" w:name="__Fieldmark__1245_2534479100"/>
      <w:bookmarkStart w:id="1194" w:name="__Fieldmark__1103_148202576"/>
      <w:bookmarkStart w:id="1195" w:name="__Fieldmark__960_3231691474"/>
      <w:bookmarkStart w:id="1196" w:name="__Fieldmark__816_4213078475"/>
      <w:bookmarkStart w:id="1197" w:name="__Fieldmark__672_3852820974"/>
      <w:bookmarkStart w:id="1198" w:name="__Fieldmark__528_3265051427"/>
      <w:bookmarkStart w:id="1199" w:name="__Fieldmark__384_3470823330"/>
      <w:bookmarkStart w:id="1200" w:name="__Fieldmark__2636_2304565098"/>
      <w:bookmarkStart w:id="1201" w:name="__Fieldmark__420_2304565098"/>
      <w:bookmarkStart w:id="1202" w:name="__Fieldmark__312_2630548144"/>
      <w:bookmarkStart w:id="1203" w:name="__Fieldmark__456_837005789"/>
      <w:bookmarkStart w:id="1204" w:name="__Fieldmark__600_3917936936"/>
      <w:bookmarkStart w:id="1205" w:name="__Fieldmark__744_4019975519"/>
      <w:bookmarkStart w:id="1206" w:name="__Fieldmark__888_3149341642"/>
      <w:bookmarkStart w:id="1207" w:name="__Fieldmark__2604_2994147849"/>
      <w:bookmarkStart w:id="1208" w:name="__Fieldmark__1174_1692434574"/>
      <w:bookmarkStart w:id="1209" w:name="__Fieldmark__1316_649753871"/>
      <w:bookmarkStart w:id="1210" w:name="__Fieldmark__1458_188299688"/>
      <w:bookmarkStart w:id="1211" w:name="__Fieldmark__1597_2312622389"/>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212" w:name="__Fieldmark__3913_249888731"/>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213" w:name="__Fieldmark__3804_208418766"/>
      <w:bookmarkStart w:id="1214" w:name="__Fieldmark__3916_249888731"/>
      <w:bookmarkEnd w:id="1212"/>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215" w:name="__Fieldmark__3807_208418766"/>
      <w:bookmarkStart w:id="1216" w:name="__Fieldmark__3739_2403155824"/>
      <w:bookmarkStart w:id="1217" w:name="__Fieldmark__3921_249888731"/>
      <w:bookmarkEnd w:id="1213"/>
      <w:bookmarkEnd w:id="1214"/>
      <w:r>
        <w:rPr/>
        <w:t>(</w:t>
      </w:r>
      <w:bookmarkStart w:id="1218" w:name="__Fieldmark__3812_208418766"/>
      <w:bookmarkStart w:id="1219" w:name="__Fieldmark__3605_545160095"/>
      <w:bookmarkStart w:id="1220" w:name="__Fieldmark__3742_2403155824"/>
      <w:r>
        <w:rPr/>
        <w:t>W</w:t>
      </w:r>
      <w:bookmarkStart w:id="1221" w:name="__Fieldmark__3608_545160095"/>
      <w:bookmarkStart w:id="1222" w:name="__Fieldmark__3569_1417665735"/>
      <w:bookmarkStart w:id="1223" w:name="__Fieldmark__3747_2403155824"/>
      <w:r>
        <w:rPr/>
        <w:t>i</w:t>
      </w:r>
      <w:bookmarkStart w:id="1224" w:name="__Fieldmark__3613_545160095"/>
      <w:bookmarkStart w:id="1225" w:name="__Fieldmark__3263_3310317172"/>
      <w:bookmarkStart w:id="1226" w:name="__Fieldmark__3572_1417665735"/>
      <w:r>
        <w:rPr/>
        <w:t>t</w:t>
      </w:r>
      <w:bookmarkStart w:id="1227" w:name="__Fieldmark__3266_3310317172"/>
      <w:bookmarkStart w:id="1228" w:name="__Fieldmark__3746_2505137388"/>
      <w:bookmarkStart w:id="1229" w:name="__Fieldmark__3577_1417665735"/>
      <w:r>
        <w:rPr/>
        <w:t>h</w:t>
      </w:r>
      <w:bookmarkStart w:id="1230" w:name="__Fieldmark__3271_3310317172"/>
      <w:bookmarkStart w:id="1231" w:name="__Fieldmark__3144_1561598236"/>
      <w:bookmarkStart w:id="1232" w:name="__Fieldmark__3749_2505137388"/>
      <w:r>
        <w:rPr/>
        <w:t>e</w:t>
      </w:r>
      <w:bookmarkStart w:id="1233" w:name="__Fieldmark__3033_2280461051"/>
      <w:bookmarkStart w:id="1234" w:name="__Fieldmark__3147_1561598236"/>
      <w:bookmarkStart w:id="1235" w:name="__Fieldmark__3754_2505137388"/>
      <w:r>
        <w:rPr/>
        <w:t>r</w:t>
      </w:r>
      <w:bookmarkStart w:id="1236" w:name="__Fieldmark__3152_1561598236"/>
      <w:bookmarkStart w:id="1237" w:name="__Fieldmark__2814_908293503"/>
      <w:bookmarkStart w:id="1238" w:name="__Fieldmark__3036_2280461051"/>
      <w:r>
        <w:rPr/>
        <w:t>s</w:t>
      </w:r>
      <w:bookmarkStart w:id="1239" w:name="__Fieldmark__2817_908293503"/>
      <w:bookmarkStart w:id="1240" w:name="__Fieldmark__9742_1777031281"/>
      <w:bookmarkStart w:id="1241" w:name="__Fieldmark__3041_2280461051"/>
      <w:r>
        <w:rPr/>
        <w:t xml:space="preserve"> </w:t>
      </w:r>
      <w:bookmarkStart w:id="1242" w:name="__Fieldmark__2822_908293503"/>
      <w:bookmarkStart w:id="1243" w:name="__Fieldmark__2684_2048093008"/>
      <w:bookmarkStart w:id="1244" w:name="__Fieldmark__9745_1777031281"/>
      <w:r>
        <w:rPr/>
        <w:t>2</w:t>
      </w:r>
      <w:bookmarkStart w:id="1245" w:name="__Fieldmark__2512_527255555"/>
      <w:bookmarkStart w:id="1246" w:name="__Fieldmark__2687_2048093008"/>
      <w:bookmarkStart w:id="1247" w:name="__Fieldmark__9750_1777031281"/>
      <w:r>
        <w:rPr/>
        <w:t>0</w:t>
      </w:r>
      <w:bookmarkStart w:id="1248" w:name="__Fieldmark__2692_2048093008"/>
      <w:bookmarkStart w:id="1249" w:name="__Fieldmark__2397_3642959469"/>
      <w:bookmarkStart w:id="1250" w:name="__Fieldmark__2515_527255555"/>
      <w:r>
        <w:rPr/>
        <w:t>1</w:t>
      </w:r>
      <w:bookmarkStart w:id="1251" w:name="__Fieldmark__2400_3642959469"/>
      <w:bookmarkStart w:id="1252" w:name="__Fieldmark__2322_2362112943"/>
      <w:bookmarkStart w:id="1253" w:name="__Fieldmark__2520_527255555"/>
      <w:r>
        <w:rPr/>
        <w:t>3</w:t>
      </w:r>
      <w:bookmarkStart w:id="1254" w:name="__Fieldmark__2405_3642959469"/>
      <w:bookmarkStart w:id="1255" w:name="__Fieldmark__2253_2049629825"/>
      <w:bookmarkStart w:id="1256" w:name="__Fieldmark__2325_2362112943"/>
      <w:r>
        <w:rPr/>
        <w:t>)</w:t>
      </w:r>
      <w:bookmarkStart w:id="1257" w:name="__Fieldmark__2256_2049629825"/>
      <w:bookmarkStart w:id="1258" w:name="__Fieldmark__2184_687217606"/>
      <w:bookmarkStart w:id="1259" w:name="__Fieldmark__2330_2362112943"/>
      <w:r>
        <w:rPr/>
      </w:r>
      <w:r>
        <w:fldChar w:fldCharType="end"/>
      </w:r>
      <w:bookmarkStart w:id="1260" w:name="__Fieldmark__2118_2209115713"/>
      <w:bookmarkStart w:id="1261" w:name="__Fieldmark__2048_1105856583"/>
      <w:bookmarkStart w:id="1262" w:name="__Fieldmark__2192_687217606"/>
      <w:bookmarkStart w:id="1263" w:name="__Fieldmark__1980_1929513578"/>
      <w:bookmarkStart w:id="1264" w:name="__Fieldmark__1908_739104655"/>
      <w:bookmarkStart w:id="1265" w:name="__Fieldmark__2056_1105856583"/>
      <w:bookmarkStart w:id="1266" w:name="__Fieldmark__1841_462321902"/>
      <w:bookmarkStart w:id="1267" w:name="__Fieldmark__1766_948816634"/>
      <w:bookmarkStart w:id="1268" w:name="__Fieldmark__1916_739104655"/>
      <w:bookmarkStart w:id="1269" w:name="__Fieldmark__1697_2312622389"/>
      <w:bookmarkStart w:id="1270" w:name="__Fieldmark__1621_2161409428"/>
      <w:bookmarkStart w:id="1271" w:name="__Fieldmark__1774_948816634"/>
      <w:bookmarkStart w:id="1272" w:name="__Fieldmark__1550_188299688"/>
      <w:bookmarkStart w:id="1273" w:name="__Fieldmark__1472_1216455718"/>
      <w:bookmarkStart w:id="1274" w:name="__Fieldmark__1629_2161409428"/>
      <w:bookmarkStart w:id="1275" w:name="__Fieldmark__1400_649753871"/>
      <w:bookmarkStart w:id="1276" w:name="__Fieldmark__1324_2534479100"/>
      <w:bookmarkStart w:id="1277" w:name="__Fieldmark__1480_1216455718"/>
      <w:bookmarkStart w:id="1278" w:name="__Fieldmark__1250_1692434574"/>
      <w:bookmarkStart w:id="1279" w:name="__Fieldmark__1172_148202576"/>
      <w:bookmarkStart w:id="1280" w:name="__Fieldmark__1332_2534479100"/>
      <w:bookmarkStart w:id="1281" w:name="__Fieldmark__2672_2994147849"/>
      <w:bookmarkStart w:id="1282" w:name="__Fieldmark__1021_3231691474"/>
      <w:bookmarkStart w:id="1283" w:name="__Fieldmark__1180_148202576"/>
      <w:bookmarkStart w:id="1284" w:name="__Fieldmark__948_3149341642"/>
      <w:bookmarkStart w:id="1285" w:name="__Fieldmark__869_4213078475"/>
      <w:bookmarkStart w:id="1286" w:name="__Fieldmark__1029_3231691474"/>
      <w:bookmarkStart w:id="1287" w:name="__Fieldmark__796_4019975519"/>
      <w:bookmarkStart w:id="1288" w:name="__Fieldmark__720_3852820974"/>
      <w:bookmarkStart w:id="1289" w:name="__Fieldmark__877_4213078475"/>
      <w:bookmarkStart w:id="1290" w:name="__Fieldmark__647_3917936936"/>
      <w:bookmarkStart w:id="1291" w:name="__Fieldmark__568_3265051427"/>
      <w:bookmarkStart w:id="1292" w:name="__Fieldmark__728_3852820974"/>
      <w:bookmarkStart w:id="1293" w:name="__Fieldmark__495_837005789"/>
      <w:bookmarkStart w:id="1294" w:name="__Fieldmark__416_3470823330"/>
      <w:bookmarkStart w:id="1295" w:name="__Fieldmark__576_3265051427"/>
      <w:bookmarkStart w:id="1296" w:name="__Fieldmark__343_2630548144"/>
      <w:bookmarkStart w:id="1297" w:name="__Fieldmark__2660_2304565098"/>
      <w:bookmarkStart w:id="1298" w:name="__Fieldmark__424_3470823330"/>
      <w:bookmarkStart w:id="1299" w:name="__Fieldmark__2665_2304565098"/>
      <w:bookmarkStart w:id="1300" w:name="__Fieldmark__348_2630548144"/>
      <w:bookmarkStart w:id="1301" w:name="__Fieldmark__2663_2304565098"/>
      <w:bookmarkStart w:id="1302" w:name="__Fieldmark__514_2304565098"/>
      <w:bookmarkStart w:id="1303" w:name="__Fieldmark__500_837005789"/>
      <w:bookmarkStart w:id="1304" w:name="__Fieldmark__340_2630548144"/>
      <w:bookmarkStart w:id="1305" w:name="__Fieldmark__419_3470823330"/>
      <w:bookmarkStart w:id="1306" w:name="__Fieldmark__652_3917936936"/>
      <w:bookmarkStart w:id="1307" w:name="__Fieldmark__492_837005789"/>
      <w:bookmarkStart w:id="1308" w:name="__Fieldmark__571_3265051427"/>
      <w:bookmarkStart w:id="1309" w:name="__Fieldmark__801_4019975519"/>
      <w:bookmarkStart w:id="1310" w:name="__Fieldmark__644_3917936936"/>
      <w:bookmarkStart w:id="1311" w:name="__Fieldmark__723_3852820974"/>
      <w:bookmarkStart w:id="1312" w:name="__Fieldmark__953_3149341642"/>
      <w:bookmarkStart w:id="1313" w:name="__Fieldmark__793_4019975519"/>
      <w:bookmarkStart w:id="1314" w:name="__Fieldmark__872_4213078475"/>
      <w:bookmarkStart w:id="1315" w:name="__Fieldmark__2677_2994147849"/>
      <w:bookmarkStart w:id="1316" w:name="__Fieldmark__945_3149341642"/>
      <w:bookmarkStart w:id="1317" w:name="__Fieldmark__1024_3231691474"/>
      <w:bookmarkStart w:id="1318" w:name="__Fieldmark__1255_1692434574"/>
      <w:bookmarkStart w:id="1319" w:name="__Fieldmark__2669_2994147849"/>
      <w:bookmarkStart w:id="1320" w:name="__Fieldmark__1175_148202576"/>
      <w:bookmarkStart w:id="1321" w:name="__Fieldmark__1405_649753871"/>
      <w:bookmarkStart w:id="1322" w:name="__Fieldmark__1247_1692434574"/>
      <w:bookmarkStart w:id="1323" w:name="__Fieldmark__1327_2534479100"/>
      <w:bookmarkStart w:id="1324" w:name="__Fieldmark__1555_188299688"/>
      <w:bookmarkStart w:id="1325" w:name="__Fieldmark__1397_649753871"/>
      <w:bookmarkStart w:id="1326" w:name="__Fieldmark__1475_1216455718"/>
      <w:bookmarkStart w:id="1327" w:name="__Fieldmark__1702_2312622389"/>
      <w:bookmarkStart w:id="1328" w:name="__Fieldmark__1547_188299688"/>
      <w:bookmarkStart w:id="1329" w:name="__Fieldmark__1624_2161409428"/>
      <w:bookmarkStart w:id="1330" w:name="__Fieldmark__1846_462321902"/>
      <w:bookmarkStart w:id="1331" w:name="__Fieldmark__1694_2312622389"/>
      <w:bookmarkStart w:id="1332" w:name="__Fieldmark__1769_948816634"/>
      <w:bookmarkStart w:id="1333" w:name="__Fieldmark__1985_1929513578"/>
      <w:bookmarkStart w:id="1334" w:name="__Fieldmark__1838_462321902"/>
      <w:bookmarkStart w:id="1335" w:name="__Fieldmark__1911_739104655"/>
      <w:bookmarkStart w:id="1336" w:name="__Fieldmark__2123_2209115713"/>
      <w:bookmarkStart w:id="1337" w:name="__Fieldmark__1977_1929513578"/>
      <w:bookmarkStart w:id="1338" w:name="__Fieldmark__2051_1105856583"/>
      <w:bookmarkStart w:id="1339" w:name="__Fieldmark__2261_2049629825"/>
      <w:bookmarkStart w:id="1340" w:name="__Fieldmark__2115_2209115713"/>
      <w:bookmarkStart w:id="1341" w:name="__Fieldmark__2187_687217606"/>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42" w:name="__Fieldmark__4292_249888731"/>
      <w:r>
        <w:rPr/>
        <w:t>(</w:t>
      </w:r>
      <w:bookmarkStart w:id="1343" w:name="__Fieldmark__4174_208418766"/>
      <w:r>
        <w:rPr/>
        <w:t>W</w:t>
      </w:r>
      <w:bookmarkStart w:id="1344" w:name="__Fieldmark__4110_2403155824"/>
      <w:r>
        <w:rPr/>
        <w:t>i</w:t>
      </w:r>
      <w:bookmarkStart w:id="1345" w:name="__Fieldmark__3967_545160095"/>
      <w:r>
        <w:rPr/>
        <w:t>t</w:t>
      </w:r>
      <w:bookmarkStart w:id="1346" w:name="__Fieldmark__3923_1417665735"/>
      <w:r>
        <w:rPr/>
        <w:t>h</w:t>
      </w:r>
      <w:bookmarkStart w:id="1347" w:name="__Fieldmark__3602_3310317172"/>
      <w:r>
        <w:rPr/>
        <w:t>e</w:t>
      </w:r>
      <w:bookmarkStart w:id="1348" w:name="__Fieldmark__4101_2505137388"/>
      <w:r>
        <w:rPr/>
        <w:t>r</w:t>
      </w:r>
      <w:bookmarkStart w:id="1349" w:name="__Fieldmark__3460_1561598236"/>
      <w:r>
        <w:rPr/>
        <w:t>s</w:t>
      </w:r>
      <w:bookmarkStart w:id="1350" w:name="__Fieldmark__3340_2280461051"/>
      <w:r>
        <w:rPr/>
        <w:t xml:space="preserve"> </w:t>
      </w:r>
      <w:bookmarkStart w:id="1351" w:name="__Fieldmark__3112_908293503"/>
      <w:r>
        <w:rPr/>
        <w:t>2</w:t>
      </w:r>
      <w:bookmarkStart w:id="1352" w:name="__Fieldmark__10031_1777031281"/>
      <w:r>
        <w:rPr/>
        <w:t>0</w:t>
      </w:r>
      <w:bookmarkStart w:id="1353" w:name="__Fieldmark__2964_2048093008"/>
      <w:r>
        <w:rPr/>
        <w:t>1</w:t>
      </w:r>
      <w:bookmarkStart w:id="1354" w:name="__Fieldmark__2783_527255555"/>
      <w:r>
        <w:rPr/>
        <w:t>3</w:t>
      </w:r>
      <w:bookmarkStart w:id="1355" w:name="__Fieldmark__2659_3642959469"/>
      <w:r>
        <w:rPr/>
        <w:t>)</w:t>
      </w:r>
      <w:bookmarkStart w:id="1356" w:name="__Fieldmark__2575_2362112943"/>
      <w:r>
        <w:rPr/>
      </w:r>
      <w:r>
        <w:fldChar w:fldCharType="end"/>
      </w:r>
      <w:bookmarkStart w:id="1357" w:name="__Fieldmark__2419_687217606"/>
      <w:bookmarkStart w:id="1358" w:name="__Fieldmark__2265_1105856583"/>
      <w:bookmarkStart w:id="1359" w:name="__Fieldmark__2107_739104655"/>
      <w:bookmarkStart w:id="1360" w:name="__Fieldmark__1947_948816634"/>
      <w:bookmarkStart w:id="1361" w:name="__Fieldmark__1784_2161409428"/>
      <w:bookmarkStart w:id="1362" w:name="__Fieldmark__1617_1216455718"/>
      <w:bookmarkStart w:id="1363" w:name="__Fieldmark__1453_2534479100"/>
      <w:bookmarkStart w:id="1364" w:name="__Fieldmark__1285_148202576"/>
      <w:bookmarkStart w:id="1365" w:name="__Fieldmark__1118_3231691474"/>
      <w:bookmarkStart w:id="1366" w:name="__Fieldmark__950_4213078475"/>
      <w:bookmarkStart w:id="1367" w:name="__Fieldmark__785_3852820974"/>
      <w:bookmarkStart w:id="1368" w:name="__Fieldmark__617_3265051427"/>
      <w:bookmarkStart w:id="1369" w:name="__Fieldmark__449_3470823330"/>
      <w:bookmarkStart w:id="1370" w:name="__Fieldmark__2679_2304565098"/>
      <w:bookmarkStart w:id="1371" w:name="__Fieldmark__487_2304565098"/>
      <w:bookmarkStart w:id="1372" w:name="__Fieldmark__365_2630548144"/>
      <w:bookmarkStart w:id="1373" w:name="__Fieldmark__533_837005789"/>
      <w:bookmarkStart w:id="1374" w:name="__Fieldmark__701_3917936936"/>
      <w:bookmarkStart w:id="1375" w:name="__Fieldmark__866_4019975519"/>
      <w:bookmarkStart w:id="1376" w:name="__Fieldmark__1034_3149341642"/>
      <w:bookmarkStart w:id="1377" w:name="__Fieldmark__2774_2994147849"/>
      <w:bookmarkStart w:id="1378" w:name="__Fieldmark__1368_1692434574"/>
      <w:bookmarkStart w:id="1379" w:name="__Fieldmark__1533_649753871"/>
      <w:bookmarkStart w:id="1380" w:name="__Fieldmark__1701_188299688"/>
      <w:bookmarkStart w:id="1381" w:name="__Fieldmark__1866_2312622389"/>
      <w:bookmarkStart w:id="1382" w:name="__Fieldmark__2028_462321902"/>
      <w:bookmarkStart w:id="1383" w:name="__Fieldmark__2185_1929513578"/>
      <w:bookmarkStart w:id="1384" w:name="__Fieldmark__2341_2209115713"/>
      <w:bookmarkStart w:id="1385" w:name="__Fieldmark__2497_2049629825"/>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r>
        <w:rPr/>
        <w:t xml:space="preserve">. Within this temperature range, given the dimensions of the sample and the diffusivities reported by Kohlstedt and Mackwell (1998), the experiment time of 7 hours should allow the completion of PP-rate diffusion and enter into the stage of diffusion at the slower PVrate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386" w:name="__Fieldmark__4438_249888731"/>
      <w:r>
        <w:rPr/>
        <w:t>(</w:t>
      </w:r>
      <w:bookmarkStart w:id="1387" w:name="__Fieldmark__4317_208418766"/>
      <w:r>
        <w:rPr/>
        <w:t>K</w:t>
      </w:r>
      <w:bookmarkStart w:id="1388" w:name="__Fieldmark__4260_2403155824"/>
      <w:r>
        <w:rPr/>
        <w:t>o</w:t>
      </w:r>
      <w:bookmarkStart w:id="1389" w:name="__Fieldmark__4114_545160095"/>
      <w:r>
        <w:rPr/>
        <w:t>h</w:t>
      </w:r>
      <w:bookmarkStart w:id="1390" w:name="__Fieldmark__4067_1417665735"/>
      <w:r>
        <w:rPr/>
        <w:t>l</w:t>
      </w:r>
      <w:bookmarkStart w:id="1391" w:name="__Fieldmark__3733_3310317172"/>
      <w:r>
        <w:rPr/>
        <w:t>s</w:t>
      </w:r>
      <w:bookmarkStart w:id="1392" w:name="__Fieldmark__4235_2505137388"/>
      <w:r>
        <w:rPr/>
        <w:t>t</w:t>
      </w:r>
      <w:bookmarkStart w:id="1393" w:name="__Fieldmark__3585_1561598236"/>
      <w:r>
        <w:rPr/>
        <w:t>e</w:t>
      </w:r>
      <w:bookmarkStart w:id="1394" w:name="__Fieldmark__3462_2280461051"/>
      <w:r>
        <w:rPr/>
        <w:t>d</w:t>
      </w:r>
      <w:bookmarkStart w:id="1395" w:name="__Fieldmark__3231_908293503"/>
      <w:r>
        <w:rPr/>
        <w:t>t</w:t>
      </w:r>
      <w:bookmarkStart w:id="1396" w:name="__Fieldmark__10147_1777031281"/>
      <w:r>
        <w:rPr/>
        <w:t xml:space="preserve"> </w:t>
      </w:r>
      <w:bookmarkStart w:id="1397" w:name="__Fieldmark__3077_2048093008"/>
      <w:r>
        <w:rPr/>
        <w:t>a</w:t>
      </w:r>
      <w:bookmarkStart w:id="1398" w:name="__Fieldmark__2893_527255555"/>
      <w:r>
        <w:rPr/>
        <w:t>n</w:t>
      </w:r>
      <w:bookmarkStart w:id="1399" w:name="__Fieldmark__2766_3642959469"/>
      <w:r>
        <w:rPr/>
        <w:t>d</w:t>
      </w:r>
      <w:bookmarkStart w:id="1400" w:name="__Fieldmark__2679_2362112943"/>
      <w:r>
        <w:rPr/>
        <w:t xml:space="preserve"> </w:t>
      </w:r>
      <w:bookmarkStart w:id="1401" w:name="__Fieldmark__2598_2049629825"/>
      <w:r>
        <w:rPr/>
        <w:t>M</w:t>
      </w:r>
      <w:bookmarkStart w:id="1402" w:name="__Fieldmark__2517_687217606"/>
      <w:r>
        <w:rPr/>
        <w:t>a</w:t>
      </w:r>
      <w:bookmarkStart w:id="1403" w:name="__Fieldmark__2436_2209115713"/>
      <w:r>
        <w:rPr/>
        <w:t>c</w:t>
      </w:r>
      <w:bookmarkStart w:id="1404" w:name="__Fieldmark__2357_1105856583"/>
      <w:r>
        <w:rPr/>
        <w:t>k</w:t>
      </w:r>
      <w:bookmarkStart w:id="1405" w:name="__Fieldmark__2274_1929513578"/>
      <w:r>
        <w:rPr/>
        <w:t>w</w:t>
      </w:r>
      <w:bookmarkStart w:id="1406" w:name="__Fieldmark__2193_739104655"/>
      <w:r>
        <w:rPr/>
        <w:t>e</w:t>
      </w:r>
      <w:bookmarkStart w:id="1407" w:name="__Fieldmark__2111_462321902"/>
      <w:r>
        <w:rPr/>
        <w:t>l</w:t>
      </w:r>
      <w:bookmarkStart w:id="1408" w:name="__Fieldmark__2027_948816634"/>
      <w:r>
        <w:rPr/>
        <w:t>l</w:t>
      </w:r>
      <w:bookmarkStart w:id="1409" w:name="__Fieldmark__1943_2312622389"/>
      <w:r>
        <w:rPr/>
        <w:t xml:space="preserve"> </w:t>
      </w:r>
      <w:bookmarkStart w:id="1410" w:name="__Fieldmark__1858_2161409428"/>
      <w:r>
        <w:rPr/>
        <w:t>1</w:t>
      </w:r>
      <w:bookmarkStart w:id="1411" w:name="__Fieldmark__1772_188299688"/>
      <w:r>
        <w:rPr/>
        <w:t>9</w:t>
      </w:r>
      <w:bookmarkStart w:id="1412" w:name="__Fieldmark__1685_1216455718"/>
      <w:r>
        <w:rPr/>
        <w:t>9</w:t>
      </w:r>
      <w:bookmarkStart w:id="1413" w:name="__Fieldmark__1598_649753871"/>
      <w:r>
        <w:rPr/>
        <w:t>8</w:t>
      </w:r>
      <w:bookmarkStart w:id="1414" w:name="__Fieldmark__1515_2534479100"/>
      <w:r>
        <w:rPr/>
        <w:t>;</w:t>
      </w:r>
      <w:bookmarkStart w:id="1415" w:name="__Fieldmark__1427_1692434574"/>
      <w:r>
        <w:rPr/>
        <w:t xml:space="preserve"> </w:t>
      </w:r>
      <w:bookmarkStart w:id="1416" w:name="__Fieldmark__1340_148202576"/>
      <w:r>
        <w:rPr/>
        <w:t>D</w:t>
      </w:r>
      <w:bookmarkStart w:id="1417" w:name="__Fieldmark__2825_2994147849"/>
      <w:r>
        <w:rPr/>
        <w:t>e</w:t>
      </w:r>
      <w:bookmarkStart w:id="1418" w:name="__Fieldmark__1165_3231691474"/>
      <w:r>
        <w:rPr/>
        <w:t>m</w:t>
      </w:r>
      <w:bookmarkStart w:id="1419" w:name="__Fieldmark__1077_3149341642"/>
      <w:r>
        <w:rPr/>
        <w:t>o</w:t>
      </w:r>
      <w:bookmarkStart w:id="1420" w:name="__Fieldmark__989_4213078475"/>
      <w:r>
        <w:rPr/>
        <w:t>u</w:t>
      </w:r>
      <w:bookmarkStart w:id="1421" w:name="__Fieldmark__901_4019975519"/>
      <w:r>
        <w:rPr/>
        <w:t>c</w:t>
      </w:r>
      <w:bookmarkStart w:id="1422" w:name="__Fieldmark__816_3852820974"/>
      <w:r>
        <w:rPr/>
        <w:t>h</w:t>
      </w:r>
      <w:bookmarkStart w:id="1423" w:name="__Fieldmark__728_3917936936"/>
      <w:r>
        <w:rPr/>
        <w:t>y</w:t>
      </w:r>
      <w:bookmarkStart w:id="1424" w:name="__Fieldmark__640_3265051427"/>
      <w:r>
        <w:rPr/>
        <w:t xml:space="preserve"> </w:t>
      </w:r>
      <w:bookmarkStart w:id="1425" w:name="__Fieldmark__552_837005789"/>
      <w:r>
        <w:rPr/>
        <w:t>a</w:t>
      </w:r>
      <w:bookmarkStart w:id="1426" w:name="__Fieldmark__464_3470823330"/>
      <w:r>
        <w:rPr/>
        <w:t>n</w:t>
      </w:r>
      <w:bookmarkStart w:id="1427" w:name="__Fieldmark__376_2630548144"/>
      <w:r>
        <w:rPr/>
        <w:t>d</w:t>
      </w:r>
      <w:bookmarkStart w:id="1428" w:name="__Fieldmark__2686_2304565098"/>
      <w:r>
        <w:rPr/>
        <w:t xml:space="preserve"> </w:t>
      </w:r>
      <w:bookmarkStart w:id="1429" w:name="__Fieldmark__502_2304565098"/>
      <w:r>
        <w:rPr/>
        <w:t>Mackwell 2006)</w:t>
      </w:r>
      <w:r>
        <w:rPr/>
      </w:r>
      <w:r>
        <w:fldChar w:fldCharType="end"/>
      </w:r>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A summary of all experimental run conditions is provided in Table 1.</w:t>
      </w:r>
    </w:p>
    <w:p>
      <w:pPr>
        <w:pStyle w:val="Heading2"/>
        <w:rPr/>
      </w:pPr>
      <w:r>
        <w:rPr/>
        <w:t>FTIR</w:t>
      </w:r>
    </w:p>
    <w:p>
      <w:pPr>
        <w:pStyle w:val="Normal"/>
        <w:rPr/>
      </w:pPr>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r>
        <w:rPr>
          <w:i/>
          <w:iCs/>
        </w:rPr>
        <w:t>a</w:t>
      </w:r>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30" w:name="__Fieldmark__4648_249888731"/>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31" w:name="__Fieldmark__4523_208418766"/>
      <w:bookmarkStart w:id="1432" w:name="__Fieldmark__4651_249888731"/>
      <w:bookmarkEnd w:id="1430"/>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33" w:name="__Fieldmark__4813_2403155824"/>
      <w:bookmarkStart w:id="1434" w:name="__Fieldmark__4526_208418766"/>
      <w:bookmarkStart w:id="1435" w:name="__Fieldmark__4656_249888731"/>
      <w:bookmarkEnd w:id="1431"/>
      <w:bookmarkEnd w:id="1432"/>
      <w:r>
        <w:rPr/>
        <w:t>(</w:t>
      </w:r>
      <w:bookmarkStart w:id="1436" w:name="__Fieldmark__4528_208418766"/>
      <w:r>
        <w:rPr/>
        <w:t>B</w:t>
      </w:r>
      <w:bookmarkStart w:id="1437" w:name="__Fieldmark__4663_545160095"/>
      <w:bookmarkStart w:id="1438" w:name="__Fieldmark__4612_1417665735"/>
      <w:r>
        <w:rPr/>
        <w:t>l</w:t>
      </w:r>
      <w:bookmarkStart w:id="1439" w:name="__Fieldmark__4277_3310317172"/>
      <w:r>
        <w:rPr/>
        <w:t>a</w:t>
      </w:r>
      <w:bookmarkStart w:id="1440" w:name="__Fieldmark__4816_2505137388"/>
      <w:r>
        <w:rPr/>
        <w:t>n</w:t>
      </w:r>
      <w:bookmarkStart w:id="1441" w:name="__Fieldmark__4133_1561598236"/>
      <w:r>
        <w:rPr/>
        <w:t>c</w:t>
      </w:r>
      <w:bookmarkStart w:id="1442" w:name="__Fieldmark__4008_2280461051"/>
      <w:r>
        <w:rPr/>
        <w:t>h</w:t>
      </w:r>
      <w:bookmarkStart w:id="1443" w:name="__Fieldmark__3779_908293503"/>
      <w:r>
        <w:rPr/>
        <w:t>a</w:t>
      </w:r>
      <w:bookmarkStart w:id="1444" w:name="__Fieldmark__10321_1777031281"/>
      <w:r>
        <w:rPr/>
        <w:t>r</w:t>
      </w:r>
      <w:bookmarkStart w:id="1445" w:name="__Fieldmark__3242_2048093008"/>
      <w:r>
        <w:rPr/>
        <w:t>d</w:t>
      </w:r>
      <w:bookmarkStart w:id="1446" w:name="__Fieldmark__3291_527255555"/>
      <w:r>
        <w:rPr/>
        <w:t xml:space="preserve"> </w:t>
      </w:r>
      <w:bookmarkStart w:id="1447" w:name="__Fieldmark__3153_3642959469"/>
      <w:r>
        <w:rPr/>
        <w:t>e</w:t>
      </w:r>
      <w:bookmarkStart w:id="1448" w:name="__Fieldmark__3055_2362112943"/>
      <w:r>
        <w:rPr/>
        <w:t>t</w:t>
      </w:r>
      <w:bookmarkStart w:id="1449" w:name="__Fieldmark__2963_2049629825"/>
      <w:r>
        <w:rPr/>
        <w:t xml:space="preserve"> </w:t>
      </w:r>
      <w:bookmarkStart w:id="1450" w:name="__Fieldmark__2871_687217606"/>
      <w:r>
        <w:rPr/>
        <w:t>a</w:t>
      </w:r>
      <w:bookmarkStart w:id="1451" w:name="__Fieldmark__2779_2209115713"/>
      <w:r>
        <w:rPr/>
        <w:t>l</w:t>
      </w:r>
      <w:bookmarkStart w:id="1452" w:name="__Fieldmark__2689_1105856583"/>
      <w:r>
        <w:rPr/>
        <w:t>.</w:t>
      </w:r>
      <w:bookmarkStart w:id="1453" w:name="__Fieldmark__2595_1929513578"/>
      <w:r>
        <w:rPr/>
        <w:t xml:space="preserve"> </w:t>
      </w:r>
      <w:bookmarkStart w:id="1454" w:name="__Fieldmark__2503_739104655"/>
      <w:r>
        <w:rPr/>
        <w:t>2</w:t>
      </w:r>
      <w:bookmarkStart w:id="1455" w:name="__Fieldmark__2410_462321902"/>
      <w:r>
        <w:rPr/>
        <w:t>0</w:t>
      </w:r>
      <w:bookmarkStart w:id="1456" w:name="__Fieldmark__2315_948816634"/>
      <w:r>
        <w:rPr/>
        <w:t>1</w:t>
      </w:r>
      <w:bookmarkStart w:id="1457" w:name="__Fieldmark__2220_2312622389"/>
      <w:r>
        <w:rPr/>
        <w:t>7</w:t>
      </w:r>
      <w:bookmarkStart w:id="1458" w:name="__Fieldmark__2124_2161409428"/>
      <w:r>
        <w:rPr/>
        <w:t>)</w:t>
      </w:r>
      <w:r>
        <w:rPr/>
      </w:r>
      <w:r>
        <w:fldChar w:fldCharType="end"/>
      </w:r>
      <w:bookmarkStart w:id="1459" w:name="__Fieldmark__1831_649753871"/>
      <w:bookmarkStart w:id="1460" w:name="__Fieldmark__1638_1692434574"/>
      <w:bookmarkStart w:id="1461" w:name="__Fieldmark__3012_2994147849"/>
      <w:bookmarkStart w:id="1462" w:name="__Fieldmark__1240_3149341642"/>
      <w:bookmarkStart w:id="1463" w:name="__Fieldmark__1040_4019975519"/>
      <w:bookmarkStart w:id="1464" w:name="__Fieldmark__843_3917936936"/>
      <w:bookmarkStart w:id="1465" w:name="__Fieldmark__643_837005789"/>
      <w:bookmarkStart w:id="1466" w:name="__Fieldmark__443_2630548144"/>
      <w:bookmarkStart w:id="1467" w:name="__Fieldmark__681_2304565098"/>
      <w:bookmarkStart w:id="1468" w:name="__Fieldmark__2741_2304565098"/>
      <w:bookmarkStart w:id="1469" w:name="__Fieldmark__543_3470823330"/>
      <w:bookmarkStart w:id="1470" w:name="__Fieldmark__743_3265051427"/>
      <w:bookmarkStart w:id="1471" w:name="__Fieldmark__943_3852820974"/>
      <w:bookmarkStart w:id="1472" w:name="__Fieldmark__1140_4213078475"/>
      <w:bookmarkStart w:id="1473" w:name="__Fieldmark__1340_3231691474"/>
      <w:bookmarkStart w:id="1474" w:name="__Fieldmark__1539_148202576"/>
      <w:bookmarkStart w:id="1475" w:name="__Fieldmark__1737_2534479100"/>
      <w:bookmarkStart w:id="1476" w:name="__Fieldmark__1929_1216455718"/>
      <w:bookmarkStart w:id="1477" w:name="__Fieldmark__2027_188299688"/>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[Si] peaks and to more directly compare with the results</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478" w:name="__Fieldmark__4816_249888731"/>
      <w:r>
        <w:rPr/>
        <w:t xml:space="preserve"> </w:t>
      </w:r>
      <w:bookmarkStart w:id="1479" w:name="__Fieldmark__4686_208418766"/>
      <w:r>
        <w:rPr/>
        <w:t>o</w:t>
      </w:r>
      <w:bookmarkStart w:id="1480" w:name="__Fieldmark__4970_2403155824"/>
      <w:r>
        <w:rPr/>
        <w:t>f</w:t>
      </w:r>
      <w:bookmarkStart w:id="1481" w:name="__Fieldmark__4817_545160095"/>
      <w:r>
        <w:rPr/>
        <w:t xml:space="preserve"> </w:t>
      </w:r>
      <w:r>
        <w:rPr>
          <w:rFonts w:cs="Times New Roman"/>
          <w:szCs w:val="24"/>
        </w:rPr>
        <w:t>Padrón-Navarta, Hermann, and O’Neill (201</w:t>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482" w:name="__Fieldmark__4829_249888731"/>
      <w:bookmarkEnd w:id="1478"/>
      <w:r>
        <w:rPr/>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483" w:name="__Fieldmark__4694_208418766"/>
      <w:bookmarkStart w:id="1484" w:name="__Fieldmark__4833_249888731"/>
      <w:bookmarkEnd w:id="1479"/>
      <w:bookmarkEnd w:id="1482"/>
      <w:r>
        <w:rPr/>
      </w:r>
      <w:r>
        <w:rPr/>
      </w:r>
      <w:r>
        <w:fldChar w:fldCharType="end"/>
      </w:r>
      <w:bookmarkStart w:id="1485" w:name="__Fieldmark__4275_1561598236"/>
      <w:bookmarkStart w:id="1486" w:name="__Fieldmark__4147_2280461051"/>
      <w:bookmarkStart w:id="1487" w:name="__Fieldmark__3915_908293503"/>
      <w:bookmarkStart w:id="1488" w:name="__Fieldmark__10454_1777031281"/>
      <w:bookmarkStart w:id="1489" w:name="__Fieldmark__3372_2048093008"/>
      <w:bookmarkStart w:id="1490" w:name="__Fieldmark__3418_527255555"/>
      <w:bookmarkStart w:id="1491" w:name="__Fieldmark__3277_3642959469"/>
      <w:bookmarkStart w:id="1492" w:name="__Fieldmark__3176_2362112943"/>
      <w:bookmarkStart w:id="1493" w:name="__Fieldmark__3081_2049629825"/>
      <w:bookmarkStart w:id="1494" w:name="__Fieldmark__2986_687217606"/>
      <w:bookmarkStart w:id="1495" w:name="__Fieldmark__2891_2209115713"/>
      <w:bookmarkStart w:id="1496" w:name="__Fieldmark__2798_1105856583"/>
      <w:bookmarkStart w:id="1497" w:name="__Fieldmark__2701_1929513578"/>
      <w:bookmarkStart w:id="1498" w:name="__Fieldmark__2606_739104655"/>
      <w:bookmarkStart w:id="1499" w:name="__Fieldmark__2509_462321902"/>
      <w:bookmarkStart w:id="1500" w:name="__Fieldmark__2410_948816634"/>
      <w:bookmarkStart w:id="1501" w:name="__Fieldmark__2311_2312622389"/>
      <w:bookmarkStart w:id="1502" w:name="__Fieldmark__2211_2161409428"/>
      <w:bookmarkStart w:id="1503" w:name="__Fieldmark__2110_188299688"/>
      <w:bookmarkStart w:id="1504" w:name="__Fieldmark__2008_1216455718"/>
      <w:bookmarkStart w:id="1505" w:name="__Fieldmark__1906_649753871"/>
      <w:bookmarkStart w:id="1506" w:name="__Fieldmark__1808_2534479100"/>
      <w:bookmarkStart w:id="1507" w:name="__Fieldmark__1705_1692434574"/>
      <w:bookmarkStart w:id="1508" w:name="__Fieldmark__1602_148202576"/>
      <w:bookmarkStart w:id="1509" w:name="__Fieldmark__3071_2994147849"/>
      <w:bookmarkStart w:id="1510" w:name="__Fieldmark__1395_3231691474"/>
      <w:bookmarkStart w:id="1511" w:name="__Fieldmark__1291_3149341642"/>
      <w:bookmarkStart w:id="1512" w:name="__Fieldmark__1187_4213078475"/>
      <w:bookmarkStart w:id="1513" w:name="__Fieldmark__1083_4019975519"/>
      <w:bookmarkStart w:id="1514" w:name="__Fieldmark__982_3852820974"/>
      <w:bookmarkStart w:id="1515" w:name="__Fieldmark__878_3917936936"/>
      <w:bookmarkStart w:id="1516" w:name="__Fieldmark__774_3265051427"/>
      <w:bookmarkStart w:id="1517" w:name="__Fieldmark__670_837005789"/>
      <w:bookmarkStart w:id="1518" w:name="__Fieldmark__566_3470823330"/>
      <w:bookmarkStart w:id="1519" w:name="__Fieldmark__462_2630548144"/>
      <w:bookmarkStart w:id="1520" w:name="__Fieldmark__2756_2304565098"/>
      <w:bookmarkStart w:id="1521" w:name="__Fieldmark__697_2304565098"/>
      <w:bookmarkStart w:id="1522" w:name="__Fieldmark__4703_208418766"/>
      <w:bookmarkStart w:id="1523" w:name="__Fieldmark__4763_1417665735"/>
      <w:bookmarkStart w:id="1524" w:name="__Fieldmark__4425_3310317172"/>
      <w:bookmarkStart w:id="1525" w:name="__Fieldmark__4966_2505137388"/>
      <w:bookmarkEnd w:id="1480"/>
      <w:bookmarkEnd w:id="1481"/>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r>
        <w:rPr>
          <w:rFonts w:cs="Times New Roman"/>
          <w:szCs w:val="24"/>
        </w:rPr>
        <w:t>4)</w:t>
      </w:r>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26" w:name="__Fieldmark__4976_249888731"/>
      <w:r>
        <w:rPr/>
        <w:t>a</w:t>
      </w:r>
      <w:bookmarkStart w:id="1527" w:name="__Fieldmark__4911_208418766"/>
      <w:r>
        <w:rPr/>
        <w:t>l</w:t>
      </w:r>
      <w:bookmarkStart w:id="1528" w:name="__Fieldmark__5150_2403155824"/>
      <w:r>
        <w:rPr/>
        <w:t xml:space="preserve"> </w:t>
      </w:r>
      <w:bookmarkStart w:id="1529" w:name="__Fieldmark__4993_545160095"/>
      <w:r>
        <w:rPr/>
        <w:t>s</w:t>
      </w:r>
      <w:bookmarkStart w:id="1530" w:name="__Fieldmark__4935_1417665735"/>
      <w:r>
        <w:rPr/>
        <w:t>i</w:t>
      </w:r>
      <w:bookmarkStart w:id="1531" w:name="__Fieldmark__4593_3310317172"/>
      <w:r>
        <w:rPr/>
        <w:t>te (Blanchard et al.</w:t>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32" w:name="__Fieldmark__4993_249888731"/>
      <w:bookmarkEnd w:id="1526"/>
      <w:r>
        <w:rPr/>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33" w:name="__Fieldmark__4925_208418766"/>
      <w:bookmarkStart w:id="1534" w:name="__Fieldmark__4997_249888731"/>
      <w:bookmarkEnd w:id="1527"/>
      <w:bookmarkEnd w:id="1532"/>
      <w:r>
        <w:rPr/>
      </w:r>
      <w:r>
        <w:rPr/>
      </w:r>
      <w:r>
        <w:fldChar w:fldCharType="end"/>
      </w:r>
      <w:bookmarkStart w:id="1535" w:name="__Fieldmark__3516_2048093008"/>
      <w:bookmarkStart w:id="1536" w:name="__Fieldmark__3558_527255555"/>
      <w:bookmarkStart w:id="1537" w:name="__Fieldmark__3413_3642959469"/>
      <w:bookmarkStart w:id="1538" w:name="__Fieldmark__3308_2362112943"/>
      <w:bookmarkStart w:id="1539" w:name="__Fieldmark__3209_2049629825"/>
      <w:bookmarkStart w:id="1540" w:name="__Fieldmark__3110_687217606"/>
      <w:bookmarkStart w:id="1541" w:name="__Fieldmark__3011_2209115713"/>
      <w:bookmarkStart w:id="1542" w:name="__Fieldmark__2914_1105856583"/>
      <w:bookmarkStart w:id="1543" w:name="__Fieldmark__2813_1929513578"/>
      <w:bookmarkStart w:id="1544" w:name="__Fieldmark__2714_739104655"/>
      <w:bookmarkStart w:id="1545" w:name="__Fieldmark__2613_462321902"/>
      <w:bookmarkStart w:id="1546" w:name="__Fieldmark__2510_948816634"/>
      <w:bookmarkStart w:id="1547" w:name="__Fieldmark__2407_2312622389"/>
      <w:bookmarkStart w:id="1548" w:name="__Fieldmark__2303_2161409428"/>
      <w:bookmarkStart w:id="1549" w:name="__Fieldmark__2198_188299688"/>
      <w:bookmarkStart w:id="1550" w:name="__Fieldmark__1986_649753871"/>
      <w:bookmarkStart w:id="1551" w:name="__Fieldmark__1777_1692434574"/>
      <w:bookmarkStart w:id="1552" w:name="__Fieldmark__3135_2994147849"/>
      <w:bookmarkStart w:id="1553" w:name="__Fieldmark__1347_3149341642"/>
      <w:bookmarkStart w:id="1554" w:name="__Fieldmark__1131_4019975519"/>
      <w:bookmarkStart w:id="1555" w:name="__Fieldmark__918_3917936936"/>
      <w:bookmarkStart w:id="1556" w:name="__Fieldmark__702_837005789"/>
      <w:bookmarkStart w:id="1557" w:name="__Fieldmark__486_2630548144"/>
      <w:bookmarkStart w:id="1558" w:name="__Fieldmark__722_2304565098"/>
      <w:bookmarkStart w:id="1559" w:name="__Fieldmark__2776_2304565098"/>
      <w:bookmarkStart w:id="1560" w:name="__Fieldmark__594_3470823330"/>
      <w:bookmarkStart w:id="1561" w:name="__Fieldmark__810_3265051427"/>
      <w:bookmarkStart w:id="1562" w:name="__Fieldmark__1026_3852820974"/>
      <w:bookmarkStart w:id="1563" w:name="__Fieldmark__1239_4213078475"/>
      <w:bookmarkStart w:id="1564" w:name="__Fieldmark__1455_3231691474"/>
      <w:bookmarkStart w:id="1565" w:name="__Fieldmark__1670_148202576"/>
      <w:bookmarkStart w:id="1566" w:name="__Fieldmark__1884_2534479100"/>
      <w:bookmarkStart w:id="1567" w:name="__Fieldmark__2092_1216455718"/>
      <w:bookmarkStart w:id="1568" w:name="__Fieldmark__4940_208418766"/>
      <w:bookmarkStart w:id="1569" w:name="__Fieldmark__5130_2505137388"/>
      <w:bookmarkStart w:id="1570" w:name="__Fieldmark__4435_1561598236"/>
      <w:bookmarkStart w:id="1571" w:name="__Fieldmark__4303_2280461051"/>
      <w:bookmarkStart w:id="1572" w:name="__Fieldmark__4067_908293503"/>
      <w:bookmarkStart w:id="1573" w:name="__Fieldmark__10602_1777031281"/>
      <w:bookmarkEnd w:id="1528"/>
      <w:bookmarkEnd w:id="1529"/>
      <w:bookmarkEnd w:id="1530"/>
      <w:bookmarkEnd w:id="1531"/>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r>
        <w:rPr/>
        <w:t xml:space="preserve"> 2017), and the 3236 cm</w:t>
      </w:r>
      <w:r>
        <w:rPr>
          <w:vertAlign w:val="superscript"/>
        </w:rPr>
        <w:t>-1</w:t>
      </w:r>
      <w:r>
        <w:rPr/>
        <w:t xml:space="preserve"> peak, designated [Mg], is likely 2H</w:t>
      </w:r>
      <w:r>
        <w:rPr>
          <w:vertAlign w:val="superscript"/>
        </w:rPr>
        <w:t>+</w:t>
      </w:r>
      <w:r>
        <w:rPr/>
        <w:t xml:space="preserve"> charge-balanced by a M</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574" w:name="__Fieldmark__5126_249888731"/>
      <w:r>
        <w:rPr/>
        <w:t>g</w:t>
      </w:r>
      <w:bookmarkStart w:id="1575" w:name="__Fieldmark__5087_208418766"/>
      <w:r>
        <w:rPr>
          <w:vertAlign w:val="superscript"/>
        </w:rPr>
        <w:t>2</w:t>
      </w:r>
      <w:bookmarkStart w:id="1576" w:name="__Fieldmark__5305_2403155824"/>
      <w:r>
        <w:rPr>
          <w:vertAlign w:val="superscript"/>
        </w:rPr>
        <w:t>+</w:t>
      </w:r>
      <w:bookmarkStart w:id="1577" w:name="__Fieldmark__5145_545160095"/>
      <w:r>
        <w:rPr/>
        <w:t xml:space="preserve"> </w:t>
      </w:r>
      <w:bookmarkStart w:id="1578" w:name="__Fieldmark__5084_1417665735"/>
      <w:r>
        <w:rPr/>
        <w:t>v</w:t>
      </w:r>
      <w:bookmarkStart w:id="1579" w:name="__Fieldmark__4739_3310317172"/>
      <w:r>
        <w:rPr/>
        <w:t>a</w:t>
      </w:r>
      <w:bookmarkStart w:id="1580" w:name="__Fieldmark__5276_2505137388"/>
      <w:r>
        <w:rPr/>
        <w:t>c</w:t>
      </w:r>
      <w:bookmarkStart w:id="1581" w:name="__Fieldmark__4575_1561598236"/>
      <w:r>
        <w:rPr/>
        <w:t>ancy (Berry et</w:t>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582" w:name="__Fieldmark__5149_249888731"/>
      <w:bookmarkEnd w:id="1574"/>
      <w:r>
        <w:rPr/>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583" w:name="__Fieldmark__5107_208418766"/>
      <w:bookmarkStart w:id="1584" w:name="__Fieldmark__5153_249888731"/>
      <w:bookmarkEnd w:id="1575"/>
      <w:bookmarkEnd w:id="1582"/>
      <w:r>
        <w:rPr/>
      </w:r>
      <w:r>
        <w:rPr/>
      </w:r>
      <w:r>
        <w:fldChar w:fldCharType="end"/>
      </w:r>
      <w:bookmarkStart w:id="1585" w:name="__Fieldmark__3325_2049629825"/>
      <w:bookmarkStart w:id="1586" w:name="__Fieldmark__3223_687217606"/>
      <w:bookmarkStart w:id="1587" w:name="__Fieldmark__3121_2209115713"/>
      <w:bookmarkStart w:id="1588" w:name="__Fieldmark__3021_1105856583"/>
      <w:bookmarkStart w:id="1589" w:name="__Fieldmark__2917_1929513578"/>
      <w:bookmarkStart w:id="1590" w:name="__Fieldmark__2815_739104655"/>
      <w:bookmarkStart w:id="1591" w:name="__Fieldmark__2710_462321902"/>
      <w:bookmarkStart w:id="1592" w:name="__Fieldmark__2496_2312622389"/>
      <w:bookmarkStart w:id="1593" w:name="__Fieldmark__2279_188299688"/>
      <w:bookmarkStart w:id="1594" w:name="__Fieldmark__2059_649753871"/>
      <w:bookmarkStart w:id="1595" w:name="__Fieldmark__1842_1692434574"/>
      <w:bookmarkStart w:id="1596" w:name="__Fieldmark__3192_2994147849"/>
      <w:bookmarkStart w:id="1597" w:name="__Fieldmark__1396_3149341642"/>
      <w:bookmarkStart w:id="1598" w:name="__Fieldmark__1172_4019975519"/>
      <w:bookmarkStart w:id="1599" w:name="__Fieldmark__951_3917936936"/>
      <w:bookmarkStart w:id="1600" w:name="__Fieldmark__727_837005789"/>
      <w:bookmarkStart w:id="1601" w:name="__Fieldmark__503_2630548144"/>
      <w:bookmarkStart w:id="1602" w:name="__Fieldmark__738_2304565098"/>
      <w:bookmarkStart w:id="1603" w:name="__Fieldmark__2789_2304565098"/>
      <w:bookmarkStart w:id="1604" w:name="__Fieldmark__615_3470823330"/>
      <w:bookmarkStart w:id="1605" w:name="__Fieldmark__839_3265051427"/>
      <w:bookmarkStart w:id="1606" w:name="__Fieldmark__1063_3852820974"/>
      <w:bookmarkStart w:id="1607" w:name="__Fieldmark__1284_4213078475"/>
      <w:bookmarkStart w:id="1608" w:name="__Fieldmark__1508_3231691474"/>
      <w:bookmarkStart w:id="1609" w:name="__Fieldmark__1731_148202576"/>
      <w:bookmarkStart w:id="1610" w:name="__Fieldmark__1953_2534479100"/>
      <w:bookmarkStart w:id="1611" w:name="__Fieldmark__2169_1216455718"/>
      <w:bookmarkStart w:id="1612" w:name="__Fieldmark__2388_2161409428"/>
      <w:bookmarkStart w:id="1613" w:name="__Fieldmark__2603_948816634"/>
      <w:bookmarkStart w:id="1614" w:name="__Fieldmark__5128_208418766"/>
      <w:bookmarkStart w:id="1615" w:name="__Fieldmark__4440_2280461051"/>
      <w:bookmarkStart w:id="1616" w:name="__Fieldmark__4201_908293503"/>
      <w:bookmarkStart w:id="1617" w:name="__Fieldmark__10733_1777031281"/>
      <w:bookmarkStart w:id="1618" w:name="__Fieldmark__3644_2048093008"/>
      <w:bookmarkStart w:id="1619" w:name="__Fieldmark__3683_527255555"/>
      <w:bookmarkStart w:id="1620" w:name="__Fieldmark__3535_3642959469"/>
      <w:bookmarkStart w:id="1621" w:name="__Fieldmark__3427_2362112943"/>
      <w:bookmarkEnd w:id="1576"/>
      <w:bookmarkEnd w:id="1577"/>
      <w:bookmarkEnd w:id="1578"/>
      <w:bookmarkEnd w:id="1579"/>
      <w:bookmarkEnd w:id="1580"/>
      <w:bookmarkEnd w:id="1581"/>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r>
        <w:rPr/>
        <w:t xml:space="preserve"> al. 2005). </w:t>
      </w:r>
    </w:p>
    <w:p>
      <w:pPr>
        <w:pStyle w:val="Normal"/>
        <w:rPr>
          <w:rFonts w:cs="Calibri"/>
        </w:rPr>
      </w:pPr>
      <w:r>
        <w:rPr>
          <w:rFonts w:cs="Calibri"/>
        </w:rPr>
        <w:t>All of the raw FTIR spectra, baselines, and computer code used to produce all calculations and figures reported in this paper will be made available on GitHub.</w:t>
      </w:r>
    </w:p>
    <w:p>
      <w:pPr>
        <w:pStyle w:val="Caption1"/>
        <w:rPr/>
      </w:pPr>
      <w:bookmarkStart w:id="1622"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622"/>
      <w:r>
        <w:rPr>
          <w:rFonts w:cs="Calibri"/>
        </w:rPr>
        <w:t>. Experimental conditions for San Carlos olivine samples SC1-7 and SC1-2 and Kilauea Iki olivine Kiki</w:t>
      </w:r>
    </w:p>
    <w:tbl>
      <w:tblPr>
        <w:tblW w:w="9360"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8</w:t>
            </w:r>
          </w:p>
        </w:tc>
      </w:tr>
    </w:tbl>
    <w:p>
      <w:pPr>
        <w:pStyle w:val="Table"/>
        <w:rPr/>
      </w:pPr>
      <w:r>
        <w:rPr/>
      </w:r>
    </w:p>
    <w:p>
      <w:pPr>
        <w:pStyle w:val="Table"/>
        <w:rPr/>
      </w:pPr>
      <w:r>
        <w:rPr/>
      </w:r>
    </w:p>
    <w:p>
      <w:pPr>
        <w:pStyle w:val="Table"/>
        <w:rPr>
          <w:rFonts w:cs="Calibri"/>
        </w:rPr>
      </w:pPr>
      <w:r>
        <w:rPr>
          <w:rFonts w:cs="Calibri"/>
        </w:rPr>
      </w:r>
    </w:p>
    <w:p>
      <w:pPr>
        <w:pStyle w:val="Table"/>
        <w:rPr/>
      </w:pPr>
      <w:r>
        <w:rPr/>
      </w:r>
    </w:p>
    <w:p>
      <w:pPr>
        <w:pStyle w:val="Table"/>
        <w:rPr/>
      </w:pPr>
      <w:r>
        <w:rPr/>
      </w:r>
    </w:p>
    <w:p>
      <w:pPr>
        <w:pStyle w:val="Table"/>
        <w:rPr/>
      </w:pPr>
      <w:r>
        <w:rPr/>
      </w:r>
    </w:p>
    <w:p>
      <w:pPr>
        <w:pStyle w:val="Table"/>
        <w:rPr/>
      </w:pPr>
      <w:r>
        <w:fldChar w:fldCharType="begin"/>
      </w:r>
      <w:r/>
      <w:r>
        <w:fldChar w:fldCharType="separate"/>
      </w:r>
      <w:bookmarkStart w:id="1623" w:name="__Fieldmark__5623_249888731"/>
      <w:r>
        <w:rPr/>
      </w:r>
      <w:r>
        <w:rPr/>
      </w:r>
      <w:r>
        <w:fldChar w:fldCharType="end"/>
      </w:r>
      <w:r>
        <w:fldChar w:fldCharType="begin"/>
      </w:r>
      <w:r/>
      <w:r>
        <w:fldChar w:fldCharType="separate"/>
      </w:r>
      <w:bookmarkStart w:id="1624" w:name="__Fieldmark__4612_1417665735111111111111111111111111"/>
      <w:bookmarkStart w:id="1625" w:name="__Fieldmark__4663_545160095111111111111111111111111"/>
      <w:bookmarkStart w:id="1626" w:name="__Fieldmark__19904_2403155824"/>
      <w:bookmarkStart w:id="1627" w:name="__Fieldmark__5634_208418766"/>
      <w:bookmarkStart w:id="1628" w:name="__Fieldmark__5629_249888731"/>
      <w:bookmarkEnd w:id="1623"/>
      <w:r>
        <w:rPr/>
      </w:r>
      <w:r>
        <w:rPr/>
      </w:r>
      <w:r>
        <w:fldChar w:fldCharType="end"/>
      </w:r>
      <w:r>
        <w:fldChar w:fldCharType="begin"/>
      </w:r>
      <w:r/>
      <w:r>
        <w:fldChar w:fldCharType="separate"/>
      </w:r>
      <w:bookmarkStart w:id="1629" w:name="__Fieldmark__4277_3310317172111111111111111111111111"/>
      <w:bookmarkStart w:id="1630" w:name="__Fieldmark__5637_208418766"/>
      <w:bookmarkStart w:id="1631" w:name="__Fieldmark__5634_249888731"/>
      <w:bookmarkEnd w:id="1627"/>
      <w:bookmarkEnd w:id="1628"/>
      <w:r>
        <w:rPr/>
      </w:r>
      <w:r>
        <w:rPr/>
      </w:r>
      <w:r>
        <w:fldChar w:fldCharType="end"/>
      </w:r>
      <w:r>
        <w:fldChar w:fldCharType="begin"/>
      </w:r>
      <w:r/>
      <w:r>
        <w:fldChar w:fldCharType="separate"/>
      </w:r>
      <w:bookmarkStart w:id="1632" w:name="__Fieldmark__4816_2505137388111111111111111111111111"/>
      <w:bookmarkStart w:id="1633" w:name="__Fieldmark__5640_208418766"/>
      <w:bookmarkStart w:id="1634" w:name="__Fieldmark__5639_249888731"/>
      <w:bookmarkEnd w:id="1630"/>
      <w:bookmarkEnd w:id="1631"/>
      <w:r>
        <w:rPr/>
      </w:r>
      <w:r>
        <w:rPr/>
      </w:r>
      <w:r>
        <w:fldChar w:fldCharType="end"/>
      </w:r>
      <w:r>
        <w:fldChar w:fldCharType="begin"/>
      </w:r>
      <w:r/>
      <w:r>
        <w:fldChar w:fldCharType="separate"/>
      </w:r>
      <w:bookmarkStart w:id="1635" w:name="__Fieldmark__4133_1561598236111111111111111111111111"/>
      <w:bookmarkStart w:id="1636" w:name="__Fieldmark__5643_208418766"/>
      <w:bookmarkStart w:id="1637" w:name="__Fieldmark__5644_249888731"/>
      <w:bookmarkEnd w:id="1633"/>
      <w:bookmarkEnd w:id="1634"/>
      <w:r>
        <w:rPr/>
      </w:r>
      <w:r>
        <w:rPr/>
      </w:r>
      <w:r>
        <w:fldChar w:fldCharType="end"/>
      </w:r>
      <w:r>
        <w:fldChar w:fldCharType="begin"/>
      </w:r>
      <w:r/>
      <w:r>
        <w:fldChar w:fldCharType="separate"/>
      </w:r>
      <w:bookmarkStart w:id="1638" w:name="__Fieldmark__4008_2280461051111111111111111111111111"/>
      <w:bookmarkStart w:id="1639" w:name="__Fieldmark__5646_208418766"/>
      <w:bookmarkStart w:id="1640" w:name="__Fieldmark__5649_249888731"/>
      <w:bookmarkEnd w:id="1636"/>
      <w:bookmarkEnd w:id="1637"/>
      <w:r>
        <w:rPr/>
      </w:r>
      <w:r>
        <w:rPr/>
      </w:r>
      <w:r>
        <w:fldChar w:fldCharType="end"/>
      </w:r>
      <w:r>
        <w:fldChar w:fldCharType="begin"/>
      </w:r>
      <w:r/>
      <w:r>
        <w:fldChar w:fldCharType="separate"/>
      </w:r>
      <w:bookmarkStart w:id="1641" w:name="__Fieldmark__3779_908293503111111111111111111111111"/>
      <w:bookmarkStart w:id="1642" w:name="__Fieldmark__5649_208418766"/>
      <w:bookmarkStart w:id="1643" w:name="__Fieldmark__5654_249888731"/>
      <w:bookmarkEnd w:id="1639"/>
      <w:bookmarkEnd w:id="1640"/>
      <w:r>
        <w:rPr/>
      </w:r>
      <w:r>
        <w:rPr/>
      </w:r>
      <w:r>
        <w:fldChar w:fldCharType="end"/>
      </w:r>
      <w:r>
        <w:fldChar w:fldCharType="begin"/>
      </w:r>
      <w:r/>
      <w:r>
        <w:fldChar w:fldCharType="separate"/>
      </w:r>
      <w:bookmarkStart w:id="1644" w:name="__Fieldmark__10321_1777031281111111111111111111111111"/>
      <w:bookmarkStart w:id="1645" w:name="__Fieldmark__5652_208418766"/>
      <w:bookmarkStart w:id="1646" w:name="__Fieldmark__5659_249888731"/>
      <w:bookmarkEnd w:id="1642"/>
      <w:bookmarkEnd w:id="1643"/>
      <w:r>
        <w:rPr/>
      </w:r>
      <w:r>
        <w:rPr/>
      </w:r>
      <w:r>
        <w:fldChar w:fldCharType="end"/>
      </w:r>
      <w:r>
        <w:fldChar w:fldCharType="begin"/>
      </w:r>
      <w:r/>
      <w:r>
        <w:fldChar w:fldCharType="separate"/>
      </w:r>
      <w:bookmarkStart w:id="1647" w:name="__Fieldmark__3242_2048093008111111111111111111111111"/>
      <w:bookmarkStart w:id="1648" w:name="__Fieldmark__5655_208418766"/>
      <w:bookmarkStart w:id="1649" w:name="__Fieldmark__5664_249888731"/>
      <w:bookmarkEnd w:id="1645"/>
      <w:bookmarkEnd w:id="1646"/>
      <w:r>
        <w:rPr/>
      </w:r>
      <w:r>
        <w:rPr/>
      </w:r>
      <w:r>
        <w:fldChar w:fldCharType="end"/>
      </w:r>
      <w:r>
        <w:fldChar w:fldCharType="begin"/>
      </w:r>
      <w:r/>
      <w:r>
        <w:fldChar w:fldCharType="separate"/>
      </w:r>
      <w:bookmarkStart w:id="1650" w:name="__Fieldmark__3291_527255555111111111111111111111111"/>
      <w:bookmarkStart w:id="1651" w:name="__Fieldmark__5658_208418766"/>
      <w:bookmarkStart w:id="1652" w:name="__Fieldmark__5669_249888731"/>
      <w:bookmarkEnd w:id="1648"/>
      <w:bookmarkEnd w:id="1649"/>
      <w:r>
        <w:rPr/>
      </w:r>
      <w:r>
        <w:rPr/>
      </w:r>
      <w:r>
        <w:fldChar w:fldCharType="end"/>
      </w:r>
      <w:r>
        <w:fldChar w:fldCharType="begin"/>
      </w:r>
      <w:r/>
      <w:r>
        <w:fldChar w:fldCharType="separate"/>
      </w:r>
      <w:bookmarkStart w:id="1653" w:name="__Fieldmark__3153_3642959469111111111111111111111111"/>
      <w:bookmarkStart w:id="1654" w:name="__Fieldmark__5661_208418766"/>
      <w:bookmarkStart w:id="1655" w:name="__Fieldmark__5674_249888731"/>
      <w:bookmarkEnd w:id="1651"/>
      <w:bookmarkEnd w:id="1652"/>
      <w:r>
        <w:rPr/>
      </w:r>
      <w:r>
        <w:rPr/>
      </w:r>
      <w:r>
        <w:fldChar w:fldCharType="end"/>
      </w:r>
      <w:r>
        <w:fldChar w:fldCharType="begin"/>
      </w:r>
      <w:r/>
      <w:r>
        <w:fldChar w:fldCharType="separate"/>
      </w:r>
      <w:bookmarkStart w:id="1656" w:name="__Fieldmark__3055_2362112943111111111111111111111111"/>
      <w:bookmarkStart w:id="1657" w:name="__Fieldmark__5664_208418766"/>
      <w:bookmarkStart w:id="1658" w:name="__Fieldmark__5679_249888731"/>
      <w:bookmarkEnd w:id="1654"/>
      <w:bookmarkEnd w:id="1655"/>
      <w:r>
        <w:rPr/>
      </w:r>
      <w:r>
        <w:rPr/>
      </w:r>
      <w:r>
        <w:fldChar w:fldCharType="end"/>
      </w:r>
      <w:r>
        <w:fldChar w:fldCharType="begin"/>
      </w:r>
      <w:r/>
      <w:r>
        <w:fldChar w:fldCharType="separate"/>
      </w:r>
      <w:bookmarkStart w:id="1659" w:name="__Fieldmark__2963_2049629825111111111111111111111111"/>
      <w:bookmarkStart w:id="1660" w:name="__Fieldmark__5667_208418766"/>
      <w:bookmarkStart w:id="1661" w:name="__Fieldmark__5684_249888731"/>
      <w:bookmarkEnd w:id="1657"/>
      <w:bookmarkEnd w:id="1658"/>
      <w:r>
        <w:rPr/>
      </w:r>
      <w:r>
        <w:rPr/>
      </w:r>
      <w:r>
        <w:fldChar w:fldCharType="end"/>
      </w:r>
      <w:r>
        <w:fldChar w:fldCharType="begin"/>
      </w:r>
      <w:r/>
      <w:r>
        <w:fldChar w:fldCharType="separate"/>
      </w:r>
      <w:bookmarkStart w:id="1662" w:name="__Fieldmark__2871_687217606111111111111111111111111"/>
      <w:bookmarkStart w:id="1663" w:name="__Fieldmark__5670_208418766"/>
      <w:bookmarkStart w:id="1664" w:name="__Fieldmark__5689_249888731"/>
      <w:bookmarkEnd w:id="1660"/>
      <w:bookmarkEnd w:id="1661"/>
      <w:r>
        <w:rPr/>
      </w:r>
      <w:r>
        <w:rPr/>
      </w:r>
      <w:r>
        <w:fldChar w:fldCharType="end"/>
      </w:r>
      <w:r>
        <w:fldChar w:fldCharType="begin"/>
      </w:r>
      <w:r/>
      <w:r>
        <w:fldChar w:fldCharType="separate"/>
      </w:r>
      <w:bookmarkStart w:id="1665" w:name="__Fieldmark__2779_2209115713111111111111111111111111"/>
      <w:bookmarkStart w:id="1666" w:name="__Fieldmark__5673_208418766"/>
      <w:bookmarkStart w:id="1667" w:name="__Fieldmark__5694_249888731"/>
      <w:bookmarkEnd w:id="1663"/>
      <w:bookmarkEnd w:id="1664"/>
      <w:r>
        <w:rPr/>
      </w:r>
      <w:r>
        <w:rPr/>
      </w:r>
      <w:r>
        <w:fldChar w:fldCharType="end"/>
      </w:r>
      <w:r>
        <w:fldChar w:fldCharType="begin"/>
      </w:r>
      <w:r/>
      <w:r>
        <w:fldChar w:fldCharType="separate"/>
      </w:r>
      <w:bookmarkStart w:id="1668" w:name="__Fieldmark__2689_1105856583111111111111111111111111"/>
      <w:bookmarkStart w:id="1669" w:name="__Fieldmark__5676_208418766"/>
      <w:bookmarkStart w:id="1670" w:name="__Fieldmark__5699_249888731"/>
      <w:bookmarkEnd w:id="1666"/>
      <w:bookmarkEnd w:id="1667"/>
      <w:r>
        <w:rPr/>
      </w:r>
      <w:r>
        <w:rPr/>
      </w:r>
      <w:r>
        <w:fldChar w:fldCharType="end"/>
      </w:r>
      <w:r>
        <w:fldChar w:fldCharType="begin"/>
      </w:r>
      <w:r/>
      <w:r>
        <w:fldChar w:fldCharType="separate"/>
      </w:r>
      <w:bookmarkStart w:id="1671" w:name="__Fieldmark__2595_1929513578111111111111111111111111"/>
      <w:bookmarkStart w:id="1672" w:name="__Fieldmark__5679_208418766"/>
      <w:bookmarkStart w:id="1673" w:name="__Fieldmark__5704_249888731"/>
      <w:bookmarkEnd w:id="1669"/>
      <w:bookmarkEnd w:id="1670"/>
      <w:r>
        <w:rPr/>
      </w:r>
      <w:r>
        <w:rPr/>
      </w:r>
      <w:r>
        <w:fldChar w:fldCharType="end"/>
      </w:r>
      <w:r>
        <w:fldChar w:fldCharType="begin"/>
      </w:r>
      <w:r/>
      <w:r>
        <w:fldChar w:fldCharType="separate"/>
      </w:r>
      <w:bookmarkStart w:id="1674" w:name="__Fieldmark__2503_739104655111111111111111111111111"/>
      <w:bookmarkStart w:id="1675" w:name="__Fieldmark__5682_208418766"/>
      <w:bookmarkStart w:id="1676" w:name="__Fieldmark__5709_249888731"/>
      <w:bookmarkEnd w:id="1672"/>
      <w:bookmarkEnd w:id="1673"/>
      <w:r>
        <w:rPr/>
      </w:r>
      <w:r>
        <w:rPr/>
      </w:r>
      <w:r>
        <w:fldChar w:fldCharType="end"/>
      </w:r>
      <w:r>
        <w:fldChar w:fldCharType="begin"/>
      </w:r>
      <w:r/>
      <w:r>
        <w:fldChar w:fldCharType="separate"/>
      </w:r>
      <w:bookmarkStart w:id="1677" w:name="__Fieldmark__2410_462321902111111111111111111111111"/>
      <w:bookmarkStart w:id="1678" w:name="__Fieldmark__5685_208418766"/>
      <w:bookmarkStart w:id="1679" w:name="__Fieldmark__5714_249888731"/>
      <w:bookmarkEnd w:id="1675"/>
      <w:bookmarkEnd w:id="1676"/>
      <w:r>
        <w:rPr/>
      </w:r>
      <w:r>
        <w:rPr/>
      </w:r>
      <w:r>
        <w:fldChar w:fldCharType="end"/>
      </w:r>
      <w:r>
        <w:fldChar w:fldCharType="begin"/>
      </w:r>
      <w:r/>
      <w:r>
        <w:fldChar w:fldCharType="separate"/>
      </w:r>
      <w:bookmarkStart w:id="1680" w:name="__Fieldmark__2315_948816634111111111111111111111111"/>
      <w:bookmarkStart w:id="1681" w:name="__Fieldmark__5688_208418766"/>
      <w:bookmarkStart w:id="1682" w:name="__Fieldmark__5719_249888731"/>
      <w:bookmarkEnd w:id="1678"/>
      <w:bookmarkEnd w:id="1679"/>
      <w:r>
        <w:rPr/>
      </w:r>
      <w:r>
        <w:rPr/>
      </w:r>
      <w:r>
        <w:fldChar w:fldCharType="end"/>
      </w:r>
      <w:r>
        <w:fldChar w:fldCharType="begin"/>
      </w:r>
      <w:r/>
      <w:r>
        <w:fldChar w:fldCharType="separate"/>
      </w:r>
      <w:bookmarkStart w:id="1683" w:name="__Fieldmark__2220_2312622389111111111111111111111111"/>
      <w:bookmarkStart w:id="1684" w:name="__Fieldmark__5691_208418766"/>
      <w:bookmarkStart w:id="1685" w:name="__Fieldmark__5724_249888731"/>
      <w:bookmarkEnd w:id="1681"/>
      <w:bookmarkEnd w:id="1682"/>
      <w:r>
        <w:rPr/>
      </w:r>
      <w:r>
        <w:rPr/>
      </w:r>
      <w:r>
        <w:fldChar w:fldCharType="end"/>
      </w:r>
      <w:r>
        <w:fldChar w:fldCharType="begin"/>
      </w:r>
      <w:r/>
      <w:r>
        <w:fldChar w:fldCharType="separate"/>
      </w:r>
      <w:bookmarkStart w:id="1686" w:name="__Fieldmark__5694_208418766"/>
      <w:bookmarkStart w:id="1687" w:name="__Fieldmark__2124_2161409428111111111111111111111111"/>
      <w:bookmarkStart w:id="1688" w:name="__Fieldmark__5729_249888731"/>
      <w:bookmarkEnd w:id="1684"/>
      <w:bookmarkEnd w:id="1685"/>
      <w:r>
        <w:rPr/>
      </w:r>
      <w:r>
        <w:rPr/>
      </w:r>
      <w:r>
        <w:fldChar w:fldCharType="end"/>
      </w:r>
      <w:r>
        <w:fldChar w:fldCharType="begin"/>
      </w:r>
      <w:r/>
      <w:r>
        <w:fldChar w:fldCharType="separate"/>
      </w:r>
      <w:bookmarkStart w:id="1689" w:name="__Fieldmark__19946_2403155824"/>
      <w:bookmarkStart w:id="1690" w:name="__Fieldmark__4817_545160095111111111111111111111111"/>
      <w:bookmarkStart w:id="1691" w:name="__Fieldmark__5812_208418766"/>
      <w:bookmarkStart w:id="1692" w:name="__Fieldmark__5758_249888731"/>
      <w:bookmarkEnd w:id="1624"/>
      <w:bookmarkEnd w:id="1625"/>
      <w:bookmarkEnd w:id="1626"/>
      <w:bookmarkEnd w:id="1629"/>
      <w:bookmarkEnd w:id="1632"/>
      <w:bookmarkEnd w:id="1635"/>
      <w:bookmarkEnd w:id="1638"/>
      <w:bookmarkEnd w:id="1641"/>
      <w:bookmarkEnd w:id="1644"/>
      <w:bookmarkEnd w:id="1647"/>
      <w:bookmarkEnd w:id="1650"/>
      <w:bookmarkEnd w:id="1653"/>
      <w:bookmarkEnd w:id="1656"/>
      <w:bookmarkEnd w:id="1659"/>
      <w:bookmarkEnd w:id="1662"/>
      <w:bookmarkEnd w:id="1665"/>
      <w:bookmarkEnd w:id="1668"/>
      <w:bookmarkEnd w:id="1671"/>
      <w:bookmarkEnd w:id="1674"/>
      <w:bookmarkEnd w:id="1677"/>
      <w:bookmarkEnd w:id="1680"/>
      <w:bookmarkEnd w:id="1683"/>
      <w:bookmarkEnd w:id="1686"/>
      <w:bookmarkEnd w:id="1687"/>
      <w:bookmarkEnd w:id="1688"/>
      <w:r>
        <w:rPr/>
      </w:r>
      <w:r>
        <w:rPr/>
      </w:r>
      <w:r>
        <w:fldChar w:fldCharType="end"/>
      </w:r>
      <w:r>
        <w:fldChar w:fldCharType="begin"/>
      </w:r>
      <w:r/>
      <w:r>
        <w:fldChar w:fldCharType="separate"/>
      </w:r>
      <w:bookmarkStart w:id="1693" w:name="__Fieldmark__5820_208418766"/>
      <w:bookmarkStart w:id="1694" w:name="__Fieldmark__5762_249888731"/>
      <w:bookmarkEnd w:id="1691"/>
      <w:bookmarkEnd w:id="1692"/>
      <w:r>
        <w:rPr/>
      </w:r>
      <w:r>
        <w:rPr/>
      </w:r>
      <w:r>
        <w:fldChar w:fldCharType="end"/>
      </w:r>
      <w:r>
        <w:fldChar w:fldCharType="begin"/>
      </w:r>
      <w:r/>
      <w:r>
        <w:fldChar w:fldCharType="separate"/>
      </w:r>
      <w:bookmarkStart w:id="1695" w:name="__Fieldmark__4763_1417665735111111111111111111111111"/>
      <w:bookmarkStart w:id="1696" w:name="__Fieldmark__4425_3310317172111111111111111111111111"/>
      <w:bookmarkStart w:id="1697" w:name="__Fieldmark__4966_2505137388111111111111111111111111"/>
      <w:bookmarkStart w:id="1698" w:name="__Fieldmark__5829_208418766"/>
      <w:bookmarkStart w:id="1699" w:name="__Fieldmark__5769_249888731"/>
      <w:bookmarkEnd w:id="1693"/>
      <w:bookmarkEnd w:id="1694"/>
      <w:r>
        <w:rPr/>
      </w:r>
      <w:r>
        <w:rPr/>
      </w:r>
      <w:r>
        <w:fldChar w:fldCharType="end"/>
      </w:r>
      <w:r>
        <w:fldChar w:fldCharType="begin"/>
      </w:r>
      <w:r/>
      <w:r>
        <w:fldChar w:fldCharType="separate"/>
      </w:r>
      <w:bookmarkStart w:id="1700" w:name="__Fieldmark__4275_1561598236111111111111111111111111"/>
      <w:bookmarkStart w:id="1701" w:name="__Fieldmark__4147_2280461051111111111111111111111111"/>
      <w:bookmarkStart w:id="1702" w:name="__Fieldmark__3915_908293503111111111111111111111111"/>
      <w:bookmarkStart w:id="1703" w:name="__Fieldmark__5838_208418766"/>
      <w:bookmarkStart w:id="1704" w:name="__Fieldmark__5776_249888731"/>
      <w:bookmarkEnd w:id="1698"/>
      <w:bookmarkEnd w:id="1699"/>
      <w:r>
        <w:rPr/>
      </w:r>
      <w:r>
        <w:rPr/>
      </w:r>
      <w:r>
        <w:fldChar w:fldCharType="end"/>
      </w:r>
      <w:r>
        <w:fldChar w:fldCharType="begin"/>
      </w:r>
      <w:r/>
      <w:r>
        <w:fldChar w:fldCharType="separate"/>
      </w:r>
      <w:bookmarkStart w:id="1705" w:name="__Fieldmark__10454_1777031281111111111111111111111111"/>
      <w:bookmarkStart w:id="1706" w:name="__Fieldmark__3372_2048093008111111111111111111111111"/>
      <w:bookmarkStart w:id="1707" w:name="__Fieldmark__3418_527255555111111111111111111111111"/>
      <w:bookmarkStart w:id="1708" w:name="__Fieldmark__5847_208418766"/>
      <w:bookmarkStart w:id="1709" w:name="__Fieldmark__5783_249888731"/>
      <w:bookmarkEnd w:id="1703"/>
      <w:bookmarkEnd w:id="1704"/>
      <w:r>
        <w:rPr/>
      </w:r>
      <w:r>
        <w:rPr/>
      </w:r>
      <w:r>
        <w:fldChar w:fldCharType="end"/>
      </w:r>
      <w:r>
        <w:fldChar w:fldCharType="begin"/>
      </w:r>
      <w:r/>
      <w:r>
        <w:fldChar w:fldCharType="separate"/>
      </w:r>
      <w:bookmarkStart w:id="1710" w:name="__Fieldmark__3277_3642959469111111111111111111111111"/>
      <w:bookmarkStart w:id="1711" w:name="__Fieldmark__3176_2362112943111111111111111111111111"/>
      <w:bookmarkStart w:id="1712" w:name="__Fieldmark__3081_2049629825111111111111111111111111"/>
      <w:bookmarkStart w:id="1713" w:name="__Fieldmark__5856_208418766"/>
      <w:bookmarkStart w:id="1714" w:name="__Fieldmark__5790_249888731"/>
      <w:bookmarkEnd w:id="1708"/>
      <w:bookmarkEnd w:id="1709"/>
      <w:r>
        <w:rPr/>
      </w:r>
      <w:r>
        <w:rPr/>
      </w:r>
      <w:r>
        <w:fldChar w:fldCharType="end"/>
      </w:r>
      <w:r>
        <w:fldChar w:fldCharType="begin"/>
      </w:r>
      <w:r/>
      <w:r>
        <w:fldChar w:fldCharType="separate"/>
      </w:r>
      <w:bookmarkStart w:id="1715" w:name="__Fieldmark__2986_687217606111111111111111111111111"/>
      <w:bookmarkStart w:id="1716" w:name="__Fieldmark__2891_2209115713111111111111111111111111"/>
      <w:bookmarkStart w:id="1717" w:name="__Fieldmark__2798_1105856583111111111111111111111111"/>
      <w:bookmarkStart w:id="1718" w:name="__Fieldmark__5865_208418766"/>
      <w:bookmarkStart w:id="1719" w:name="__Fieldmark__5797_249888731"/>
      <w:bookmarkEnd w:id="1713"/>
      <w:bookmarkEnd w:id="1714"/>
      <w:r>
        <w:rPr/>
      </w:r>
      <w:r>
        <w:rPr/>
      </w:r>
      <w:r>
        <w:fldChar w:fldCharType="end"/>
      </w:r>
      <w:r>
        <w:fldChar w:fldCharType="begin"/>
      </w:r>
      <w:r/>
      <w:r>
        <w:fldChar w:fldCharType="separate"/>
      </w:r>
      <w:bookmarkStart w:id="1720" w:name="__Fieldmark__2701_1929513578111111111111111111111111"/>
      <w:bookmarkStart w:id="1721" w:name="__Fieldmark__2606_739104655111111111111111111111111"/>
      <w:bookmarkStart w:id="1722" w:name="__Fieldmark__2509_462321902111111111111111111111111"/>
      <w:bookmarkStart w:id="1723" w:name="__Fieldmark__5874_208418766"/>
      <w:bookmarkStart w:id="1724" w:name="__Fieldmark__5804_249888731"/>
      <w:bookmarkEnd w:id="1718"/>
      <w:bookmarkEnd w:id="1719"/>
      <w:r>
        <w:rPr/>
      </w:r>
      <w:r>
        <w:rPr/>
      </w:r>
      <w:r>
        <w:fldChar w:fldCharType="end"/>
      </w:r>
      <w:r>
        <w:fldChar w:fldCharType="begin"/>
      </w:r>
      <w:r/>
      <w:r>
        <w:fldChar w:fldCharType="separate"/>
      </w:r>
      <w:bookmarkStart w:id="1725" w:name="__Fieldmark__2410_948816634111111111111111111111111"/>
      <w:bookmarkStart w:id="1726" w:name="__Fieldmark__2311_2312622389111111111111111111111111"/>
      <w:bookmarkStart w:id="1727" w:name="__Fieldmark__2211_2161409428111111111111111111111111"/>
      <w:bookmarkStart w:id="1728" w:name="__Fieldmark__5883_208418766"/>
      <w:bookmarkStart w:id="1729" w:name="__Fieldmark__5811_249888731"/>
      <w:bookmarkEnd w:id="1723"/>
      <w:bookmarkEnd w:id="1724"/>
      <w:r>
        <w:rPr/>
      </w:r>
      <w:r>
        <w:rPr/>
      </w:r>
      <w:r>
        <w:fldChar w:fldCharType="end"/>
      </w:r>
      <w:r>
        <w:fldChar w:fldCharType="begin"/>
      </w:r>
      <w:r/>
      <w:r>
        <w:fldChar w:fldCharType="separate"/>
      </w:r>
      <w:bookmarkStart w:id="1730" w:name="__Fieldmark__2110_188299688111111111111111111111111"/>
      <w:bookmarkStart w:id="1731" w:name="__Fieldmark__2008_1216455718111111111111111111111111"/>
      <w:bookmarkStart w:id="1732" w:name="__Fieldmark__1906_649753871111111111111111111111111"/>
      <w:bookmarkStart w:id="1733" w:name="__Fieldmark__5892_208418766"/>
      <w:bookmarkStart w:id="1734" w:name="__Fieldmark__5818_249888731"/>
      <w:bookmarkEnd w:id="1728"/>
      <w:bookmarkEnd w:id="1729"/>
      <w:r>
        <w:rPr/>
      </w:r>
      <w:r>
        <w:rPr/>
      </w:r>
      <w:r>
        <w:fldChar w:fldCharType="end"/>
      </w:r>
      <w:r>
        <w:fldChar w:fldCharType="begin"/>
      </w:r>
      <w:r/>
      <w:r>
        <w:fldChar w:fldCharType="separate"/>
      </w:r>
      <w:bookmarkStart w:id="1735" w:name="__Fieldmark__1808_2534479100111111111111111111111111"/>
      <w:bookmarkStart w:id="1736" w:name="__Fieldmark__1705_1692434574111111111111111111111111"/>
      <w:bookmarkStart w:id="1737" w:name="__Fieldmark__1602_148202576111111111111111111111111"/>
      <w:bookmarkStart w:id="1738" w:name="__Fieldmark__5901_208418766"/>
      <w:bookmarkStart w:id="1739" w:name="__Fieldmark__5825_249888731"/>
      <w:bookmarkEnd w:id="1733"/>
      <w:bookmarkEnd w:id="1734"/>
      <w:r>
        <w:rPr/>
      </w:r>
      <w:r>
        <w:rPr/>
      </w:r>
      <w:r>
        <w:fldChar w:fldCharType="end"/>
      </w:r>
      <w:r>
        <w:fldChar w:fldCharType="begin"/>
      </w:r>
      <w:r/>
      <w:r>
        <w:fldChar w:fldCharType="separate"/>
      </w:r>
      <w:bookmarkStart w:id="1740" w:name="__Fieldmark__3071_2994147849111111111111111111111111"/>
      <w:bookmarkStart w:id="1741" w:name="__Fieldmark__1395_3231691474111111111111111111111111"/>
      <w:bookmarkStart w:id="1742" w:name="__Fieldmark__1291_3149341642111111111111111111111111"/>
      <w:bookmarkStart w:id="1743" w:name="__Fieldmark__5910_208418766"/>
      <w:bookmarkStart w:id="1744" w:name="__Fieldmark__5832_249888731"/>
      <w:bookmarkEnd w:id="1738"/>
      <w:bookmarkEnd w:id="1739"/>
      <w:r>
        <w:rPr/>
      </w:r>
      <w:r>
        <w:rPr/>
      </w:r>
      <w:r>
        <w:fldChar w:fldCharType="end"/>
      </w:r>
      <w:r>
        <w:fldChar w:fldCharType="begin"/>
      </w:r>
      <w:r/>
      <w:r>
        <w:fldChar w:fldCharType="separate"/>
      </w:r>
      <w:bookmarkStart w:id="1745" w:name="__Fieldmark__1187_4213078475111111111111111111111111"/>
      <w:bookmarkStart w:id="1746" w:name="__Fieldmark__1083_4019975519111111111111111111111111"/>
      <w:bookmarkStart w:id="1747" w:name="__Fieldmark__982_3852820974111111111111111111111111"/>
      <w:bookmarkStart w:id="1748" w:name="__Fieldmark__5919_208418766"/>
      <w:bookmarkStart w:id="1749" w:name="__Fieldmark__5839_249888731"/>
      <w:bookmarkEnd w:id="1743"/>
      <w:bookmarkEnd w:id="1744"/>
      <w:r>
        <w:rPr/>
      </w:r>
      <w:r>
        <w:rPr/>
      </w:r>
      <w:r>
        <w:fldChar w:fldCharType="end"/>
      </w:r>
      <w:r>
        <w:fldChar w:fldCharType="begin"/>
      </w:r>
      <w:r/>
      <w:r>
        <w:fldChar w:fldCharType="separate"/>
      </w:r>
      <w:bookmarkStart w:id="1750" w:name="__Fieldmark__878_3917936936111111111111111111111111"/>
      <w:bookmarkStart w:id="1751" w:name="__Fieldmark__774_3265051427111111111111111111111111"/>
      <w:bookmarkStart w:id="1752" w:name="__Fieldmark__670_837005789111111111111111111111111"/>
      <w:bookmarkStart w:id="1753" w:name="__Fieldmark__5928_208418766"/>
      <w:bookmarkStart w:id="1754" w:name="__Fieldmark__5846_249888731"/>
      <w:bookmarkEnd w:id="1748"/>
      <w:bookmarkEnd w:id="1749"/>
      <w:r>
        <w:rPr/>
      </w:r>
      <w:r>
        <w:rPr/>
      </w:r>
      <w:r>
        <w:fldChar w:fldCharType="end"/>
      </w:r>
      <w:r>
        <w:fldChar w:fldCharType="begin"/>
      </w:r>
      <w:r/>
      <w:r>
        <w:fldChar w:fldCharType="separate"/>
      </w:r>
      <w:bookmarkStart w:id="1755" w:name="__Fieldmark__566_3470823330111111111111111111111111"/>
      <w:bookmarkStart w:id="1756" w:name="__Fieldmark__462_2630548144111111111111111111111111"/>
      <w:bookmarkStart w:id="1757" w:name="__Fieldmark__2756_2304565098111111111111111111111111"/>
      <w:bookmarkStart w:id="1758" w:name="__Fieldmark__5937_208418766"/>
      <w:bookmarkStart w:id="1759" w:name="__Fieldmark__5853_249888731"/>
      <w:bookmarkEnd w:id="1753"/>
      <w:bookmarkEnd w:id="1754"/>
      <w:r>
        <w:rPr/>
      </w:r>
      <w:r>
        <w:rPr/>
      </w:r>
      <w:r>
        <w:fldChar w:fldCharType="end"/>
      </w:r>
      <w:r>
        <w:fldChar w:fldCharType="begin"/>
      </w:r>
      <w:r/>
      <w:r>
        <w:fldChar w:fldCharType="separate"/>
      </w:r>
      <w:bookmarkStart w:id="1760" w:name="__Fieldmark__5942_208418766"/>
      <w:bookmarkStart w:id="1761" w:name="__Fieldmark__697_2304565098111111111111111111111111"/>
      <w:bookmarkStart w:id="1762" w:name="__Fieldmark__5858_249888731"/>
      <w:bookmarkEnd w:id="1758"/>
      <w:bookmarkEnd w:id="1759"/>
      <w:r>
        <w:rPr/>
      </w:r>
      <w:r>
        <w:rPr/>
      </w:r>
      <w:r>
        <w:fldChar w:fldCharType="end"/>
      </w:r>
      <w:r>
        <w:fldChar w:fldCharType="begin"/>
      </w:r>
      <w:r/>
      <w:r>
        <w:fldChar w:fldCharType="separate"/>
      </w:r>
      <w:bookmarkStart w:id="1763" w:name="__Fieldmark__5987_208418766"/>
      <w:bookmarkStart w:id="1764" w:name="__Fieldmark__5903_249888731"/>
      <w:bookmarkEnd w:id="1690"/>
      <w:bookmarkEnd w:id="1695"/>
      <w:bookmarkEnd w:id="1696"/>
      <w:bookmarkEnd w:id="1697"/>
      <w:bookmarkEnd w:id="1700"/>
      <w:bookmarkEnd w:id="1701"/>
      <w:bookmarkEnd w:id="1702"/>
      <w:bookmarkEnd w:id="1705"/>
      <w:bookmarkEnd w:id="1706"/>
      <w:bookmarkEnd w:id="1707"/>
      <w:bookmarkEnd w:id="1710"/>
      <w:bookmarkEnd w:id="1711"/>
      <w:bookmarkEnd w:id="1712"/>
      <w:bookmarkEnd w:id="1715"/>
      <w:bookmarkEnd w:id="1716"/>
      <w:bookmarkEnd w:id="1717"/>
      <w:bookmarkEnd w:id="1720"/>
      <w:bookmarkEnd w:id="1721"/>
      <w:bookmarkEnd w:id="1722"/>
      <w:bookmarkEnd w:id="1725"/>
      <w:bookmarkEnd w:id="1726"/>
      <w:bookmarkEnd w:id="1727"/>
      <w:bookmarkEnd w:id="1730"/>
      <w:bookmarkEnd w:id="1731"/>
      <w:bookmarkEnd w:id="1732"/>
      <w:bookmarkEnd w:id="1735"/>
      <w:bookmarkEnd w:id="1736"/>
      <w:bookmarkEnd w:id="1737"/>
      <w:bookmarkEnd w:id="1740"/>
      <w:bookmarkEnd w:id="1741"/>
      <w:bookmarkEnd w:id="1742"/>
      <w:bookmarkEnd w:id="1745"/>
      <w:bookmarkEnd w:id="1746"/>
      <w:bookmarkEnd w:id="1747"/>
      <w:bookmarkEnd w:id="1750"/>
      <w:bookmarkEnd w:id="1751"/>
      <w:bookmarkEnd w:id="1752"/>
      <w:bookmarkEnd w:id="1755"/>
      <w:bookmarkEnd w:id="1756"/>
      <w:bookmarkEnd w:id="1757"/>
      <w:bookmarkEnd w:id="1760"/>
      <w:bookmarkEnd w:id="1761"/>
      <w:bookmarkEnd w:id="1762"/>
      <w:r>
        <w:rPr/>
      </w:r>
      <w:r>
        <w:rPr/>
      </w:r>
      <w:r>
        <w:fldChar w:fldCharType="end"/>
      </w:r>
      <w:r>
        <w:fldChar w:fldCharType="begin"/>
      </w:r>
      <w:r/>
      <w:r>
        <w:fldChar w:fldCharType="separate"/>
      </w:r>
      <w:bookmarkStart w:id="1765" w:name="__Fieldmark__5991_208418766"/>
      <w:bookmarkStart w:id="1766" w:name="__Fieldmark__5907_249888731"/>
      <w:bookmarkEnd w:id="1763"/>
      <w:bookmarkEnd w:id="1764"/>
      <w:r>
        <w:rPr/>
      </w:r>
      <w:r>
        <w:rPr/>
      </w:r>
      <w:r>
        <w:fldChar w:fldCharType="end"/>
      </w:r>
      <w:r>
        <w:fldChar w:fldCharType="begin"/>
      </w:r>
      <w:r/>
      <w:r>
        <w:fldChar w:fldCharType="separate"/>
      </w:r>
      <w:bookmarkStart w:id="1767" w:name="__Fieldmark__5995_208418766"/>
      <w:bookmarkStart w:id="1768" w:name="__Fieldmark__5911_249888731"/>
      <w:bookmarkEnd w:id="1765"/>
      <w:bookmarkEnd w:id="1766"/>
      <w:r>
        <w:rPr/>
      </w:r>
      <w:r>
        <w:rPr/>
      </w:r>
      <w:r>
        <w:fldChar w:fldCharType="end"/>
      </w:r>
      <w:r>
        <w:fldChar w:fldCharType="begin"/>
      </w:r>
      <w:r/>
      <w:r>
        <w:fldChar w:fldCharType="separate"/>
      </w:r>
      <w:bookmarkStart w:id="1769" w:name="__Fieldmark__5999_208418766"/>
      <w:bookmarkStart w:id="1770" w:name="__Fieldmark__5915_249888731"/>
      <w:bookmarkEnd w:id="1767"/>
      <w:bookmarkEnd w:id="1768"/>
      <w:r>
        <w:rPr/>
      </w:r>
      <w:r>
        <w:rPr/>
      </w:r>
      <w:r>
        <w:fldChar w:fldCharType="end"/>
      </w:r>
      <w:r>
        <w:fldChar w:fldCharType="begin"/>
      </w:r>
      <w:r/>
      <w:r>
        <w:fldChar w:fldCharType="separate"/>
      </w:r>
      <w:bookmarkStart w:id="1771" w:name="__Fieldmark__6003_208418766"/>
      <w:bookmarkStart w:id="1772" w:name="__Fieldmark__5919_249888731"/>
      <w:bookmarkEnd w:id="1769"/>
      <w:bookmarkEnd w:id="1770"/>
      <w:r>
        <w:rPr/>
      </w:r>
      <w:r>
        <w:rPr/>
      </w:r>
      <w:r>
        <w:fldChar w:fldCharType="end"/>
      </w:r>
      <w:r>
        <w:fldChar w:fldCharType="begin"/>
      </w:r>
      <w:r/>
      <w:r>
        <w:fldChar w:fldCharType="separate"/>
      </w:r>
      <w:bookmarkStart w:id="1773" w:name="__Fieldmark__6007_208418766"/>
      <w:bookmarkStart w:id="1774" w:name="__Fieldmark__5923_249888731"/>
      <w:bookmarkEnd w:id="1771"/>
      <w:bookmarkEnd w:id="1772"/>
      <w:r>
        <w:rPr/>
      </w:r>
      <w:r>
        <w:rPr/>
      </w:r>
      <w:r>
        <w:fldChar w:fldCharType="end"/>
      </w:r>
      <w:r>
        <w:fldChar w:fldCharType="begin"/>
      </w:r>
      <w:r/>
      <w:r>
        <w:fldChar w:fldCharType="separate"/>
      </w:r>
      <w:bookmarkStart w:id="1775" w:name="__Fieldmark__6011_208418766"/>
      <w:bookmarkStart w:id="1776" w:name="__Fieldmark__5927_249888731"/>
      <w:bookmarkEnd w:id="1773"/>
      <w:bookmarkEnd w:id="1774"/>
      <w:r>
        <w:rPr/>
      </w:r>
      <w:r>
        <w:rPr/>
      </w:r>
      <w:r>
        <w:fldChar w:fldCharType="end"/>
      </w:r>
      <w:r>
        <w:fldChar w:fldCharType="begin"/>
      </w:r>
      <w:r/>
      <w:r>
        <w:fldChar w:fldCharType="separate"/>
      </w:r>
      <w:bookmarkStart w:id="1777" w:name="__Fieldmark__6015_208418766"/>
      <w:bookmarkStart w:id="1778" w:name="__Fieldmark__5931_249888731"/>
      <w:bookmarkEnd w:id="1775"/>
      <w:bookmarkEnd w:id="1776"/>
      <w:r>
        <w:rPr/>
      </w:r>
      <w:r>
        <w:rPr/>
      </w:r>
      <w:r>
        <w:fldChar w:fldCharType="end"/>
      </w:r>
      <w:r>
        <w:fldChar w:fldCharType="begin"/>
      </w:r>
      <w:r/>
      <w:r>
        <w:fldChar w:fldCharType="separate"/>
      </w:r>
      <w:bookmarkStart w:id="1779" w:name="__Fieldmark__6019_208418766"/>
      <w:bookmarkStart w:id="1780" w:name="__Fieldmark__5935_249888731"/>
      <w:bookmarkEnd w:id="1777"/>
      <w:bookmarkEnd w:id="1778"/>
      <w:r>
        <w:rPr/>
      </w:r>
      <w:r>
        <w:rPr/>
      </w:r>
      <w:r>
        <w:fldChar w:fldCharType="end"/>
      </w:r>
      <w:r>
        <w:fldChar w:fldCharType="begin"/>
      </w:r>
      <w:r/>
      <w:r>
        <w:fldChar w:fldCharType="separate"/>
      </w:r>
      <w:bookmarkStart w:id="1781" w:name="__Fieldmark__19988_2403155824"/>
      <w:bookmarkStart w:id="1782" w:name="__Fieldmark__4593_3310317172111111111111111111111111"/>
      <w:bookmarkStart w:id="1783" w:name="__Fieldmark__4935_1417665735111111111111111111111111"/>
      <w:bookmarkStart w:id="1784" w:name="__Fieldmark__4993_545160095111111111111111111111111"/>
      <w:bookmarkStart w:id="1785" w:name="__Fieldmark__6032_208418766"/>
      <w:bookmarkStart w:id="1786" w:name="__Fieldmark__5944_249888731"/>
      <w:bookmarkEnd w:id="1689"/>
      <w:bookmarkEnd w:id="1779"/>
      <w:bookmarkEnd w:id="1780"/>
      <w:r>
        <w:rPr/>
      </w:r>
      <w:r>
        <w:rPr/>
      </w:r>
      <w:r>
        <w:fldChar w:fldCharType="end"/>
      </w:r>
      <w:r>
        <w:fldChar w:fldCharType="begin"/>
      </w:r>
      <w:r/>
      <w:r>
        <w:fldChar w:fldCharType="separate"/>
      </w:r>
      <w:bookmarkStart w:id="1787" w:name="__Fieldmark__6046_208418766"/>
      <w:bookmarkStart w:id="1788" w:name="__Fieldmark__5948_249888731"/>
      <w:bookmarkEnd w:id="1785"/>
      <w:bookmarkEnd w:id="1786"/>
      <w:r>
        <w:rPr/>
      </w:r>
      <w:r>
        <w:rPr/>
      </w:r>
      <w:r>
        <w:fldChar w:fldCharType="end"/>
      </w:r>
      <w:r>
        <w:fldChar w:fldCharType="begin"/>
      </w:r>
      <w:r/>
      <w:r>
        <w:fldChar w:fldCharType="separate"/>
      </w:r>
      <w:bookmarkStart w:id="1789" w:name="__Fieldmark__5130_2505137388111111111111111111111111"/>
      <w:bookmarkStart w:id="1790" w:name="__Fieldmark__4435_1561598236111111111111111111111111"/>
      <w:bookmarkStart w:id="1791" w:name="__Fieldmark__4303_2280461051111111111111111111111111"/>
      <w:bookmarkStart w:id="1792" w:name="__Fieldmark__4067_908293503111111111111111111111111"/>
      <w:bookmarkStart w:id="1793" w:name="__Fieldmark__10602_1777031281111111111111111111111111"/>
      <w:bookmarkStart w:id="1794" w:name="__Fieldmark__6061_208418766"/>
      <w:bookmarkStart w:id="1795" w:name="__Fieldmark__5957_249888731"/>
      <w:bookmarkEnd w:id="1787"/>
      <w:bookmarkEnd w:id="1788"/>
      <w:r>
        <w:rPr/>
      </w:r>
      <w:r>
        <w:rPr/>
      </w:r>
      <w:r>
        <w:fldChar w:fldCharType="end"/>
      </w:r>
      <w:r>
        <w:fldChar w:fldCharType="begin"/>
      </w:r>
      <w:r/>
      <w:r>
        <w:fldChar w:fldCharType="separate"/>
      </w:r>
      <w:bookmarkStart w:id="1796" w:name="__Fieldmark__3516_2048093008111111111111111111111111"/>
      <w:bookmarkStart w:id="1797" w:name="__Fieldmark__3558_527255555111111111111111111111111"/>
      <w:bookmarkStart w:id="1798" w:name="__Fieldmark__3413_3642959469111111111111111111111111"/>
      <w:bookmarkStart w:id="1799" w:name="__Fieldmark__3308_2362112943111111111111111111111111"/>
      <w:bookmarkStart w:id="1800" w:name="__Fieldmark__3209_2049629825111111111111111111111111"/>
      <w:bookmarkStart w:id="1801" w:name="__Fieldmark__6076_208418766"/>
      <w:bookmarkStart w:id="1802" w:name="__Fieldmark__5966_249888731"/>
      <w:bookmarkEnd w:id="1794"/>
      <w:bookmarkEnd w:id="1795"/>
      <w:r>
        <w:rPr/>
      </w:r>
      <w:r>
        <w:rPr/>
      </w:r>
      <w:r>
        <w:fldChar w:fldCharType="end"/>
      </w:r>
      <w:r>
        <w:fldChar w:fldCharType="begin"/>
      </w:r>
      <w:r/>
      <w:r>
        <w:fldChar w:fldCharType="separate"/>
      </w:r>
      <w:bookmarkStart w:id="1803" w:name="__Fieldmark__3110_687217606111111111111111111111111"/>
      <w:bookmarkStart w:id="1804" w:name="__Fieldmark__3011_2209115713111111111111111111111111"/>
      <w:bookmarkStart w:id="1805" w:name="__Fieldmark__2914_1105856583111111111111111111111111"/>
      <w:bookmarkStart w:id="1806" w:name="__Fieldmark__2813_1929513578111111111111111111111111"/>
      <w:bookmarkStart w:id="1807" w:name="__Fieldmark__2714_739104655111111111111111111111111"/>
      <w:bookmarkStart w:id="1808" w:name="__Fieldmark__6091_208418766"/>
      <w:bookmarkStart w:id="1809" w:name="__Fieldmark__5975_249888731"/>
      <w:bookmarkEnd w:id="1801"/>
      <w:bookmarkEnd w:id="1802"/>
      <w:r>
        <w:rPr/>
      </w:r>
      <w:r>
        <w:rPr/>
      </w:r>
      <w:r>
        <w:fldChar w:fldCharType="end"/>
      </w:r>
      <w:r>
        <w:fldChar w:fldCharType="begin"/>
      </w:r>
      <w:r/>
      <w:r>
        <w:fldChar w:fldCharType="separate"/>
      </w:r>
      <w:bookmarkStart w:id="1810" w:name="__Fieldmark__6106_208418766"/>
      <w:bookmarkStart w:id="1811" w:name="__Fieldmark__2613_462321902111111111111111111111111"/>
      <w:bookmarkStart w:id="1812" w:name="__Fieldmark__2510_948816634111111111111111111111111"/>
      <w:bookmarkStart w:id="1813" w:name="__Fieldmark__2407_2312622389111111111111111111111111"/>
      <w:bookmarkStart w:id="1814" w:name="__Fieldmark__2303_2161409428111111111111111111111111"/>
      <w:bookmarkStart w:id="1815" w:name="__Fieldmark__2198_188299688111111111111111111111111"/>
      <w:bookmarkStart w:id="1816" w:name="__Fieldmark__5984_249888731"/>
      <w:bookmarkEnd w:id="1808"/>
      <w:bookmarkEnd w:id="1809"/>
      <w:r>
        <w:rPr/>
      </w:r>
      <w:r>
        <w:rPr/>
      </w:r>
      <w:r>
        <w:fldChar w:fldCharType="end"/>
      </w:r>
      <w:r>
        <w:fldChar w:fldCharType="begin"/>
      </w:r>
      <w:r/>
      <w:r>
        <w:fldChar w:fldCharType="separate"/>
      </w:r>
      <w:bookmarkStart w:id="1817" w:name="__Fieldmark__6187_208418766"/>
      <w:bookmarkStart w:id="1818" w:name="__Fieldmark__6065_249888731"/>
      <w:bookmarkStart w:id="1819" w:name="__Fieldmark__1986_649753871111111111111111111111111"/>
      <w:bookmarkStart w:id="1820" w:name="__Fieldmark__1777_1692434574111111111111111111111111"/>
      <w:bookmarkStart w:id="1821" w:name="__Fieldmark__3135_2994147849111111111111111111111111"/>
      <w:bookmarkStart w:id="1822" w:name="__Fieldmark__1347_3149341642111111111111111111111111"/>
      <w:bookmarkStart w:id="1823" w:name="__Fieldmark__1131_4019975519111111111111111111111111"/>
      <w:bookmarkStart w:id="1824" w:name="__Fieldmark__918_3917936936111111111111111111111111"/>
      <w:bookmarkStart w:id="1825" w:name="__Fieldmark__702_837005789111111111111111111111111"/>
      <w:bookmarkStart w:id="1826" w:name="__Fieldmark__486_2630548144111111111111111111111111"/>
      <w:bookmarkStart w:id="1827" w:name="__Fieldmark__722_2304565098111111111111111111111111"/>
      <w:bookmarkStart w:id="1828" w:name="__Fieldmark__2776_2304565098111111111111111111111111"/>
      <w:bookmarkStart w:id="1829" w:name="__Fieldmark__594_3470823330111111111111111111111111"/>
      <w:bookmarkStart w:id="1830" w:name="__Fieldmark__810_3265051427111111111111111111111111"/>
      <w:bookmarkStart w:id="1831" w:name="__Fieldmark__1026_3852820974111111111111111111111111"/>
      <w:bookmarkStart w:id="1832" w:name="__Fieldmark__1239_4213078475111111111111111111111111"/>
      <w:bookmarkStart w:id="1833" w:name="__Fieldmark__1455_3231691474111111111111111111111111"/>
      <w:bookmarkStart w:id="1834" w:name="__Fieldmark__1670_148202576111111111111111111111111"/>
      <w:bookmarkStart w:id="1835" w:name="__Fieldmark__1884_2534479100111111111111111111111111"/>
      <w:bookmarkStart w:id="1836" w:name="__Fieldmark__2092_1216455718111111111111111111111111"/>
      <w:bookmarkEnd w:id="1782"/>
      <w:bookmarkEnd w:id="1783"/>
      <w:bookmarkEnd w:id="1784"/>
      <w:bookmarkEnd w:id="1789"/>
      <w:bookmarkEnd w:id="1790"/>
      <w:bookmarkEnd w:id="1791"/>
      <w:bookmarkEnd w:id="1792"/>
      <w:bookmarkEnd w:id="1793"/>
      <w:bookmarkEnd w:id="1796"/>
      <w:bookmarkEnd w:id="1797"/>
      <w:bookmarkEnd w:id="1798"/>
      <w:bookmarkEnd w:id="1799"/>
      <w:bookmarkEnd w:id="1800"/>
      <w:bookmarkEnd w:id="1803"/>
      <w:bookmarkEnd w:id="1804"/>
      <w:bookmarkEnd w:id="1805"/>
      <w:bookmarkEnd w:id="1806"/>
      <w:bookmarkEnd w:id="1807"/>
      <w:bookmarkEnd w:id="1810"/>
      <w:bookmarkEnd w:id="1811"/>
      <w:bookmarkEnd w:id="1812"/>
      <w:bookmarkEnd w:id="1813"/>
      <w:bookmarkEnd w:id="1814"/>
      <w:bookmarkEnd w:id="1815"/>
      <w:bookmarkEnd w:id="1816"/>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r>
        <w:rPr/>
      </w:r>
      <w:r>
        <w:rPr/>
      </w:r>
      <w:r>
        <w:fldChar w:fldCharType="end"/>
      </w:r>
      <w:r>
        <w:fldChar w:fldCharType="begin"/>
      </w:r>
      <w:r/>
      <w:r>
        <w:fldChar w:fldCharType="separate"/>
      </w:r>
      <w:bookmarkStart w:id="1837" w:name="__Fieldmark__6195_208418766"/>
      <w:bookmarkStart w:id="1838" w:name="__Fieldmark__6069_249888731"/>
      <w:bookmarkEnd w:id="1817"/>
      <w:bookmarkEnd w:id="1818"/>
      <w:r>
        <w:rPr/>
      </w:r>
      <w:r>
        <w:rPr/>
      </w:r>
      <w:r>
        <w:fldChar w:fldCharType="end"/>
      </w:r>
      <w:r>
        <w:fldChar w:fldCharType="begin"/>
      </w:r>
      <w:r/>
      <w:r>
        <w:fldChar w:fldCharType="separate"/>
      </w:r>
      <w:bookmarkStart w:id="1839" w:name="__Fieldmark__6199_208418766"/>
      <w:bookmarkStart w:id="1840" w:name="__Fieldmark__6073_249888731"/>
      <w:bookmarkEnd w:id="1837"/>
      <w:bookmarkEnd w:id="1838"/>
      <w:r>
        <w:rPr/>
      </w:r>
      <w:r>
        <w:rPr/>
      </w:r>
      <w:r>
        <w:fldChar w:fldCharType="end"/>
      </w:r>
      <w:r>
        <w:fldChar w:fldCharType="begin"/>
      </w:r>
      <w:r/>
      <w:r>
        <w:fldChar w:fldCharType="separate"/>
      </w:r>
      <w:bookmarkStart w:id="1841" w:name="__Fieldmark__6203_208418766"/>
      <w:bookmarkStart w:id="1842" w:name="__Fieldmark__6077_249888731"/>
      <w:bookmarkEnd w:id="1839"/>
      <w:bookmarkEnd w:id="1840"/>
      <w:r>
        <w:rPr/>
      </w:r>
      <w:r>
        <w:rPr/>
      </w:r>
      <w:r>
        <w:fldChar w:fldCharType="end"/>
      </w:r>
      <w:r>
        <w:fldChar w:fldCharType="begin"/>
      </w:r>
      <w:r/>
      <w:r>
        <w:fldChar w:fldCharType="separate"/>
      </w:r>
      <w:bookmarkStart w:id="1843" w:name="__Fieldmark__6207_208418766"/>
      <w:bookmarkStart w:id="1844" w:name="__Fieldmark__6081_249888731"/>
      <w:bookmarkEnd w:id="1841"/>
      <w:bookmarkEnd w:id="1842"/>
      <w:r>
        <w:rPr/>
      </w:r>
      <w:r>
        <w:rPr/>
      </w:r>
      <w:r>
        <w:fldChar w:fldCharType="end"/>
      </w:r>
      <w:r>
        <w:fldChar w:fldCharType="begin"/>
      </w:r>
      <w:r/>
      <w:r>
        <w:fldChar w:fldCharType="separate"/>
      </w:r>
      <w:bookmarkStart w:id="1845" w:name="__Fieldmark__6211_208418766"/>
      <w:bookmarkStart w:id="1846" w:name="__Fieldmark__6085_249888731"/>
      <w:bookmarkEnd w:id="1843"/>
      <w:bookmarkEnd w:id="1844"/>
      <w:r>
        <w:rPr/>
      </w:r>
      <w:r>
        <w:rPr/>
      </w:r>
      <w:r>
        <w:fldChar w:fldCharType="end"/>
      </w:r>
      <w:r>
        <w:fldChar w:fldCharType="begin"/>
      </w:r>
      <w:r/>
      <w:r>
        <w:fldChar w:fldCharType="separate"/>
      </w:r>
      <w:bookmarkStart w:id="1847" w:name="__Fieldmark__6215_208418766"/>
      <w:bookmarkStart w:id="1848" w:name="__Fieldmark__6089_249888731"/>
      <w:bookmarkEnd w:id="1845"/>
      <w:bookmarkEnd w:id="1846"/>
      <w:r>
        <w:rPr/>
      </w:r>
      <w:r>
        <w:rPr/>
      </w:r>
      <w:r>
        <w:fldChar w:fldCharType="end"/>
      </w:r>
      <w:r>
        <w:fldChar w:fldCharType="begin"/>
      </w:r>
      <w:r/>
      <w:r>
        <w:fldChar w:fldCharType="separate"/>
      </w:r>
      <w:bookmarkStart w:id="1849" w:name="__Fieldmark__6219_208418766"/>
      <w:bookmarkStart w:id="1850" w:name="__Fieldmark__6093_249888731"/>
      <w:bookmarkEnd w:id="1847"/>
      <w:bookmarkEnd w:id="1848"/>
      <w:r>
        <w:rPr/>
      </w:r>
      <w:r>
        <w:rPr/>
      </w:r>
      <w:r>
        <w:fldChar w:fldCharType="end"/>
      </w:r>
      <w:r>
        <w:fldChar w:fldCharType="begin"/>
      </w:r>
      <w:r/>
      <w:r>
        <w:fldChar w:fldCharType="separate"/>
      </w:r>
      <w:bookmarkStart w:id="1851" w:name="__Fieldmark__6223_208418766"/>
      <w:bookmarkStart w:id="1852" w:name="__Fieldmark__6097_249888731"/>
      <w:bookmarkEnd w:id="1849"/>
      <w:bookmarkEnd w:id="1850"/>
      <w:r>
        <w:rPr/>
      </w:r>
      <w:r>
        <w:rPr/>
      </w:r>
      <w:r>
        <w:fldChar w:fldCharType="end"/>
      </w:r>
      <w:r>
        <w:fldChar w:fldCharType="begin"/>
      </w:r>
      <w:r/>
      <w:r>
        <w:fldChar w:fldCharType="separate"/>
      </w:r>
      <w:bookmarkStart w:id="1853" w:name="__Fieldmark__6229_208418766"/>
      <w:bookmarkStart w:id="1854" w:name="__Fieldmark__6101_249888731"/>
      <w:bookmarkEnd w:id="1851"/>
      <w:bookmarkEnd w:id="1852"/>
      <w:r>
        <w:rPr/>
      </w:r>
      <w:r>
        <w:rPr/>
      </w:r>
      <w:r>
        <w:fldChar w:fldCharType="end"/>
      </w:r>
      <w:r>
        <w:fldChar w:fldCharType="begin"/>
      </w:r>
      <w:r/>
      <w:r>
        <w:fldChar w:fldCharType="separate"/>
      </w:r>
      <w:bookmarkStart w:id="1855" w:name="__Fieldmark__6233_208418766"/>
      <w:bookmarkStart w:id="1856" w:name="__Fieldmark__6105_249888731"/>
      <w:bookmarkEnd w:id="1853"/>
      <w:bookmarkEnd w:id="1854"/>
      <w:r>
        <w:rPr/>
      </w:r>
      <w:r>
        <w:rPr/>
      </w:r>
      <w:r>
        <w:fldChar w:fldCharType="end"/>
      </w:r>
      <w:r>
        <w:fldChar w:fldCharType="begin"/>
      </w:r>
      <w:r/>
      <w:r>
        <w:fldChar w:fldCharType="separate"/>
      </w:r>
      <w:bookmarkStart w:id="1857" w:name="__Fieldmark__6239_208418766"/>
      <w:bookmarkStart w:id="1858" w:name="__Fieldmark__6109_249888731"/>
      <w:bookmarkEnd w:id="1855"/>
      <w:bookmarkEnd w:id="1856"/>
      <w:r>
        <w:rPr/>
      </w:r>
      <w:r>
        <w:rPr/>
      </w:r>
      <w:r>
        <w:fldChar w:fldCharType="end"/>
      </w:r>
      <w:r>
        <w:fldChar w:fldCharType="begin"/>
      </w:r>
      <w:r/>
      <w:r>
        <w:fldChar w:fldCharType="separate"/>
      </w:r>
      <w:bookmarkStart w:id="1859" w:name="__Fieldmark__6243_208418766"/>
      <w:bookmarkStart w:id="1860" w:name="__Fieldmark__6113_249888731"/>
      <w:bookmarkEnd w:id="1857"/>
      <w:bookmarkEnd w:id="1858"/>
      <w:r>
        <w:rPr/>
      </w:r>
      <w:r>
        <w:rPr/>
      </w:r>
      <w:r>
        <w:fldChar w:fldCharType="end"/>
      </w:r>
      <w:r>
        <w:fldChar w:fldCharType="begin"/>
      </w:r>
      <w:r/>
      <w:r>
        <w:fldChar w:fldCharType="separate"/>
      </w:r>
      <w:bookmarkStart w:id="1861" w:name="__Fieldmark__6247_208418766"/>
      <w:bookmarkStart w:id="1862" w:name="__Fieldmark__6117_249888731"/>
      <w:bookmarkEnd w:id="1859"/>
      <w:bookmarkEnd w:id="1860"/>
      <w:r>
        <w:rPr/>
      </w:r>
      <w:r>
        <w:rPr/>
      </w:r>
      <w:r>
        <w:fldChar w:fldCharType="end"/>
      </w:r>
      <w:r>
        <w:fldChar w:fldCharType="begin"/>
      </w:r>
      <w:r/>
      <w:r>
        <w:fldChar w:fldCharType="separate"/>
      </w:r>
      <w:bookmarkStart w:id="1863" w:name="__Fieldmark__6251_208418766"/>
      <w:bookmarkStart w:id="1864" w:name="__Fieldmark__6121_249888731"/>
      <w:bookmarkEnd w:id="1861"/>
      <w:bookmarkEnd w:id="1862"/>
      <w:r>
        <w:rPr/>
      </w:r>
      <w:r>
        <w:rPr/>
      </w:r>
      <w:r>
        <w:fldChar w:fldCharType="end"/>
      </w:r>
      <w:r>
        <w:fldChar w:fldCharType="begin"/>
      </w:r>
      <w:r/>
      <w:r>
        <w:fldChar w:fldCharType="separate"/>
      </w:r>
      <w:bookmarkStart w:id="1865" w:name="__Fieldmark__6255_208418766"/>
      <w:bookmarkStart w:id="1866" w:name="__Fieldmark__6125_249888731"/>
      <w:bookmarkEnd w:id="1863"/>
      <w:bookmarkEnd w:id="1864"/>
      <w:r>
        <w:rPr/>
      </w:r>
      <w:r>
        <w:rPr/>
      </w:r>
      <w:r>
        <w:fldChar w:fldCharType="end"/>
      </w:r>
      <w:r>
        <w:fldChar w:fldCharType="begin"/>
      </w:r>
      <w:r/>
      <w:r>
        <w:fldChar w:fldCharType="separate"/>
      </w:r>
      <w:bookmarkStart w:id="1867" w:name="__Fieldmark__6259_208418766"/>
      <w:bookmarkStart w:id="1868" w:name="__Fieldmark__6129_249888731"/>
      <w:bookmarkEnd w:id="1865"/>
      <w:bookmarkEnd w:id="1866"/>
      <w:r>
        <w:rPr/>
      </w:r>
      <w:r>
        <w:rPr/>
      </w:r>
      <w:r>
        <w:fldChar w:fldCharType="end"/>
      </w:r>
      <w:r>
        <w:fldChar w:fldCharType="begin"/>
      </w:r>
      <w:r/>
      <w:r>
        <w:fldChar w:fldCharType="separate"/>
      </w:r>
      <w:bookmarkStart w:id="1869" w:name="__Fieldmark__6263_208418766"/>
      <w:bookmarkStart w:id="1870" w:name="__Fieldmark__6133_249888731"/>
      <w:bookmarkEnd w:id="1867"/>
      <w:bookmarkEnd w:id="1868"/>
      <w:r>
        <w:rPr/>
      </w:r>
      <w:r>
        <w:rPr/>
      </w:r>
      <w:r>
        <w:fldChar w:fldCharType="end"/>
      </w:r>
      <w:r>
        <w:fldChar w:fldCharType="begin"/>
      </w:r>
      <w:r/>
      <w:r>
        <w:fldChar w:fldCharType="separate"/>
      </w:r>
      <w:bookmarkStart w:id="1871" w:name="__Fieldmark__6265_208418766"/>
      <w:bookmarkStart w:id="1872" w:name="__Fieldmark__6137_249888731"/>
      <w:bookmarkEnd w:id="1869"/>
      <w:bookmarkEnd w:id="1870"/>
      <w:r>
        <w:rPr/>
      </w:r>
      <w:r>
        <w:rPr/>
      </w:r>
      <w:r>
        <w:fldChar w:fldCharType="end"/>
      </w:r>
      <w:r>
        <w:fldChar w:fldCharType="begin"/>
      </w:r>
      <w:r/>
      <w:r>
        <w:fldChar w:fldCharType="separate"/>
      </w:r>
      <w:bookmarkStart w:id="1873" w:name="__Fieldmark__20030_2403155824"/>
      <w:bookmarkStart w:id="1874" w:name="__Fieldmark__5145_545160095111111111111111111111111"/>
      <w:bookmarkStart w:id="1875" w:name="__Fieldmark__5084_1417665735111111111111111111111111"/>
      <w:bookmarkStart w:id="1876" w:name="__Fieldmark__4739_3310317172111111111111111111111111"/>
      <w:bookmarkStart w:id="1877" w:name="__Fieldmark__6279_208418766"/>
      <w:bookmarkStart w:id="1878" w:name="__Fieldmark__6145_249888731"/>
      <w:bookmarkEnd w:id="1871"/>
      <w:bookmarkEnd w:id="1872"/>
      <w:r>
        <w:rPr/>
      </w:r>
      <w:r>
        <w:rPr/>
      </w:r>
      <w:r>
        <w:fldChar w:fldCharType="end"/>
      </w:r>
      <w:r>
        <w:fldChar w:fldCharType="begin"/>
      </w:r>
      <w:r/>
      <w:r>
        <w:fldChar w:fldCharType="separate"/>
      </w:r>
      <w:bookmarkStart w:id="1879" w:name="__Fieldmark__5276_2505137388111111111111111111111111"/>
      <w:bookmarkStart w:id="1880" w:name="__Fieldmark__6282_208418766"/>
      <w:bookmarkStart w:id="1881" w:name="__Fieldmark__6150_249888731"/>
      <w:bookmarkEnd w:id="1877"/>
      <w:bookmarkEnd w:id="1878"/>
      <w:r>
        <w:rPr/>
      </w:r>
      <w:r>
        <w:rPr/>
      </w:r>
      <w:r>
        <w:fldChar w:fldCharType="end"/>
      </w:r>
      <w:r>
        <w:fldChar w:fldCharType="begin"/>
      </w:r>
      <w:r/>
      <w:r>
        <w:fldChar w:fldCharType="separate"/>
      </w:r>
      <w:bookmarkStart w:id="1882" w:name="__Fieldmark__3535_3642959469111111111111111111111111"/>
      <w:bookmarkStart w:id="1883" w:name="__Fieldmark__3427_2362112943111111111111111111111111"/>
      <w:bookmarkStart w:id="1884" w:name="__Fieldmark__3644_2048093008111111111111111111111111"/>
      <w:bookmarkStart w:id="1885" w:name="__Fieldmark__3683_527255555111111111111111111111111"/>
      <w:bookmarkStart w:id="1886" w:name="__Fieldmark__4575_1561598236111111111111111111111111"/>
      <w:bookmarkStart w:id="1887" w:name="__Fieldmark__4440_2280461051111111111111111111111111"/>
      <w:bookmarkStart w:id="1888" w:name="__Fieldmark__4201_908293503111111111111111111111111"/>
      <w:bookmarkStart w:id="1889" w:name="__Fieldmark__10733_1777031281111111111111111111111111"/>
      <w:bookmarkStart w:id="1890" w:name="__Fieldmark__6296_208418766"/>
      <w:bookmarkStart w:id="1891" w:name="__Fieldmark__6163_249888731"/>
      <w:bookmarkEnd w:id="1781"/>
      <w:bookmarkEnd w:id="1880"/>
      <w:bookmarkEnd w:id="1881"/>
      <w:r>
        <w:rPr/>
      </w:r>
      <w:r>
        <w:rPr/>
      </w:r>
      <w:r>
        <w:fldChar w:fldCharType="end"/>
      </w:r>
      <w:r>
        <w:fldChar w:fldCharType="begin"/>
      </w:r>
      <w:r/>
      <w:r>
        <w:fldChar w:fldCharType="separate"/>
      </w:r>
      <w:bookmarkStart w:id="1892" w:name="__Fieldmark__6308_208418766"/>
      <w:bookmarkStart w:id="1893" w:name="__Fieldmark__2815_739104655111111111111111111111111"/>
      <w:bookmarkStart w:id="1894" w:name="__Fieldmark__2710_462321902111111111111111111111111"/>
      <w:bookmarkStart w:id="1895" w:name="__Fieldmark__3021_1105856583111111111111111111111111"/>
      <w:bookmarkStart w:id="1896" w:name="__Fieldmark__2917_1929513578111111111111111111111111"/>
      <w:bookmarkStart w:id="1897" w:name="__Fieldmark__3325_2049629825111111111111111111111111"/>
      <w:bookmarkStart w:id="1898" w:name="__Fieldmark__3223_687217606111111111111111111111111"/>
      <w:bookmarkStart w:id="1899" w:name="__Fieldmark__3121_2209115713111111111111111111111111"/>
      <w:bookmarkStart w:id="1900" w:name="__Fieldmark__6174_249888731"/>
      <w:bookmarkEnd w:id="1890"/>
      <w:bookmarkEnd w:id="1891"/>
      <w:r>
        <w:rPr/>
      </w:r>
      <w:r>
        <w:rPr/>
      </w:r>
      <w:r>
        <w:fldChar w:fldCharType="end"/>
      </w:r>
      <w:r>
        <w:fldChar w:fldCharType="begin"/>
      </w:r>
      <w:r/>
      <w:r>
        <w:fldChar w:fldCharType="separate"/>
      </w:r>
      <w:bookmarkStart w:id="1901" w:name="__Fieldmark__6399_208418766"/>
      <w:bookmarkStart w:id="1902" w:name="__Fieldmark__6197_249888731"/>
      <w:bookmarkEnd w:id="1874"/>
      <w:bookmarkEnd w:id="1875"/>
      <w:bookmarkEnd w:id="1876"/>
      <w:bookmarkEnd w:id="1879"/>
      <w:bookmarkEnd w:id="1882"/>
      <w:bookmarkEnd w:id="1883"/>
      <w:bookmarkEnd w:id="1884"/>
      <w:bookmarkEnd w:id="1885"/>
      <w:bookmarkEnd w:id="1886"/>
      <w:bookmarkEnd w:id="1887"/>
      <w:bookmarkEnd w:id="1888"/>
      <w:bookmarkEnd w:id="1889"/>
      <w:bookmarkEnd w:id="1892"/>
      <w:bookmarkEnd w:id="1893"/>
      <w:bookmarkEnd w:id="1894"/>
      <w:bookmarkEnd w:id="1895"/>
      <w:bookmarkEnd w:id="1896"/>
      <w:bookmarkEnd w:id="1897"/>
      <w:bookmarkEnd w:id="1898"/>
      <w:bookmarkEnd w:id="1899"/>
      <w:bookmarkEnd w:id="1900"/>
      <w:r>
        <w:rPr/>
      </w:r>
      <w:r>
        <w:rPr/>
      </w:r>
      <w:r>
        <w:fldChar w:fldCharType="end"/>
      </w:r>
      <w:r>
        <w:fldChar w:fldCharType="begin"/>
      </w:r>
      <w:r/>
      <w:r>
        <w:fldChar w:fldCharType="separate"/>
      </w:r>
      <w:bookmarkStart w:id="1903" w:name="__Fieldmark__6405_208418766"/>
      <w:bookmarkStart w:id="1904" w:name="__Fieldmark__6201_249888731"/>
      <w:bookmarkEnd w:id="1901"/>
      <w:bookmarkEnd w:id="1902"/>
      <w:r>
        <w:rPr/>
      </w:r>
      <w:r>
        <w:rPr/>
      </w:r>
      <w:r>
        <w:fldChar w:fldCharType="end"/>
      </w:r>
      <w:r>
        <w:fldChar w:fldCharType="begin"/>
      </w:r>
      <w:r/>
      <w:r>
        <w:fldChar w:fldCharType="separate"/>
      </w:r>
      <w:bookmarkStart w:id="1905" w:name="__Fieldmark__6411_208418766"/>
      <w:bookmarkStart w:id="1906" w:name="__Fieldmark__6205_249888731"/>
      <w:bookmarkEnd w:id="1903"/>
      <w:bookmarkEnd w:id="1904"/>
      <w:r>
        <w:rPr/>
      </w:r>
      <w:r>
        <w:rPr/>
      </w:r>
      <w:r>
        <w:fldChar w:fldCharType="end"/>
      </w:r>
      <w:r>
        <w:fldChar w:fldCharType="begin"/>
      </w:r>
      <w:r/>
      <w:r>
        <w:fldChar w:fldCharType="separate"/>
      </w:r>
      <w:bookmarkStart w:id="1907" w:name="__Fieldmark__6417_208418766"/>
      <w:bookmarkStart w:id="1908" w:name="__Fieldmark__6209_249888731"/>
      <w:bookmarkEnd w:id="1905"/>
      <w:bookmarkEnd w:id="1906"/>
      <w:r>
        <w:rPr/>
      </w:r>
      <w:r>
        <w:rPr/>
      </w:r>
      <w:r>
        <w:fldChar w:fldCharType="end"/>
      </w:r>
      <w:r>
        <w:fldChar w:fldCharType="begin"/>
      </w:r>
      <w:r/>
      <w:r>
        <w:fldChar w:fldCharType="separate"/>
      </w:r>
      <w:bookmarkStart w:id="1909" w:name="__Fieldmark__6423_208418766"/>
      <w:bookmarkStart w:id="1910" w:name="__Fieldmark__6213_249888731"/>
      <w:bookmarkEnd w:id="1907"/>
      <w:bookmarkEnd w:id="1908"/>
      <w:r>
        <w:rPr/>
      </w:r>
      <w:r>
        <w:rPr/>
      </w:r>
      <w:r>
        <w:fldChar w:fldCharType="end"/>
      </w:r>
      <w:r>
        <w:fldChar w:fldCharType="begin"/>
      </w:r>
      <w:r/>
      <w:r>
        <w:fldChar w:fldCharType="separate"/>
      </w:r>
      <w:bookmarkStart w:id="1911" w:name="__Fieldmark__6429_208418766"/>
      <w:bookmarkStart w:id="1912" w:name="__Fieldmark__6217_249888731"/>
      <w:bookmarkEnd w:id="1909"/>
      <w:bookmarkEnd w:id="1910"/>
      <w:r>
        <w:rPr/>
      </w:r>
      <w:r>
        <w:rPr/>
      </w:r>
      <w:r>
        <w:fldChar w:fldCharType="end"/>
      </w:r>
      <w:r>
        <w:fldChar w:fldCharType="begin"/>
      </w:r>
      <w:r/>
      <w:r>
        <w:fldChar w:fldCharType="separate"/>
      </w:r>
      <w:bookmarkStart w:id="1913" w:name="__Fieldmark__6433_208418766"/>
      <w:bookmarkStart w:id="1914" w:name="__Fieldmark__6221_249888731"/>
      <w:bookmarkEnd w:id="1911"/>
      <w:bookmarkEnd w:id="1912"/>
      <w:r>
        <w:rPr/>
      </w:r>
      <w:r>
        <w:rPr/>
      </w:r>
      <w:r>
        <w:fldChar w:fldCharType="end"/>
      </w:r>
      <w:r>
        <w:fldChar w:fldCharType="begin"/>
      </w:r>
      <w:r/>
      <w:r>
        <w:fldChar w:fldCharType="separate"/>
      </w:r>
      <w:bookmarkStart w:id="1915" w:name="__Fieldmark__6437_208418766"/>
      <w:bookmarkStart w:id="1916" w:name="__Fieldmark__6225_249888731"/>
      <w:bookmarkEnd w:id="1913"/>
      <w:bookmarkEnd w:id="1914"/>
      <w:r>
        <w:rPr/>
      </w:r>
      <w:r>
        <w:rPr/>
      </w:r>
      <w:r>
        <w:fldChar w:fldCharType="end"/>
      </w:r>
      <w:r>
        <w:fldChar w:fldCharType="begin"/>
      </w:r>
      <w:r/>
      <w:r>
        <w:fldChar w:fldCharType="separate"/>
      </w:r>
      <w:bookmarkStart w:id="1917" w:name="__Fieldmark__6443_208418766"/>
      <w:bookmarkStart w:id="1918" w:name="__Fieldmark__6229_249888731"/>
      <w:bookmarkEnd w:id="1915"/>
      <w:bookmarkEnd w:id="1916"/>
      <w:r>
        <w:rPr/>
      </w:r>
      <w:r>
        <w:rPr/>
      </w:r>
      <w:r>
        <w:fldChar w:fldCharType="end"/>
      </w:r>
      <w:r>
        <w:fldChar w:fldCharType="begin"/>
      </w:r>
      <w:r/>
      <w:r>
        <w:fldChar w:fldCharType="separate"/>
      </w:r>
      <w:bookmarkStart w:id="1919" w:name="__Fieldmark__6447_208418766"/>
      <w:bookmarkStart w:id="1920" w:name="__Fieldmark__6233_249888731"/>
      <w:bookmarkEnd w:id="1917"/>
      <w:bookmarkEnd w:id="1918"/>
      <w:r>
        <w:rPr/>
      </w:r>
      <w:r>
        <w:rPr/>
      </w:r>
      <w:r>
        <w:fldChar w:fldCharType="end"/>
      </w:r>
      <w:r>
        <w:fldChar w:fldCharType="begin"/>
      </w:r>
      <w:r/>
      <w:r>
        <w:fldChar w:fldCharType="separate"/>
      </w:r>
      <w:bookmarkStart w:id="1921" w:name="__Fieldmark__6451_208418766"/>
      <w:bookmarkStart w:id="1922" w:name="__Fieldmark__6237_249888731"/>
      <w:bookmarkEnd w:id="1919"/>
      <w:bookmarkEnd w:id="1920"/>
      <w:r>
        <w:rPr/>
      </w:r>
      <w:r>
        <w:rPr/>
      </w:r>
      <w:r>
        <w:fldChar w:fldCharType="end"/>
      </w:r>
      <w:r>
        <w:fldChar w:fldCharType="begin"/>
      </w:r>
      <w:r/>
      <w:r>
        <w:fldChar w:fldCharType="separate"/>
      </w:r>
      <w:bookmarkStart w:id="1923" w:name="__Fieldmark__6455_208418766"/>
      <w:bookmarkStart w:id="1924" w:name="__Fieldmark__6241_249888731"/>
      <w:bookmarkEnd w:id="1921"/>
      <w:bookmarkEnd w:id="1922"/>
      <w:r>
        <w:rPr/>
      </w:r>
      <w:r>
        <w:rPr/>
      </w:r>
      <w:r>
        <w:fldChar w:fldCharType="end"/>
      </w:r>
      <w:r>
        <w:fldChar w:fldCharType="begin"/>
      </w:r>
      <w:r/>
      <w:r>
        <w:fldChar w:fldCharType="separate"/>
      </w:r>
      <w:bookmarkStart w:id="1925" w:name="__Fieldmark__6459_208418766"/>
      <w:bookmarkStart w:id="1926" w:name="__Fieldmark__6245_249888731"/>
      <w:bookmarkEnd w:id="1923"/>
      <w:bookmarkEnd w:id="1924"/>
      <w:r>
        <w:rPr/>
      </w:r>
      <w:r>
        <w:rPr/>
      </w:r>
      <w:r>
        <w:fldChar w:fldCharType="end"/>
      </w:r>
      <w:r>
        <w:fldChar w:fldCharType="begin"/>
      </w:r>
      <w:r/>
      <w:r>
        <w:fldChar w:fldCharType="separate"/>
      </w:r>
      <w:bookmarkStart w:id="1927" w:name="__Fieldmark__6465_208418766"/>
      <w:bookmarkStart w:id="1928" w:name="__Fieldmark__6250_249888731"/>
      <w:bookmarkEnd w:id="1873"/>
      <w:bookmarkEnd w:id="1925"/>
      <w:bookmarkEnd w:id="1926"/>
      <w:r>
        <w:rPr/>
      </w:r>
      <w:r>
        <w:rPr/>
      </w:r>
      <w:r>
        <w:fldChar w:fldCharType="end"/>
      </w:r>
      <w:r>
        <w:fldChar w:fldCharType="begin"/>
      </w:r>
      <w:r/>
      <w:r>
        <w:fldChar w:fldCharType="separate"/>
      </w:r>
      <w:bookmarkStart w:id="1929" w:name="__Fieldmark__6472_208418766"/>
      <w:bookmarkStart w:id="1930" w:name="__Fieldmark__6254_249888731"/>
      <w:bookmarkEnd w:id="1927"/>
      <w:bookmarkEnd w:id="1928"/>
      <w:r>
        <w:rPr/>
      </w:r>
      <w:r>
        <w:rPr/>
      </w:r>
      <w:r>
        <w:fldChar w:fldCharType="end"/>
      </w:r>
      <w:r>
        <w:fldChar w:fldCharType="begin"/>
      </w:r>
      <w:r/>
      <w:r>
        <w:fldChar w:fldCharType="separate"/>
      </w:r>
      <w:bookmarkStart w:id="1931" w:name="__Fieldmark__6478_208418766"/>
      <w:bookmarkStart w:id="1932" w:name="__Fieldmark__6258_249888731"/>
      <w:bookmarkEnd w:id="1929"/>
      <w:bookmarkEnd w:id="1930"/>
      <w:r>
        <w:rPr/>
      </w:r>
      <w:r>
        <w:rPr/>
      </w:r>
      <w:r>
        <w:fldChar w:fldCharType="end"/>
      </w:r>
      <w:r>
        <w:fldChar w:fldCharType="begin"/>
      </w:r>
      <w:r/>
      <w:r>
        <w:fldChar w:fldCharType="separate"/>
      </w:r>
      <w:bookmarkStart w:id="1933" w:name="__Fieldmark__6483_208418766"/>
      <w:bookmarkStart w:id="1934" w:name="__Fieldmark__6262_249888731"/>
      <w:bookmarkEnd w:id="1931"/>
      <w:bookmarkEnd w:id="1932"/>
      <w:r>
        <w:rPr/>
      </w:r>
      <w:r>
        <w:rPr/>
      </w:r>
      <w:r>
        <w:fldChar w:fldCharType="end"/>
      </w:r>
      <w:r>
        <w:fldChar w:fldCharType="begin"/>
      </w:r>
      <w:r/>
      <w:r>
        <w:fldChar w:fldCharType="separate"/>
      </w:r>
      <w:bookmarkStart w:id="1935" w:name="__Fieldmark__6490_208418766"/>
      <w:bookmarkStart w:id="1936" w:name="__Fieldmark__6266_249888731"/>
      <w:bookmarkEnd w:id="1933"/>
      <w:bookmarkEnd w:id="1934"/>
      <w:r>
        <w:rPr/>
      </w:r>
      <w:r>
        <w:rPr/>
      </w:r>
      <w:r>
        <w:fldChar w:fldCharType="end"/>
      </w:r>
      <w:r>
        <w:fldChar w:fldCharType="begin"/>
      </w:r>
      <w:r/>
      <w:r>
        <w:fldChar w:fldCharType="separate"/>
      </w:r>
      <w:bookmarkStart w:id="1937" w:name="__Fieldmark__6497_208418766"/>
      <w:bookmarkStart w:id="1938" w:name="__Fieldmark__6270_249888731"/>
      <w:bookmarkEnd w:id="1935"/>
      <w:bookmarkEnd w:id="1936"/>
      <w:r>
        <w:rPr/>
      </w:r>
      <w:bookmarkEnd w:id="1937"/>
      <w:bookmarkEnd w:id="1938"/>
      <w:r>
        <w:rPr/>
      </w:r>
      <w:r>
        <w:fldChar w:fldCharType="end"/>
      </w:r>
    </w:p>
    <w:p>
      <w:pPr>
        <w:pStyle w:val="Table"/>
        <w:rPr/>
      </w:pPr>
      <w:r>
        <w:rPr/>
      </w:r>
    </w:p>
    <w:p>
      <w:pPr>
        <w:pStyle w:val="Normal"/>
        <w:rPr/>
      </w:pPr>
      <w:r>
        <w:rPr/>
        <w:t>SIMS</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939" w:name="__Fieldmark__6309_249888731"/>
      <w:r>
        <w:rPr/>
        <w:t>a</w:t>
      </w:r>
      <w:bookmarkStart w:id="1940" w:name="__Fieldmark__6556_208418766"/>
      <w:r>
        <w:rPr/>
        <w:t>n</w:t>
      </w:r>
      <w:bookmarkStart w:id="1941" w:name="__Fieldmark__5484_2403155824"/>
      <w:r>
        <w:rPr/>
        <w:t>d</w:t>
      </w:r>
      <w:bookmarkStart w:id="1942" w:name="__Fieldmark__5321_545160095"/>
      <w:r>
        <w:rPr/>
        <w:t>a</w:t>
      </w:r>
      <w:bookmarkStart w:id="1943" w:name="__Fieldmark__5257_1417665735"/>
      <w:r>
        <w:rPr/>
        <w:t>r</w:t>
      </w:r>
      <w:bookmarkStart w:id="1944" w:name="__Fieldmark__4909_3310317172"/>
      <w:r>
        <w:rPr/>
        <w:t>d</w:t>
      </w:r>
      <w:bookmarkStart w:id="1945" w:name="__Fieldmark__5472_2505137388"/>
      <w:r>
        <w:rPr/>
        <w:t>s</w:t>
      </w:r>
      <w:bookmarkStart w:id="1946" w:name="__Fieldmark__4735_1561598236"/>
      <w:r>
        <w:rPr/>
        <w:t xml:space="preserve"> </w:t>
      </w:r>
      <w:bookmarkStart w:id="1947" w:name="__Fieldmark__4597_2280461051"/>
      <w:r>
        <w:rPr/>
        <w:t>(</w:t>
      </w:r>
      <w:bookmarkStart w:id="1948" w:name="__Fieldmark__4355_908293503"/>
      <w:r>
        <w:rPr/>
        <w:t>K</w:t>
      </w:r>
      <w:bookmarkStart w:id="1949" w:name="__Fieldmark__10884_1777031281"/>
      <w:r>
        <w:rPr/>
        <w:t>o</w:t>
      </w:r>
      <w:bookmarkStart w:id="1950" w:name="__Fieldmark__3794_2048093008"/>
      <w:r>
        <w:rPr/>
        <w:t>g</w:t>
      </w:r>
      <w:bookmarkStart w:id="1951" w:name="__Fieldmark__3899_527255555"/>
      <w:r>
        <w:rPr/>
        <w:t>a</w:t>
      </w:r>
      <w:bookmarkStart w:id="1952" w:name="__Fieldmark__3760_3642959469"/>
      <w:r>
        <w:rPr/>
        <w:t xml:space="preserve"> </w:t>
      </w:r>
      <w:bookmarkStart w:id="1953" w:name="__Fieldmark__9775_2362112943"/>
      <w:r>
        <w:rPr/>
        <w:t>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954" w:name="__Fieldmark__6353_249888731"/>
      <w:bookmarkEnd w:id="1939"/>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955" w:name="__Fieldmark__6597_208418766"/>
      <w:bookmarkStart w:id="1956" w:name="__Fieldmark__6357_249888731"/>
      <w:bookmarkEnd w:id="1940"/>
      <w:bookmarkEnd w:id="1954"/>
      <w:r>
        <w:rPr/>
      </w:r>
      <w:r>
        <w:rPr/>
      </w:r>
      <w:r>
        <w:fldChar w:fldCharType="end"/>
      </w:r>
      <w:bookmarkStart w:id="1957" w:name="__Fieldmark__5356_545160095"/>
      <w:bookmarkStart w:id="1958" w:name="__Fieldmark__5526_2403155824"/>
      <w:bookmarkStart w:id="1959" w:name="__Fieldmark__4938_3310317172"/>
      <w:bookmarkStart w:id="1960" w:name="__Fieldmark__5293_1417665735"/>
      <w:bookmarkStart w:id="1961" w:name="__Fieldmark__4758_1561598236"/>
      <w:bookmarkStart w:id="1962" w:name="__Fieldmark__5502_2505137388"/>
      <w:bookmarkStart w:id="1963" w:name="__Fieldmark__4372_908293503"/>
      <w:bookmarkStart w:id="1964" w:name="__Fieldmark__4621_2280461051"/>
      <w:bookmarkStart w:id="1965" w:name="__Fieldmark__3805_2048093008"/>
      <w:bookmarkStart w:id="1966" w:name="__Fieldmark__10902_1777031281"/>
      <w:bookmarkStart w:id="1967" w:name="__Fieldmark__3765_3642959469"/>
      <w:bookmarkStart w:id="1968" w:name="__Fieldmark__3911_527255555"/>
      <w:bookmarkStart w:id="1969" w:name="__Fieldmark__3769_3642959469"/>
      <w:bookmarkStart w:id="1970" w:name="__Fieldmark__3809_2048093008"/>
      <w:bookmarkStart w:id="1971" w:name="__Fieldmark__3907_527255555"/>
      <w:bookmarkStart w:id="1972" w:name="__Fieldmark__4376_908293503"/>
      <w:bookmarkStart w:id="1973" w:name="__Fieldmark__10898_1777031281"/>
      <w:bookmarkStart w:id="1974" w:name="__Fieldmark__4762_1561598236"/>
      <w:bookmarkStart w:id="1975" w:name="__Fieldmark__4617_2280461051"/>
      <w:bookmarkStart w:id="1976" w:name="__Fieldmark__4942_3310317172"/>
      <w:bookmarkStart w:id="1977" w:name="__Fieldmark__5498_2505137388"/>
      <w:bookmarkStart w:id="1978" w:name="__Fieldmark__5360_545160095"/>
      <w:bookmarkStart w:id="1979" w:name="__Fieldmark__5289_1417665735"/>
      <w:bookmarkStart w:id="1980" w:name="__Fieldmark__6601_208418766"/>
      <w:bookmarkStart w:id="1981" w:name="__Fieldmark__5522_2403155824"/>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982" w:name="__Fieldmark__6454_249888731"/>
      <w:r>
        <w:rPr>
          <w:rFonts w:cs="Times New Roman"/>
        </w:rPr>
        <w:t>1</w:t>
      </w:r>
      <w:bookmarkStart w:id="1983" w:name="__Fieldmark__6691_208418766"/>
      <w:r>
        <w:rPr>
          <w:rFonts w:cs="Times New Roman"/>
        </w:rPr>
        <w:t>.</w:t>
      </w:r>
      <w:bookmarkStart w:id="1984" w:name="__Fieldmark__5609_2403155824"/>
      <w:r>
        <w:rPr>
          <w:rFonts w:cs="Times New Roman"/>
        </w:rPr>
        <w:t>5</w:t>
      </w:r>
      <w:bookmarkStart w:id="1985" w:name="__Fieldmark__5436_545160095"/>
      <w:r>
        <w:rPr>
          <w:rFonts w:cs="Times New Roman"/>
        </w:rPr>
        <w:t xml:space="preserve"> </w:t>
      </w:r>
      <w:bookmarkStart w:id="1986" w:name="__Fieldmark__5362_1417665735"/>
      <w:r>
        <w:rPr>
          <w:rFonts w:cs="Times New Roman"/>
        </w:rPr>
        <w:t>p</w:t>
      </w:r>
      <w:bookmarkStart w:id="1987" w:name="__Fieldmark__5004_3310317172"/>
      <w:r>
        <w:rPr>
          <w:rFonts w:cs="Times New Roman"/>
        </w:rPr>
        <w:t>p</w:t>
      </w:r>
      <w:bookmarkStart w:id="1988" w:name="__Fieldmark__5564_2505137388"/>
      <w:r>
        <w:rPr>
          <w:rFonts w:cs="Times New Roman"/>
        </w:rPr>
        <w:t>m</w:t>
      </w:r>
      <w:bookmarkStart w:id="1989" w:name="__Fieldmark__4810_1561598236"/>
      <w:r>
        <w:rPr>
          <w:rFonts w:cs="Times New Roman"/>
        </w:rPr>
        <w:t xml:space="preserve"> </w:t>
      </w:r>
      <w:bookmarkStart w:id="1990" w:name="__Fieldmark__4662_2280461051"/>
      <w:r>
        <w:rPr>
          <w:rFonts w:cs="Times New Roman"/>
        </w:rPr>
        <w:t>H</w:t>
      </w:r>
      <w:bookmarkStart w:id="1991" w:name="__Fieldmark__4410_908293503"/>
      <w:r>
        <w:rPr>
          <w:rFonts w:cs="Times New Roman"/>
          <w:vertAlign w:val="subscript"/>
        </w:rPr>
        <w:t>2</w:t>
      </w:r>
      <w:bookmarkStart w:id="1992" w:name="__Fieldmark__10929_1777031281"/>
      <w:r>
        <w:rPr>
          <w:rFonts w:cs="Times New Roman"/>
        </w:rPr>
        <w:t>O</w:t>
      </w:r>
      <w:bookmarkStart w:id="1993" w:name="__Fieldmark__3829_2048093008"/>
      <w:r>
        <w:rPr>
          <w:rFonts w:cs="Times New Roman"/>
        </w:rPr>
        <w:t xml:space="preserve"> </w:t>
      </w:r>
      <w:bookmarkStart w:id="1994" w:name="__Fieldmark__3924_527255555"/>
      <w:r>
        <w:rPr>
          <w:rFonts w:cs="Times New Roman"/>
        </w:rPr>
        <w:t>f</w:t>
      </w:r>
      <w:bookmarkStart w:id="1995" w:name="__Fieldmark__3782_3642959469"/>
      <w:r>
        <w:rPr>
          <w:rFonts w:cs="Times New Roman"/>
        </w:rPr>
        <w:t>o</w:t>
      </w:r>
      <w:bookmarkStart w:id="1996" w:name="__Fieldmark__9794_2362112943"/>
      <w:r>
        <w:rPr>
          <w:rFonts w:cs="Times New Roman"/>
        </w:rPr>
        <w:t>llowing the methodology of Long and Winefor</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997" w:name="__Fieldmark__6498_249888731"/>
      <w:bookmarkEnd w:id="1982"/>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998" w:name="__Fieldmark__6732_208418766"/>
      <w:bookmarkStart w:id="1999" w:name="__Fieldmark__6502_249888731"/>
      <w:bookmarkEnd w:id="1983"/>
      <w:bookmarkEnd w:id="1997"/>
      <w:r>
        <w:rPr>
          <w:rFonts w:cs="Times New Roman"/>
        </w:rPr>
      </w:r>
      <w:r>
        <w:rPr>
          <w:rFonts w:cs="Times New Roman"/>
        </w:rPr>
      </w:r>
      <w:r>
        <w:fldChar w:fldCharType="end"/>
      </w:r>
      <w:bookmarkStart w:id="2000" w:name="__Fieldmark__5471_545160095"/>
      <w:bookmarkStart w:id="2001" w:name="__Fieldmark__5651_2403155824"/>
      <w:bookmarkStart w:id="2002" w:name="__Fieldmark__5037_3310317172"/>
      <w:bookmarkStart w:id="2003" w:name="__Fieldmark__5400_1417665735"/>
      <w:bookmarkStart w:id="2004" w:name="__Fieldmark__4837_1561598236"/>
      <w:bookmarkStart w:id="2005" w:name="__Fieldmark__5604_2505137388"/>
      <w:bookmarkStart w:id="2006" w:name="__Fieldmark__4431_908293503"/>
      <w:bookmarkStart w:id="2007" w:name="__Fieldmark__4690_2280461051"/>
      <w:bookmarkStart w:id="2008" w:name="__Fieldmark__3848_2048093008"/>
      <w:bookmarkStart w:id="2009" w:name="__Fieldmark__10951_1777031281"/>
      <w:bookmarkStart w:id="2010" w:name="__Fieldmark__3787_3642959469"/>
      <w:bookmarkStart w:id="2011" w:name="__Fieldmark__3940_527255555"/>
      <w:bookmarkStart w:id="2012" w:name="__Fieldmark__3795_3642959469"/>
      <w:bookmarkStart w:id="2013" w:name="__Fieldmark__3852_2048093008"/>
      <w:bookmarkStart w:id="2014" w:name="__Fieldmark__3936_527255555"/>
      <w:bookmarkStart w:id="2015" w:name="__Fieldmark__4435_908293503"/>
      <w:bookmarkStart w:id="2016" w:name="__Fieldmark__10947_1777031281"/>
      <w:bookmarkStart w:id="2017" w:name="__Fieldmark__4841_1561598236"/>
      <w:bookmarkStart w:id="2018" w:name="__Fieldmark__4686_2280461051"/>
      <w:bookmarkStart w:id="2019" w:name="__Fieldmark__5041_3310317172"/>
      <w:bookmarkStart w:id="2020" w:name="__Fieldmark__5600_2505137388"/>
      <w:bookmarkStart w:id="2021" w:name="__Fieldmark__5475_545160095"/>
      <w:bookmarkStart w:id="2022" w:name="__Fieldmark__5396_1417665735"/>
      <w:bookmarkStart w:id="2023" w:name="__Fieldmark__6736_208418766"/>
      <w:bookmarkStart w:id="2024" w:name="__Fieldmark__5647_2403155824"/>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r>
        <w:rPr>
          <w:rFonts w:cs="Times New Roman"/>
        </w:rPr>
        <w:t>dner 1983. Analytical drift throughout the session was monitored via frequent analysis of Herasil 102 silica glass (purchased from Heraeus) containing ~55 ppm H</w:t>
      </w:r>
      <w:r>
        <w:rPr>
          <w:rFonts w:cs="Times New Roman"/>
          <w:vertAlign w:val="subscript"/>
        </w:rPr>
        <w:t>2</w:t>
      </w:r>
      <w:r>
        <w:rPr>
          <w:rFonts w:cs="Times New Roman"/>
        </w:rPr>
        <w:t>O.</w:t>
      </w:r>
    </w:p>
    <w:p>
      <w:pPr>
        <w:pStyle w:val="Heading2"/>
        <w:ind w:hanging="0"/>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2025" w:name="__Fieldmark__6612_249888731"/>
      <w:r>
        <w:rPr/>
      </w:r>
      <w:r>
        <w:rPr/>
      </w:r>
      <w:r>
        <w:fldChar w:fldCharType="end"/>
      </w:r>
      <w:r>
        <w:fldChar w:fldCharType="begin"/>
      </w:r>
      <w:r/>
      <w:r>
        <w:fldChar w:fldCharType="separate"/>
      </w:r>
      <w:bookmarkStart w:id="2026" w:name="__Fieldmark__6839_208418766"/>
      <w:bookmarkStart w:id="2027" w:name="__Fieldmark__6615_249888731"/>
      <w:bookmarkEnd w:id="2025"/>
      <w:r>
        <w:rPr/>
        <w:t>d</w:t>
      </w:r>
      <w:bookmarkStart w:id="2028" w:name="__Fieldmark__6842_208418766"/>
      <w:bookmarkStart w:id="2029" w:name="__Fieldmark__5747_2403155824"/>
      <w:r>
        <w:rPr/>
        <w:t>e</w:t>
      </w:r>
      <w:bookmarkStart w:id="2030" w:name="__Fieldmark__5564_545160095"/>
      <w:bookmarkStart w:id="2031" w:name="__Fieldmark__5750_2403155824"/>
      <w:r>
        <w:rPr/>
        <w:t>t</w:t>
      </w:r>
      <w:bookmarkStart w:id="2032" w:name="__Fieldmark__5567_545160095"/>
      <w:bookmarkStart w:id="2033" w:name="__Fieldmark__5485_1417665735"/>
      <w:r>
        <w:rPr/>
        <w:t>a</w:t>
      </w:r>
      <w:bookmarkStart w:id="2034" w:name="__Fieldmark__5119_3310317172"/>
      <w:bookmarkStart w:id="2035" w:name="__Fieldmark__5488_1417665735"/>
      <w:r>
        <w:rPr/>
        <w:t>i</w:t>
      </w:r>
      <w:bookmarkStart w:id="2036" w:name="__Fieldmark__5123_3310317172"/>
      <w:bookmarkStart w:id="2037" w:name="__Fieldmark__4900_1561598236"/>
      <w:bookmarkStart w:id="2038" w:name="__Fieldmark__5690_2505137388"/>
      <w:r>
        <w:rPr/>
        <w:t>l</w:t>
      </w:r>
      <w:bookmarkStart w:id="2039" w:name="__Fieldmark__4742_2280461051"/>
      <w:bookmarkStart w:id="2040" w:name="__Fieldmark__4903_1561598236"/>
      <w:bookmarkStart w:id="2041" w:name="__Fieldmark__5695_2505137388"/>
      <w:r>
        <w:rPr/>
        <w:t xml:space="preserve"> b</w:t>
      </w:r>
      <w:bookmarkStart w:id="2042" w:name="__Fieldmark__4745_2280461051"/>
      <w:bookmarkStart w:id="2043" w:name="__Fieldmark__4480_908293503"/>
      <w:r>
        <w:rPr/>
        <w:t>y</w:t>
      </w:r>
      <w:bookmarkStart w:id="2044" w:name="__Fieldmark__10992_1777031281"/>
      <w:bookmarkStart w:id="2045" w:name="__Fieldmark__3885_2048093008"/>
      <w:bookmarkStart w:id="2046" w:name="__Fieldmark__4484_908293503"/>
      <w:r>
        <w:rPr/>
        <w:t xml:space="preserve"> </w:t>
      </w:r>
      <w:bookmarkStart w:id="2047" w:name="__Fieldmark__3887_2048093008"/>
      <w:bookmarkStart w:id="2048" w:name="__Fieldmark__10996_1777031281"/>
      <w:r>
        <w:rPr/>
        <w:t>E.</w:t>
      </w:r>
      <w:bookmarkStart w:id="2049" w:name="__Fieldmark__2907_3642959469"/>
      <w:r>
        <w:rPr/>
        <w:t xml:space="preserve"> Ferriss e</w:t>
      </w:r>
      <w:bookmarkStart w:id="2050" w:name="__Fieldmark__2816_2362112943"/>
      <w:r>
        <w:rPr/>
        <w:t>t</w:t>
      </w:r>
      <w:bookmarkStart w:id="2051" w:name="__Fieldmark__2731_2049629825"/>
      <w:r>
        <w:rPr/>
        <w:t xml:space="preserve"> </w:t>
      </w:r>
      <w:bookmarkStart w:id="2052" w:name="__Fieldmark__2646_687217606"/>
      <w:r>
        <w:rPr/>
        <w:t>a</w:t>
      </w:r>
      <w:bookmarkStart w:id="2053" w:name="__Fieldmark__2561_2209115713"/>
      <w:r>
        <w:rPr/>
        <w:t>l</w:t>
      </w:r>
      <w:bookmarkStart w:id="2054" w:name="__Fieldmark__2478_1105856583"/>
      <w:r>
        <w:rPr/>
        <w:t>.</w:t>
      </w:r>
      <w:bookmarkStart w:id="2055" w:name="__Fieldmark__2391_1929513578"/>
      <w:r>
        <w:rPr/>
        <w:t xml:space="preserve"> </w:t>
      </w:r>
      <w:bookmarkStart w:id="2056" w:name="__Fieldmark__2306_739104655"/>
      <w:r>
        <w:rPr/>
        <w:t>(</w:t>
      </w:r>
      <w:bookmarkStart w:id="2057" w:name="__Fieldmark__2220_462321902"/>
      <w:r>
        <w:rPr/>
        <w:t>2</w:t>
      </w:r>
      <w:bookmarkStart w:id="2058" w:name="__Fieldmark__2132_948816634"/>
      <w:r>
        <w:rPr/>
        <w:t>0</w:t>
      </w:r>
      <w:bookmarkStart w:id="2059" w:name="__Fieldmark__2044_2312622389"/>
      <w:r>
        <w:rPr/>
        <w:t>1</w:t>
      </w:r>
      <w:bookmarkStart w:id="2060" w:name="__Fieldmark__1955_2161409428"/>
      <w:r>
        <w:rPr/>
        <w:t>5</w:t>
      </w:r>
      <w:bookmarkStart w:id="2061" w:name="__Fieldmark__1865_188299688"/>
      <w:r>
        <w:rPr/>
        <w:t>)</w:t>
      </w:r>
      <w:bookmarkStart w:id="2062" w:name="__Fieldmark__1774_1216455718"/>
      <w:r>
        <w:rPr/>
        <w:t xml:space="preserve"> </w:t>
      </w:r>
      <w:bookmarkStart w:id="2063" w:name="__Fieldmark__1683_649753871"/>
      <w:r>
        <w:rPr/>
        <w:t>a</w:t>
      </w:r>
      <w:bookmarkStart w:id="2064" w:name="__Fieldmark__1596_2534479100"/>
      <w:r>
        <w:rPr/>
        <w:t>n</w:t>
      </w:r>
      <w:bookmarkStart w:id="2065" w:name="__Fieldmark__1504_1692434574"/>
      <w:r>
        <w:rPr/>
        <w:t>d</w:t>
      </w:r>
      <w:bookmarkStart w:id="2066" w:name="__Fieldmark__1413_148202576"/>
      <w:r>
        <w:rPr/>
        <w:t xml:space="preserve"> </w:t>
      </w:r>
      <w:bookmarkStart w:id="2067" w:name="__Fieldmark__2894_2994147849"/>
      <w:r>
        <w:rPr/>
        <w:t>i</w:t>
      </w:r>
      <w:bookmarkStart w:id="2068" w:name="__Fieldmark__1230_3231691474"/>
      <w:r>
        <w:rPr/>
        <w:t>m</w:t>
      </w:r>
      <w:bookmarkStart w:id="2069" w:name="__Fieldmark__1138_3149341642"/>
      <w:r>
        <w:rPr/>
        <w:t>p</w:t>
      </w:r>
      <w:bookmarkStart w:id="2070" w:name="__Fieldmark__1046_4213078475"/>
      <w:r>
        <w:rPr/>
        <w:t>l</w:t>
      </w:r>
      <w:bookmarkStart w:id="2071" w:name="__Fieldmark__954_4019975519"/>
      <w:r>
        <w:rPr/>
        <w:t>e</w:t>
      </w:r>
      <w:bookmarkStart w:id="2072" w:name="__Fieldmark__865_3852820974"/>
      <w:r>
        <w:rPr/>
        <w:t>mented using the free, open-source software package pynams (Ferriss 2015)</w:t>
      </w:r>
      <w:r>
        <w:rPr/>
      </w:r>
      <w:r>
        <w:fldChar w:fldCharType="end"/>
      </w:r>
      <w:r>
        <w:fldChar w:fldCharType="begin"/>
      </w:r>
      <w:r/>
      <w:r>
        <w:fldChar w:fldCharType="separate"/>
      </w:r>
      <w:bookmarkStart w:id="2073" w:name="__Fieldmark__6729_249888731"/>
      <w:bookmarkEnd w:id="2026"/>
      <w:bookmarkEnd w:id="2027"/>
      <w:r>
        <w:rPr/>
      </w:r>
      <w:r>
        <w:rPr/>
      </w:r>
      <w:r>
        <w:fldChar w:fldCharType="end"/>
      </w:r>
      <w:r>
        <w:fldChar w:fldCharType="begin"/>
      </w:r>
      <w:r/>
      <w:r>
        <w:fldChar w:fldCharType="separate"/>
      </w:r>
      <w:bookmarkStart w:id="2074" w:name="__Fieldmark__6952_208418766"/>
      <w:bookmarkStart w:id="2075" w:name="__Fieldmark__6734_249888731"/>
      <w:bookmarkEnd w:id="2028"/>
      <w:bookmarkEnd w:id="2029"/>
      <w:bookmarkEnd w:id="2073"/>
      <w:r>
        <w:rPr/>
      </w:r>
      <w:r>
        <w:rPr/>
      </w:r>
      <w:r>
        <w:fldChar w:fldCharType="end"/>
      </w:r>
      <w:r>
        <w:fldChar w:fldCharType="begin"/>
      </w:r>
      <w:r/>
      <w:r>
        <w:fldChar w:fldCharType="separate"/>
      </w:r>
      <w:bookmarkStart w:id="2076" w:name="__Fieldmark__6957_208418766"/>
      <w:bookmarkStart w:id="2077" w:name="__Fieldmark__5856_2403155824"/>
      <w:bookmarkStart w:id="2078" w:name="__Fieldmark__6741_249888731"/>
      <w:bookmarkEnd w:id="2030"/>
      <w:bookmarkEnd w:id="2031"/>
      <w:bookmarkEnd w:id="2074"/>
      <w:bookmarkEnd w:id="2075"/>
      <w:r>
        <w:rPr/>
      </w:r>
      <w:r>
        <w:rPr/>
      </w:r>
      <w:r>
        <w:fldChar w:fldCharType="end"/>
      </w:r>
      <w:bookmarkStart w:id="2079" w:name="__Fieldmark__5674_545160095"/>
      <w:bookmarkStart w:id="2080" w:name="__Fieldmark__5586_1417665735"/>
      <w:bookmarkStart w:id="2081" w:name="__Fieldmark__5868_2403155824"/>
      <w:bookmarkStart w:id="2082" w:name="__Fieldmark__5224_3310317172"/>
      <w:bookmarkStart w:id="2083" w:name="__Fieldmark__4991_1561598236"/>
      <w:bookmarkStart w:id="2084" w:name="__Fieldmark__5787_2505137388"/>
      <w:bookmarkStart w:id="2085" w:name="__Fieldmark__5601_1417665735"/>
      <w:bookmarkStart w:id="2086" w:name="__Fieldmark__5004_1561598236"/>
      <w:bookmarkStart w:id="2087" w:name="__Fieldmark__4564_908293503"/>
      <w:bookmarkStart w:id="2088" w:name="__Fieldmark__4835_2280461051"/>
      <w:bookmarkStart w:id="2089" w:name="__Fieldmark__5804_2505137388"/>
      <w:bookmarkStart w:id="2090" w:name="__Fieldmark__773_3917936936"/>
      <w:bookmarkStart w:id="2091" w:name="__Fieldmark__4597_908293503"/>
      <w:bookmarkStart w:id="2092" w:name="__Fieldmark__3993_2048093008"/>
      <w:bookmarkStart w:id="2093" w:name="__Fieldmark__11101_1777031281"/>
      <w:bookmarkStart w:id="2094" w:name="__Fieldmark__4870_2280461051"/>
      <w:bookmarkStart w:id="2095" w:name="__Fieldmark__4010_2048093008"/>
      <w:bookmarkStart w:id="2096" w:name="__Fieldmark__2935_2362112943"/>
      <w:bookmarkStart w:id="2097" w:name="__Fieldmark__2846_2049629825"/>
      <w:bookmarkStart w:id="2098" w:name="__Fieldmark__2757_687217606"/>
      <w:bookmarkStart w:id="2099" w:name="__Fieldmark__11114_1777031281"/>
      <w:bookmarkStart w:id="2100" w:name="__Fieldmark__2668_2209115713"/>
      <w:bookmarkStart w:id="2101" w:name="__Fieldmark__2581_1105856583"/>
      <w:bookmarkStart w:id="2102" w:name="__Fieldmark__2490_1929513578"/>
      <w:bookmarkStart w:id="2103" w:name="__Fieldmark__2401_739104655"/>
      <w:bookmarkStart w:id="2104" w:name="__Fieldmark__2311_462321902"/>
      <w:bookmarkStart w:id="2105" w:name="__Fieldmark__2219_948816634"/>
      <w:bookmarkStart w:id="2106" w:name="__Fieldmark__2127_2312622389"/>
      <w:bookmarkStart w:id="2107" w:name="__Fieldmark__2034_2161409428"/>
      <w:bookmarkStart w:id="2108" w:name="__Fieldmark__1940_188299688"/>
      <w:bookmarkStart w:id="2109" w:name="__Fieldmark__1659_2534479100"/>
      <w:bookmarkStart w:id="2110" w:name="__Fieldmark__1468_148202576"/>
      <w:bookmarkStart w:id="2111" w:name="__Fieldmark__1277_3231691474"/>
      <w:bookmarkStart w:id="2112" w:name="__Fieldmark__1085_4213078475"/>
      <w:bookmarkStart w:id="2113" w:name="__Fieldmark__896_3852820974"/>
      <w:bookmarkStart w:id="2114" w:name="__Fieldmark__704_3265051427"/>
      <w:bookmarkStart w:id="2115" w:name="__Fieldmark__512_3470823330"/>
      <w:bookmarkStart w:id="2116" w:name="__Fieldmark__2718_2304565098"/>
      <w:bookmarkStart w:id="2117" w:name="__Fieldmark__639_2304565098"/>
      <w:bookmarkStart w:id="2118" w:name="__Fieldmark__416_2630548144"/>
      <w:bookmarkStart w:id="2119" w:name="__Fieldmark__608_837005789"/>
      <w:bookmarkStart w:id="2120" w:name="__Fieldmark__800_3917936936"/>
      <w:bookmarkStart w:id="2121" w:name="__Fieldmark__989_4019975519"/>
      <w:bookmarkStart w:id="2122" w:name="__Fieldmark__1181_3149341642"/>
      <w:bookmarkStart w:id="2123" w:name="__Fieldmark__2945_2994147849"/>
      <w:bookmarkStart w:id="2124" w:name="__Fieldmark__1563_1692434574"/>
      <w:bookmarkStart w:id="2125" w:name="__Fieldmark__1750_649753871"/>
      <w:bookmarkStart w:id="2126" w:name="__Fieldmark__4605_908293503"/>
      <w:bookmarkStart w:id="2127" w:name="__Fieldmark__4001_2048093008"/>
      <w:bookmarkStart w:id="2128" w:name="__Fieldmark__11107_1777031281"/>
      <w:bookmarkStart w:id="2129" w:name="__Fieldmark__3030_3642959469"/>
      <w:bookmarkStart w:id="2130" w:name="__Fieldmark__6730_527255555"/>
      <w:bookmarkStart w:id="2131" w:name="__Fieldmark__5233_3310317172"/>
      <w:bookmarkStart w:id="2132" w:name="__Fieldmark__4829_2280461051"/>
      <w:bookmarkStart w:id="2133" w:name="__Fieldmark__4996_1561598236"/>
      <w:bookmarkStart w:id="2134" w:name="__Fieldmark__5794_2505137388"/>
      <w:bookmarkStart w:id="2135" w:name="__Fieldmark__5682_545160095"/>
      <w:bookmarkStart w:id="2136" w:name="__Fieldmark__5217_3310317172"/>
      <w:bookmarkStart w:id="2137" w:name="__Fieldmark__5592_1417665735"/>
      <w:bookmarkStart w:id="2138" w:name="__Fieldmark__6964_208418766"/>
      <w:bookmarkStart w:id="2139" w:name="__Fieldmark__5669_545160095"/>
      <w:bookmarkStart w:id="2140" w:name="__Fieldmark__5861_2403155824"/>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1" w:name="__Fieldmark__6977_24988873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2" w:name="__Fieldmark__7189_208418766"/>
      <w:bookmarkStart w:id="2143" w:name="__Fieldmark__6980_249888731"/>
      <w:bookmarkEnd w:id="21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4" w:name="__Fieldmark__7192_208418766"/>
      <w:bookmarkStart w:id="2145" w:name="__Fieldmark__6082_2403155824"/>
      <w:bookmarkStart w:id="2146" w:name="__Fieldmark__6985_249888731"/>
      <w:bookmarkEnd w:id="2142"/>
      <w:bookmarkEnd w:id="214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7" w:name="__Fieldmark__7197_208418766"/>
      <w:bookmarkStart w:id="2148" w:name="__Fieldmark__5884_545160095"/>
      <w:bookmarkStart w:id="2149" w:name="__Fieldmark__6085_2403155824"/>
      <w:bookmarkStart w:id="2150" w:name="__Fieldmark__6992_249888731"/>
      <w:bookmarkEnd w:id="2144"/>
      <w:bookmarkEnd w:id="2145"/>
      <w:bookmarkEnd w:id="21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1" w:name="__Fieldmark__7204_208418766"/>
      <w:bookmarkStart w:id="2152" w:name="__Fieldmark__5887_545160095"/>
      <w:bookmarkStart w:id="2153" w:name="__Fieldmark__5793_1417665735"/>
      <w:bookmarkStart w:id="2154" w:name="__Fieldmark__6090_2403155824"/>
      <w:bookmarkStart w:id="2155" w:name="__Fieldmark__7001_249888731"/>
      <w:bookmarkEnd w:id="2147"/>
      <w:bookmarkEnd w:id="2148"/>
      <w:bookmarkEnd w:id="2149"/>
      <w:bookmarkEnd w:id="215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6" w:name="__Fieldmark__7221_208418766"/>
      <w:bookmarkStart w:id="2157" w:name="__Fieldmark__5900_545160095"/>
      <w:bookmarkStart w:id="2158" w:name="__Fieldmark__5796_1417665735"/>
      <w:bookmarkStart w:id="2159" w:name="__Fieldmark__6105_2403155824"/>
      <w:bookmarkStart w:id="2160" w:name="__Fieldmark__7020_249888731"/>
      <w:bookmarkStart w:id="2161" w:name="__Fieldmark__5986_2505137388"/>
      <w:bookmarkStart w:id="2162" w:name="__Fieldmark__5164_1561598236"/>
      <w:bookmarkStart w:id="2163" w:name="__Fieldmark__5409_3310317172"/>
      <w:bookmarkEnd w:id="2151"/>
      <w:bookmarkEnd w:id="2152"/>
      <w:bookmarkEnd w:id="2153"/>
      <w:bookmarkEnd w:id="2154"/>
      <w:bookmarkEnd w:id="2155"/>
      <w:bookmarkEnd w:id="2161"/>
      <w:bookmarkEnd w:id="2162"/>
      <w:bookmarkEnd w:id="21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64" w:name="__Fieldmark__7241_208418766"/>
      <w:bookmarkStart w:id="2165" w:name="__Fieldmark__5916_545160095"/>
      <w:bookmarkStart w:id="2166" w:name="__Fieldmark__5807_1417665735"/>
      <w:bookmarkStart w:id="2167" w:name="__Fieldmark__6123_2403155824"/>
      <w:bookmarkStart w:id="2168" w:name="__Fieldmark__7042_249888731"/>
      <w:bookmarkStart w:id="2169" w:name="__Fieldmark__5989_2505137388"/>
      <w:bookmarkStart w:id="2170" w:name="__Fieldmark__4990_2280461051"/>
      <w:bookmarkStart w:id="2171" w:name="__Fieldmark__5167_1561598236"/>
      <w:bookmarkStart w:id="2172" w:name="__Fieldmark__5412_3310317172"/>
      <w:bookmarkEnd w:id="2156"/>
      <w:bookmarkEnd w:id="2157"/>
      <w:bookmarkEnd w:id="2158"/>
      <w:bookmarkEnd w:id="2159"/>
      <w:bookmarkEnd w:id="2160"/>
      <w:bookmarkEnd w:id="2169"/>
      <w:bookmarkEnd w:id="2170"/>
      <w:bookmarkEnd w:id="2171"/>
      <w:bookmarkEnd w:id="21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73" w:name="__Fieldmark__7264_208418766"/>
      <w:bookmarkStart w:id="2174" w:name="__Fieldmark__5935_545160095"/>
      <w:bookmarkStart w:id="2175" w:name="__Fieldmark__5821_1417665735"/>
      <w:bookmarkStart w:id="2176" w:name="__Fieldmark__6144_2403155824"/>
      <w:bookmarkStart w:id="2177" w:name="__Fieldmark__7067_249888731"/>
      <w:bookmarkStart w:id="2178" w:name="__Fieldmark__5995_2505137388"/>
      <w:bookmarkStart w:id="2179" w:name="__Fieldmark__4993_2280461051"/>
      <w:bookmarkStart w:id="2180" w:name="__Fieldmark__4709_908293503"/>
      <w:bookmarkStart w:id="2181" w:name="__Fieldmark__5172_1561598236"/>
      <w:bookmarkStart w:id="2182" w:name="__Fieldmark__5420_3310317172"/>
      <w:bookmarkEnd w:id="2164"/>
      <w:bookmarkEnd w:id="2165"/>
      <w:bookmarkEnd w:id="2166"/>
      <w:bookmarkEnd w:id="2167"/>
      <w:bookmarkEnd w:id="2168"/>
      <w:bookmarkEnd w:id="2178"/>
      <w:bookmarkEnd w:id="2179"/>
      <w:bookmarkEnd w:id="2180"/>
      <w:bookmarkEnd w:id="2181"/>
      <w:bookmarkEnd w:id="218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3" w:name="__Fieldmark__7290_208418766"/>
      <w:bookmarkStart w:id="2184" w:name="__Fieldmark__5957_545160095"/>
      <w:bookmarkStart w:id="2185" w:name="__Fieldmark__5838_1417665735"/>
      <w:bookmarkStart w:id="2186" w:name="__Fieldmark__6168_2403155824"/>
      <w:bookmarkStart w:id="2187" w:name="__Fieldmark__7095_249888731"/>
      <w:bookmarkStart w:id="2188" w:name="__Fieldmark__6004_2505137388"/>
      <w:bookmarkStart w:id="2189" w:name="__Fieldmark__4998_2280461051"/>
      <w:bookmarkStart w:id="2190" w:name="__Fieldmark__11206_1777031281"/>
      <w:bookmarkStart w:id="2191" w:name="__Fieldmark__4712_908293503"/>
      <w:bookmarkStart w:id="2192" w:name="__Fieldmark__5179_1561598236"/>
      <w:bookmarkStart w:id="2193" w:name="__Fieldmark__5431_3310317172"/>
      <w:bookmarkEnd w:id="2173"/>
      <w:bookmarkEnd w:id="2174"/>
      <w:bookmarkEnd w:id="2175"/>
      <w:bookmarkEnd w:id="2176"/>
      <w:bookmarkEnd w:id="2177"/>
      <w:bookmarkEnd w:id="2188"/>
      <w:bookmarkEnd w:id="2189"/>
      <w:bookmarkEnd w:id="2190"/>
      <w:bookmarkEnd w:id="2191"/>
      <w:bookmarkEnd w:id="2192"/>
      <w:bookmarkEnd w:id="219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94" w:name="__Fieldmark__7319_208418766"/>
      <w:bookmarkStart w:id="2195" w:name="__Fieldmark__5982_545160095"/>
      <w:bookmarkStart w:id="2196" w:name="__Fieldmark__5858_1417665735"/>
      <w:bookmarkStart w:id="2197" w:name="__Fieldmark__6195_2403155824"/>
      <w:bookmarkStart w:id="2198" w:name="__Fieldmark__7126_249888731"/>
      <w:bookmarkStart w:id="2199" w:name="__Fieldmark__6016_2505137388"/>
      <w:bookmarkStart w:id="2200" w:name="__Fieldmark__5005_2280461051"/>
      <w:bookmarkStart w:id="2201" w:name="__Fieldmark__11209_1777031281"/>
      <w:bookmarkStart w:id="2202" w:name="__Fieldmark__4126_2048093008"/>
      <w:bookmarkStart w:id="2203" w:name="__Fieldmark__4717_908293503"/>
      <w:bookmarkStart w:id="2204" w:name="__Fieldmark__5188_1561598236"/>
      <w:bookmarkStart w:id="2205" w:name="__Fieldmark__5445_3310317172"/>
      <w:bookmarkEnd w:id="2183"/>
      <w:bookmarkEnd w:id="2184"/>
      <w:bookmarkEnd w:id="2185"/>
      <w:bookmarkEnd w:id="2186"/>
      <w:bookmarkEnd w:id="2187"/>
      <w:bookmarkEnd w:id="2199"/>
      <w:bookmarkEnd w:id="2200"/>
      <w:bookmarkEnd w:id="2201"/>
      <w:bookmarkEnd w:id="2202"/>
      <w:bookmarkEnd w:id="2203"/>
      <w:bookmarkEnd w:id="2204"/>
      <w:bookmarkEnd w:id="220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6" w:name="__Fieldmark__7348_208418766"/>
      <w:bookmarkStart w:id="2207" w:name="__Fieldmark__6007_545160095"/>
      <w:bookmarkStart w:id="2208" w:name="__Fieldmark__5881_1417665735"/>
      <w:bookmarkStart w:id="2209" w:name="__Fieldmark__6222_2403155824"/>
      <w:bookmarkStart w:id="2210" w:name="__Fieldmark__7157_249888731"/>
      <w:bookmarkStart w:id="2211" w:name="__Fieldmark__6031_2505137388"/>
      <w:bookmarkStart w:id="2212" w:name="__Fieldmark__5014_2280461051"/>
      <w:bookmarkStart w:id="2213" w:name="__Fieldmark__11214_1777031281"/>
      <w:bookmarkStart w:id="2214" w:name="__Fieldmark__4129_2048093008"/>
      <w:bookmarkStart w:id="2215" w:name="__Fieldmark__4724_908293503"/>
      <w:bookmarkStart w:id="2216" w:name="__Fieldmark__5199_1561598236"/>
      <w:bookmarkStart w:id="2217" w:name="__Fieldmark__5462_3310317172"/>
      <w:bookmarkEnd w:id="2194"/>
      <w:bookmarkEnd w:id="2195"/>
      <w:bookmarkEnd w:id="2196"/>
      <w:bookmarkEnd w:id="2197"/>
      <w:bookmarkEnd w:id="2198"/>
      <w:bookmarkEnd w:id="2211"/>
      <w:bookmarkEnd w:id="2212"/>
      <w:bookmarkEnd w:id="2213"/>
      <w:bookmarkEnd w:id="2214"/>
      <w:bookmarkEnd w:id="2215"/>
      <w:bookmarkEnd w:id="2216"/>
      <w:bookmarkEnd w:id="221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18" w:name="__Fieldmark__7377_208418766"/>
      <w:bookmarkStart w:id="2219" w:name="__Fieldmark__6032_545160095"/>
      <w:bookmarkStart w:id="2220" w:name="__Fieldmark__5904_1417665735"/>
      <w:bookmarkStart w:id="2221" w:name="__Fieldmark__6249_2403155824"/>
      <w:bookmarkStart w:id="2222" w:name="__Fieldmark__7188_249888731"/>
      <w:bookmarkStart w:id="2223" w:name="__Fieldmark__6049_2505137388"/>
      <w:bookmarkStart w:id="2224" w:name="__Fieldmark__5022_2280461051"/>
      <w:bookmarkStart w:id="2225" w:name="__Fieldmark__11218_1777031281"/>
      <w:bookmarkStart w:id="2226" w:name="__Fieldmark__4131_2048093008"/>
      <w:bookmarkStart w:id="2227" w:name="__Fieldmark__4730_908293503"/>
      <w:bookmarkStart w:id="2228" w:name="__Fieldmark__5209_1561598236"/>
      <w:bookmarkStart w:id="2229" w:name="__Fieldmark__5482_3310317172"/>
      <w:bookmarkEnd w:id="2206"/>
      <w:bookmarkEnd w:id="2207"/>
      <w:bookmarkEnd w:id="2208"/>
      <w:bookmarkEnd w:id="2209"/>
      <w:bookmarkEnd w:id="2210"/>
      <w:bookmarkEnd w:id="2223"/>
      <w:bookmarkEnd w:id="2224"/>
      <w:bookmarkEnd w:id="2225"/>
      <w:bookmarkEnd w:id="2226"/>
      <w:bookmarkEnd w:id="2227"/>
      <w:bookmarkEnd w:id="2228"/>
      <w:bookmarkEnd w:id="222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0" w:name="__Fieldmark__7406_208418766"/>
      <w:bookmarkStart w:id="2231" w:name="__Fieldmark__6057_545160095"/>
      <w:bookmarkStart w:id="2232" w:name="__Fieldmark__5927_1417665735"/>
      <w:bookmarkStart w:id="2233" w:name="__Fieldmark__6276_2403155824"/>
      <w:bookmarkStart w:id="2234" w:name="__Fieldmark__7219_249888731"/>
      <w:bookmarkStart w:id="2235" w:name="__Fieldmark__6066_2505137388"/>
      <w:bookmarkStart w:id="2236" w:name="__Fieldmark__5031_2280461051"/>
      <w:bookmarkStart w:id="2237" w:name="__Fieldmark__11223_1777031281"/>
      <w:bookmarkStart w:id="2238" w:name="__Fieldmark__4134_2048093008"/>
      <w:bookmarkStart w:id="2239" w:name="__Fieldmark__4737_908293503"/>
      <w:bookmarkStart w:id="2240" w:name="__Fieldmark__5220_1561598236"/>
      <w:bookmarkStart w:id="2241" w:name="__Fieldmark__5502_3310317172"/>
      <w:bookmarkEnd w:id="2218"/>
      <w:bookmarkEnd w:id="2219"/>
      <w:bookmarkEnd w:id="2220"/>
      <w:bookmarkEnd w:id="2221"/>
      <w:bookmarkEnd w:id="2222"/>
      <w:bookmarkEnd w:id="2235"/>
      <w:bookmarkEnd w:id="2236"/>
      <w:bookmarkEnd w:id="2237"/>
      <w:bookmarkEnd w:id="2238"/>
      <w:bookmarkEnd w:id="2239"/>
      <w:bookmarkEnd w:id="2240"/>
      <w:bookmarkEnd w:id="22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2" w:name="__Fieldmark__7435_208418766"/>
      <w:bookmarkStart w:id="2243" w:name="__Fieldmark__6082_545160095"/>
      <w:bookmarkStart w:id="2244" w:name="__Fieldmark__5950_1417665735"/>
      <w:bookmarkStart w:id="2245" w:name="__Fieldmark__6303_2403155824"/>
      <w:bookmarkStart w:id="2246" w:name="__Fieldmark__7250_249888731"/>
      <w:bookmarkStart w:id="2247" w:name="__Fieldmark__6084_2505137388"/>
      <w:bookmarkStart w:id="2248" w:name="__Fieldmark__5040_2280461051"/>
      <w:bookmarkStart w:id="2249" w:name="__Fieldmark__11228_1777031281"/>
      <w:bookmarkStart w:id="2250" w:name="__Fieldmark__4137_2048093008"/>
      <w:bookmarkStart w:id="2251" w:name="__Fieldmark__4744_908293503"/>
      <w:bookmarkStart w:id="2252" w:name="__Fieldmark__5231_1561598236"/>
      <w:bookmarkStart w:id="2253" w:name="__Fieldmark__5522_3310317172"/>
      <w:bookmarkEnd w:id="2230"/>
      <w:bookmarkEnd w:id="2231"/>
      <w:bookmarkEnd w:id="2232"/>
      <w:bookmarkEnd w:id="2233"/>
      <w:bookmarkEnd w:id="2234"/>
      <w:bookmarkEnd w:id="2247"/>
      <w:bookmarkEnd w:id="2248"/>
      <w:bookmarkEnd w:id="2249"/>
      <w:bookmarkEnd w:id="2250"/>
      <w:bookmarkEnd w:id="2251"/>
      <w:bookmarkEnd w:id="2252"/>
      <w:bookmarkEnd w:id="225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54" w:name="__Fieldmark__7464_208418766"/>
      <w:bookmarkStart w:id="2255" w:name="__Fieldmark__6107_545160095"/>
      <w:bookmarkStart w:id="2256" w:name="__Fieldmark__5973_1417665735"/>
      <w:bookmarkStart w:id="2257" w:name="__Fieldmark__6330_2403155824"/>
      <w:bookmarkStart w:id="2258" w:name="__Fieldmark__7281_249888731"/>
      <w:bookmarkStart w:id="2259" w:name="__Fieldmark__6102_2505137388"/>
      <w:bookmarkStart w:id="2260" w:name="__Fieldmark__5049_2280461051"/>
      <w:bookmarkStart w:id="2261" w:name="__Fieldmark__11233_1777031281"/>
      <w:bookmarkStart w:id="2262" w:name="__Fieldmark__4140_2048093008"/>
      <w:bookmarkStart w:id="2263" w:name="__Fieldmark__4751_908293503"/>
      <w:bookmarkStart w:id="2264" w:name="__Fieldmark__5242_1561598236"/>
      <w:bookmarkStart w:id="2265" w:name="__Fieldmark__5542_3310317172"/>
      <w:bookmarkEnd w:id="2242"/>
      <w:bookmarkEnd w:id="2243"/>
      <w:bookmarkEnd w:id="2244"/>
      <w:bookmarkEnd w:id="2245"/>
      <w:bookmarkEnd w:id="2246"/>
      <w:bookmarkEnd w:id="2259"/>
      <w:bookmarkEnd w:id="2260"/>
      <w:bookmarkEnd w:id="2261"/>
      <w:bookmarkEnd w:id="2262"/>
      <w:bookmarkEnd w:id="2263"/>
      <w:bookmarkEnd w:id="2264"/>
      <w:bookmarkEnd w:id="226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6" w:name="__Fieldmark__7493_208418766"/>
      <w:bookmarkStart w:id="2267" w:name="__Fieldmark__6132_545160095"/>
      <w:bookmarkStart w:id="2268" w:name="__Fieldmark__5996_1417665735"/>
      <w:bookmarkStart w:id="2269" w:name="__Fieldmark__6357_2403155824"/>
      <w:bookmarkStart w:id="2270" w:name="__Fieldmark__7312_249888731"/>
      <w:bookmarkStart w:id="2271" w:name="__Fieldmark__6120_2505137388"/>
      <w:bookmarkStart w:id="2272" w:name="__Fieldmark__5059_2280461051"/>
      <w:bookmarkStart w:id="2273" w:name="__Fieldmark__11239_1777031281"/>
      <w:bookmarkStart w:id="2274" w:name="__Fieldmark__4144_2048093008"/>
      <w:bookmarkStart w:id="2275" w:name="__Fieldmark__4759_908293503"/>
      <w:bookmarkStart w:id="2276" w:name="__Fieldmark__5254_1561598236"/>
      <w:bookmarkStart w:id="2277" w:name="__Fieldmark__5562_3310317172"/>
      <w:bookmarkEnd w:id="2254"/>
      <w:bookmarkEnd w:id="2255"/>
      <w:bookmarkEnd w:id="2256"/>
      <w:bookmarkEnd w:id="2257"/>
      <w:bookmarkEnd w:id="2258"/>
      <w:bookmarkEnd w:id="2271"/>
      <w:bookmarkEnd w:id="2272"/>
      <w:bookmarkEnd w:id="2273"/>
      <w:bookmarkEnd w:id="2274"/>
      <w:bookmarkEnd w:id="2275"/>
      <w:bookmarkEnd w:id="2276"/>
      <w:bookmarkEnd w:id="227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8" w:name="__Fieldmark__7522_208418766"/>
      <w:bookmarkStart w:id="2279" w:name="__Fieldmark__6157_545160095"/>
      <w:bookmarkStart w:id="2280" w:name="__Fieldmark__6019_1417665735"/>
      <w:bookmarkStart w:id="2281" w:name="__Fieldmark__6384_2403155824"/>
      <w:bookmarkStart w:id="2282" w:name="__Fieldmark__7343_249888731"/>
      <w:bookmarkStart w:id="2283" w:name="__Fieldmark__6139_2505137388"/>
      <w:bookmarkStart w:id="2284" w:name="__Fieldmark__5068_2280461051"/>
      <w:bookmarkStart w:id="2285" w:name="__Fieldmark__11244_1777031281"/>
      <w:bookmarkStart w:id="2286" w:name="__Fieldmark__4147_2048093008"/>
      <w:bookmarkStart w:id="2287" w:name="__Fieldmark__4766_908293503"/>
      <w:bookmarkStart w:id="2288" w:name="__Fieldmark__5265_1561598236"/>
      <w:bookmarkStart w:id="2289" w:name="__Fieldmark__5582_3310317172"/>
      <w:bookmarkEnd w:id="2266"/>
      <w:bookmarkEnd w:id="2267"/>
      <w:bookmarkEnd w:id="2268"/>
      <w:bookmarkEnd w:id="2269"/>
      <w:bookmarkEnd w:id="2270"/>
      <w:bookmarkEnd w:id="2283"/>
      <w:bookmarkEnd w:id="2284"/>
      <w:bookmarkEnd w:id="2285"/>
      <w:bookmarkEnd w:id="2286"/>
      <w:bookmarkEnd w:id="2287"/>
      <w:bookmarkEnd w:id="2288"/>
      <w:bookmarkEnd w:id="228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90" w:name="__Fieldmark__7551_208418766"/>
      <w:bookmarkStart w:id="2291" w:name="__Fieldmark__6182_545160095"/>
      <w:bookmarkStart w:id="2292" w:name="__Fieldmark__6042_1417665735"/>
      <w:bookmarkStart w:id="2293" w:name="__Fieldmark__6411_2403155824"/>
      <w:bookmarkStart w:id="2294" w:name="__Fieldmark__7374_249888731"/>
      <w:bookmarkStart w:id="2295" w:name="__Fieldmark__6157_2505137388"/>
      <w:bookmarkStart w:id="2296" w:name="__Fieldmark__5077_2280461051"/>
      <w:bookmarkStart w:id="2297" w:name="__Fieldmark__11249_1777031281"/>
      <w:bookmarkStart w:id="2298" w:name="__Fieldmark__4150_2048093008"/>
      <w:bookmarkStart w:id="2299" w:name="__Fieldmark__4773_908293503"/>
      <w:bookmarkStart w:id="2300" w:name="__Fieldmark__5276_1561598236"/>
      <w:bookmarkStart w:id="2301" w:name="__Fieldmark__5602_3310317172"/>
      <w:bookmarkEnd w:id="2278"/>
      <w:bookmarkEnd w:id="2279"/>
      <w:bookmarkEnd w:id="2280"/>
      <w:bookmarkEnd w:id="2281"/>
      <w:bookmarkEnd w:id="2282"/>
      <w:bookmarkEnd w:id="2295"/>
      <w:bookmarkEnd w:id="2296"/>
      <w:bookmarkEnd w:id="2297"/>
      <w:bookmarkEnd w:id="2298"/>
      <w:bookmarkEnd w:id="2299"/>
      <w:bookmarkEnd w:id="2300"/>
      <w:bookmarkEnd w:id="230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2" w:name="__Fieldmark__7580_208418766"/>
      <w:bookmarkStart w:id="2303" w:name="__Fieldmark__6207_545160095"/>
      <w:bookmarkStart w:id="2304" w:name="__Fieldmark__6065_1417665735"/>
      <w:bookmarkStart w:id="2305" w:name="__Fieldmark__6438_2403155824"/>
      <w:bookmarkStart w:id="2306" w:name="__Fieldmark__7405_249888731"/>
      <w:bookmarkStart w:id="2307" w:name="__Fieldmark__6175_2505137388"/>
      <w:bookmarkStart w:id="2308" w:name="__Fieldmark__5086_2280461051"/>
      <w:bookmarkStart w:id="2309" w:name="__Fieldmark__11254_1777031281"/>
      <w:bookmarkStart w:id="2310" w:name="__Fieldmark__4153_2048093008"/>
      <w:bookmarkStart w:id="2311" w:name="__Fieldmark__4780_908293503"/>
      <w:bookmarkStart w:id="2312" w:name="__Fieldmark__5287_1561598236"/>
      <w:bookmarkStart w:id="2313" w:name="__Fieldmark__5622_3310317172"/>
      <w:bookmarkEnd w:id="2290"/>
      <w:bookmarkEnd w:id="2291"/>
      <w:bookmarkEnd w:id="2292"/>
      <w:bookmarkEnd w:id="2293"/>
      <w:bookmarkEnd w:id="2294"/>
      <w:bookmarkEnd w:id="2307"/>
      <w:bookmarkEnd w:id="2308"/>
      <w:bookmarkEnd w:id="2309"/>
      <w:bookmarkEnd w:id="2310"/>
      <w:bookmarkEnd w:id="2311"/>
      <w:bookmarkEnd w:id="2312"/>
      <w:bookmarkEnd w:id="231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14" w:name="__Fieldmark__7609_208418766"/>
      <w:bookmarkStart w:id="2315" w:name="__Fieldmark__6232_545160095"/>
      <w:bookmarkStart w:id="2316" w:name="__Fieldmark__6088_1417665735"/>
      <w:bookmarkStart w:id="2317" w:name="__Fieldmark__6465_2403155824"/>
      <w:bookmarkStart w:id="2318" w:name="__Fieldmark__7436_249888731"/>
      <w:bookmarkStart w:id="2319" w:name="__Fieldmark__6193_2505137388"/>
      <w:bookmarkStart w:id="2320" w:name="__Fieldmark__5095_2280461051"/>
      <w:bookmarkStart w:id="2321" w:name="__Fieldmark__11259_1777031281"/>
      <w:bookmarkStart w:id="2322" w:name="__Fieldmark__4156_2048093008"/>
      <w:bookmarkStart w:id="2323" w:name="__Fieldmark__4787_908293503"/>
      <w:bookmarkStart w:id="2324" w:name="__Fieldmark__5298_1561598236"/>
      <w:bookmarkStart w:id="2325" w:name="__Fieldmark__5642_3310317172"/>
      <w:bookmarkEnd w:id="2302"/>
      <w:bookmarkEnd w:id="2303"/>
      <w:bookmarkEnd w:id="2304"/>
      <w:bookmarkEnd w:id="2305"/>
      <w:bookmarkEnd w:id="2306"/>
      <w:bookmarkEnd w:id="2319"/>
      <w:bookmarkEnd w:id="2320"/>
      <w:bookmarkEnd w:id="2321"/>
      <w:bookmarkEnd w:id="2322"/>
      <w:bookmarkEnd w:id="2323"/>
      <w:bookmarkEnd w:id="2324"/>
      <w:bookmarkEnd w:id="232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6" w:name="__Fieldmark__7638_208418766"/>
      <w:bookmarkStart w:id="2327" w:name="__Fieldmark__6257_545160095"/>
      <w:bookmarkStart w:id="2328" w:name="__Fieldmark__6111_1417665735"/>
      <w:bookmarkStart w:id="2329" w:name="__Fieldmark__6492_2403155824"/>
      <w:bookmarkStart w:id="2330" w:name="__Fieldmark__7467_249888731"/>
      <w:bookmarkStart w:id="2331" w:name="__Fieldmark__6211_2505137388"/>
      <w:bookmarkStart w:id="2332" w:name="__Fieldmark__5104_2280461051"/>
      <w:bookmarkStart w:id="2333" w:name="__Fieldmark__11264_1777031281"/>
      <w:bookmarkStart w:id="2334" w:name="__Fieldmark__4159_2048093008"/>
      <w:bookmarkStart w:id="2335" w:name="__Fieldmark__4794_908293503"/>
      <w:bookmarkStart w:id="2336" w:name="__Fieldmark__5309_1561598236"/>
      <w:bookmarkStart w:id="2337" w:name="__Fieldmark__5662_3310317172"/>
      <w:bookmarkEnd w:id="2314"/>
      <w:bookmarkEnd w:id="2315"/>
      <w:bookmarkEnd w:id="2316"/>
      <w:bookmarkEnd w:id="2317"/>
      <w:bookmarkEnd w:id="2318"/>
      <w:bookmarkEnd w:id="2331"/>
      <w:bookmarkEnd w:id="2332"/>
      <w:bookmarkEnd w:id="2333"/>
      <w:bookmarkEnd w:id="2334"/>
      <w:bookmarkEnd w:id="2335"/>
      <w:bookmarkEnd w:id="2336"/>
      <w:bookmarkEnd w:id="233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38" w:name="__Fieldmark__7667_208418766"/>
      <w:bookmarkStart w:id="2339" w:name="__Fieldmark__6282_545160095"/>
      <w:bookmarkStart w:id="2340" w:name="__Fieldmark__6134_1417665735"/>
      <w:bookmarkStart w:id="2341" w:name="__Fieldmark__6519_2403155824"/>
      <w:bookmarkStart w:id="2342" w:name="__Fieldmark__7498_249888731"/>
      <w:bookmarkStart w:id="2343" w:name="__Fieldmark__6229_2505137388"/>
      <w:bookmarkStart w:id="2344" w:name="__Fieldmark__5113_2280461051"/>
      <w:bookmarkStart w:id="2345" w:name="__Fieldmark__11269_1777031281"/>
      <w:bookmarkStart w:id="2346" w:name="__Fieldmark__4162_2048093008"/>
      <w:bookmarkStart w:id="2347" w:name="__Fieldmark__4801_908293503"/>
      <w:bookmarkStart w:id="2348" w:name="__Fieldmark__5320_1561598236"/>
      <w:bookmarkStart w:id="2349" w:name="__Fieldmark__5682_3310317172"/>
      <w:bookmarkEnd w:id="2326"/>
      <w:bookmarkEnd w:id="2327"/>
      <w:bookmarkEnd w:id="2328"/>
      <w:bookmarkEnd w:id="2329"/>
      <w:bookmarkEnd w:id="2330"/>
      <w:bookmarkEnd w:id="2343"/>
      <w:bookmarkEnd w:id="2344"/>
      <w:bookmarkEnd w:id="2345"/>
      <w:bookmarkEnd w:id="2346"/>
      <w:bookmarkEnd w:id="2347"/>
      <w:bookmarkEnd w:id="2348"/>
      <w:bookmarkEnd w:id="234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50" w:name="__Fieldmark__7696_208418766"/>
      <w:bookmarkStart w:id="2351" w:name="__Fieldmark__6307_545160095"/>
      <w:bookmarkStart w:id="2352" w:name="__Fieldmark__6157_1417665735"/>
      <w:bookmarkStart w:id="2353" w:name="__Fieldmark__6546_2403155824"/>
      <w:bookmarkStart w:id="2354" w:name="__Fieldmark__7529_249888731"/>
      <w:bookmarkStart w:id="2355" w:name="__Fieldmark__6247_2505137388"/>
      <w:bookmarkStart w:id="2356" w:name="__Fieldmark__5122_2280461051"/>
      <w:bookmarkStart w:id="2357" w:name="__Fieldmark__11274_1777031281"/>
      <w:bookmarkStart w:id="2358" w:name="__Fieldmark__4165_2048093008"/>
      <w:bookmarkStart w:id="2359" w:name="__Fieldmark__4808_908293503"/>
      <w:bookmarkStart w:id="2360" w:name="__Fieldmark__5331_1561598236"/>
      <w:bookmarkStart w:id="2361" w:name="__Fieldmark__5702_3310317172"/>
      <w:bookmarkEnd w:id="2338"/>
      <w:bookmarkEnd w:id="2339"/>
      <w:bookmarkEnd w:id="2340"/>
      <w:bookmarkEnd w:id="2341"/>
      <w:bookmarkEnd w:id="2342"/>
      <w:bookmarkEnd w:id="2355"/>
      <w:bookmarkEnd w:id="2356"/>
      <w:bookmarkEnd w:id="2357"/>
      <w:bookmarkEnd w:id="2358"/>
      <w:bookmarkEnd w:id="2359"/>
      <w:bookmarkEnd w:id="2360"/>
      <w:bookmarkEnd w:id="236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62" w:name="__Fieldmark__7725_208418766"/>
      <w:bookmarkStart w:id="2363" w:name="__Fieldmark__6332_545160095"/>
      <w:bookmarkStart w:id="2364" w:name="__Fieldmark__6180_1417665735"/>
      <w:bookmarkStart w:id="2365" w:name="__Fieldmark__6573_2403155824"/>
      <w:bookmarkStart w:id="2366" w:name="__Fieldmark__7560_249888731"/>
      <w:bookmarkStart w:id="2367" w:name="__Fieldmark__6265_2505137388"/>
      <w:bookmarkStart w:id="2368" w:name="__Fieldmark__5131_2280461051"/>
      <w:bookmarkStart w:id="2369" w:name="__Fieldmark__11279_1777031281"/>
      <w:bookmarkStart w:id="2370" w:name="__Fieldmark__4168_2048093008"/>
      <w:bookmarkStart w:id="2371" w:name="__Fieldmark__4815_908293503"/>
      <w:bookmarkStart w:id="2372" w:name="__Fieldmark__5342_1561598236"/>
      <w:bookmarkStart w:id="2373" w:name="__Fieldmark__5722_3310317172"/>
      <w:bookmarkEnd w:id="2350"/>
      <w:bookmarkEnd w:id="2351"/>
      <w:bookmarkEnd w:id="2352"/>
      <w:bookmarkEnd w:id="2353"/>
      <w:bookmarkEnd w:id="2354"/>
      <w:bookmarkEnd w:id="2367"/>
      <w:bookmarkEnd w:id="2368"/>
      <w:bookmarkEnd w:id="2369"/>
      <w:bookmarkEnd w:id="2370"/>
      <w:bookmarkEnd w:id="2371"/>
      <w:bookmarkEnd w:id="2372"/>
      <w:bookmarkEnd w:id="237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74" w:name="__Fieldmark__7754_208418766"/>
      <w:bookmarkStart w:id="2375" w:name="__Fieldmark__6357_545160095"/>
      <w:bookmarkStart w:id="2376" w:name="__Fieldmark__6203_1417665735"/>
      <w:bookmarkStart w:id="2377" w:name="__Fieldmark__6600_2403155824"/>
      <w:bookmarkStart w:id="2378" w:name="__Fieldmark__7591_249888731"/>
      <w:bookmarkStart w:id="2379" w:name="__Fieldmark__6283_2505137388"/>
      <w:bookmarkStart w:id="2380" w:name="__Fieldmark__5140_2280461051"/>
      <w:bookmarkStart w:id="2381" w:name="__Fieldmark__11284_1777031281"/>
      <w:bookmarkStart w:id="2382" w:name="__Fieldmark__4171_2048093008"/>
      <w:bookmarkStart w:id="2383" w:name="__Fieldmark__4822_908293503"/>
      <w:bookmarkStart w:id="2384" w:name="__Fieldmark__5353_1561598236"/>
      <w:bookmarkStart w:id="2385" w:name="__Fieldmark__5742_3310317172"/>
      <w:bookmarkEnd w:id="2362"/>
      <w:bookmarkEnd w:id="2363"/>
      <w:bookmarkEnd w:id="2364"/>
      <w:bookmarkEnd w:id="2365"/>
      <w:bookmarkEnd w:id="2366"/>
      <w:bookmarkEnd w:id="2379"/>
      <w:bookmarkEnd w:id="2380"/>
      <w:bookmarkEnd w:id="2381"/>
      <w:bookmarkEnd w:id="2382"/>
      <w:bookmarkEnd w:id="2383"/>
      <w:bookmarkEnd w:id="2384"/>
      <w:bookmarkEnd w:id="23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86" w:name="__Fieldmark__7783_208418766"/>
      <w:bookmarkStart w:id="2387" w:name="__Fieldmark__6382_545160095"/>
      <w:bookmarkStart w:id="2388" w:name="__Fieldmark__6226_1417665735"/>
      <w:bookmarkStart w:id="2389" w:name="__Fieldmark__6627_2403155824"/>
      <w:bookmarkStart w:id="2390" w:name="__Fieldmark__7622_249888731"/>
      <w:bookmarkStart w:id="2391" w:name="__Fieldmark__6301_2505137388"/>
      <w:bookmarkStart w:id="2392" w:name="__Fieldmark__5148_2280461051"/>
      <w:bookmarkStart w:id="2393" w:name="__Fieldmark__11288_1777031281"/>
      <w:bookmarkStart w:id="2394" w:name="__Fieldmark__4173_2048093008"/>
      <w:bookmarkStart w:id="2395" w:name="__Fieldmark__4828_908293503"/>
      <w:bookmarkStart w:id="2396" w:name="__Fieldmark__5363_1561598236"/>
      <w:bookmarkStart w:id="2397" w:name="__Fieldmark__5762_3310317172"/>
      <w:bookmarkEnd w:id="2374"/>
      <w:bookmarkEnd w:id="2375"/>
      <w:bookmarkEnd w:id="2376"/>
      <w:bookmarkEnd w:id="2377"/>
      <w:bookmarkEnd w:id="2378"/>
      <w:bookmarkEnd w:id="2391"/>
      <w:bookmarkEnd w:id="2392"/>
      <w:bookmarkEnd w:id="2393"/>
      <w:bookmarkEnd w:id="2394"/>
      <w:bookmarkEnd w:id="2395"/>
      <w:bookmarkEnd w:id="2396"/>
      <w:bookmarkEnd w:id="239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98" w:name="__Fieldmark__7812_208418766"/>
      <w:bookmarkStart w:id="2399" w:name="__Fieldmark__6407_545160095"/>
      <w:bookmarkStart w:id="2400" w:name="__Fieldmark__6249_1417665735"/>
      <w:bookmarkStart w:id="2401" w:name="__Fieldmark__6654_2403155824"/>
      <w:bookmarkStart w:id="2402" w:name="__Fieldmark__7653_249888731"/>
      <w:bookmarkStart w:id="2403" w:name="__Fieldmark__6318_2505137388"/>
      <w:bookmarkStart w:id="2404" w:name="__Fieldmark__5156_2280461051"/>
      <w:bookmarkStart w:id="2405" w:name="__Fieldmark__11292_1777031281"/>
      <w:bookmarkStart w:id="2406" w:name="__Fieldmark__4175_2048093008"/>
      <w:bookmarkStart w:id="2407" w:name="__Fieldmark__4834_908293503"/>
      <w:bookmarkStart w:id="2408" w:name="__Fieldmark__5373_1561598236"/>
      <w:bookmarkStart w:id="2409" w:name="__Fieldmark__5782_3310317172"/>
      <w:bookmarkEnd w:id="2386"/>
      <w:bookmarkEnd w:id="2387"/>
      <w:bookmarkEnd w:id="2388"/>
      <w:bookmarkEnd w:id="2389"/>
      <w:bookmarkEnd w:id="2390"/>
      <w:bookmarkEnd w:id="2403"/>
      <w:bookmarkEnd w:id="2404"/>
      <w:bookmarkEnd w:id="2405"/>
      <w:bookmarkEnd w:id="2406"/>
      <w:bookmarkEnd w:id="2407"/>
      <w:bookmarkEnd w:id="2408"/>
      <w:bookmarkEnd w:id="240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10" w:name="__Fieldmark__7841_208418766"/>
      <w:bookmarkStart w:id="2411" w:name="__Fieldmark__6432_545160095"/>
      <w:bookmarkStart w:id="2412" w:name="__Fieldmark__6272_1417665735"/>
      <w:bookmarkStart w:id="2413" w:name="__Fieldmark__6681_2403155824"/>
      <w:bookmarkStart w:id="2414" w:name="__Fieldmark__7684_249888731"/>
      <w:bookmarkStart w:id="2415" w:name="__Fieldmark__6335_2505137388"/>
      <w:bookmarkStart w:id="2416" w:name="__Fieldmark__5164_2280461051"/>
      <w:bookmarkStart w:id="2417" w:name="__Fieldmark__11296_1777031281"/>
      <w:bookmarkStart w:id="2418" w:name="__Fieldmark__4177_2048093008"/>
      <w:bookmarkStart w:id="2419" w:name="__Fieldmark__4840_908293503"/>
      <w:bookmarkStart w:id="2420" w:name="__Fieldmark__5383_1561598236"/>
      <w:bookmarkStart w:id="2421" w:name="__Fieldmark__5802_3310317172"/>
      <w:bookmarkEnd w:id="2398"/>
      <w:bookmarkEnd w:id="2399"/>
      <w:bookmarkEnd w:id="2400"/>
      <w:bookmarkEnd w:id="2401"/>
      <w:bookmarkEnd w:id="2402"/>
      <w:bookmarkEnd w:id="2415"/>
      <w:bookmarkEnd w:id="2416"/>
      <w:bookmarkEnd w:id="2417"/>
      <w:bookmarkEnd w:id="2418"/>
      <w:bookmarkEnd w:id="2419"/>
      <w:bookmarkEnd w:id="2420"/>
      <w:bookmarkEnd w:id="24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22" w:name="__Fieldmark__7870_208418766"/>
      <w:bookmarkStart w:id="2423" w:name="__Fieldmark__6457_545160095"/>
      <w:bookmarkStart w:id="2424" w:name="__Fieldmark__6295_1417665735"/>
      <w:bookmarkStart w:id="2425" w:name="__Fieldmark__6708_2403155824"/>
      <w:bookmarkStart w:id="2426" w:name="__Fieldmark__7715_249888731"/>
      <w:bookmarkStart w:id="2427" w:name="__Fieldmark__6352_2505137388"/>
      <w:bookmarkStart w:id="2428" w:name="__Fieldmark__5172_2280461051"/>
      <w:bookmarkStart w:id="2429" w:name="__Fieldmark__11300_1777031281"/>
      <w:bookmarkStart w:id="2430" w:name="__Fieldmark__4179_2048093008"/>
      <w:bookmarkStart w:id="2431" w:name="__Fieldmark__4846_908293503"/>
      <w:bookmarkStart w:id="2432" w:name="__Fieldmark__5393_1561598236"/>
      <w:bookmarkStart w:id="2433" w:name="__Fieldmark__5822_3310317172"/>
      <w:bookmarkEnd w:id="2410"/>
      <w:bookmarkEnd w:id="2411"/>
      <w:bookmarkEnd w:id="2412"/>
      <w:bookmarkEnd w:id="2413"/>
      <w:bookmarkEnd w:id="2414"/>
      <w:bookmarkEnd w:id="2427"/>
      <w:bookmarkEnd w:id="2428"/>
      <w:bookmarkEnd w:id="2429"/>
      <w:bookmarkEnd w:id="2430"/>
      <w:bookmarkEnd w:id="2431"/>
      <w:bookmarkEnd w:id="2432"/>
      <w:bookmarkEnd w:id="24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34" w:name="__Fieldmark__7899_208418766"/>
      <w:bookmarkStart w:id="2435" w:name="__Fieldmark__6482_545160095"/>
      <w:bookmarkStart w:id="2436" w:name="__Fieldmark__6318_1417665735"/>
      <w:bookmarkStart w:id="2437" w:name="__Fieldmark__6735_2403155824"/>
      <w:bookmarkStart w:id="2438" w:name="__Fieldmark__7746_249888731"/>
      <w:bookmarkStart w:id="2439" w:name="__Fieldmark__6369_2505137388"/>
      <w:bookmarkStart w:id="2440" w:name="__Fieldmark__5180_2280461051"/>
      <w:bookmarkStart w:id="2441" w:name="__Fieldmark__11304_1777031281"/>
      <w:bookmarkStart w:id="2442" w:name="__Fieldmark__4181_2048093008"/>
      <w:bookmarkStart w:id="2443" w:name="__Fieldmark__4852_908293503"/>
      <w:bookmarkStart w:id="2444" w:name="__Fieldmark__5403_1561598236"/>
      <w:bookmarkStart w:id="2445" w:name="__Fieldmark__5842_3310317172"/>
      <w:bookmarkEnd w:id="2422"/>
      <w:bookmarkEnd w:id="2423"/>
      <w:bookmarkEnd w:id="2424"/>
      <w:bookmarkEnd w:id="2425"/>
      <w:bookmarkEnd w:id="2426"/>
      <w:bookmarkEnd w:id="2439"/>
      <w:bookmarkEnd w:id="2440"/>
      <w:bookmarkEnd w:id="2441"/>
      <w:bookmarkEnd w:id="2442"/>
      <w:bookmarkEnd w:id="2443"/>
      <w:bookmarkEnd w:id="2444"/>
      <w:bookmarkEnd w:id="244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46" w:name="__Fieldmark__7931_208418766"/>
      <w:bookmarkStart w:id="2447" w:name="__Fieldmark__6510_545160095"/>
      <w:bookmarkStart w:id="2448" w:name="__Fieldmark__6341_1417665735"/>
      <w:bookmarkStart w:id="2449" w:name="__Fieldmark__6765_2403155824"/>
      <w:bookmarkStart w:id="2450" w:name="__Fieldmark__7780_249888731"/>
      <w:bookmarkStart w:id="2451" w:name="__Fieldmark__6386_2505137388"/>
      <w:bookmarkStart w:id="2452" w:name="__Fieldmark__3671_3642959469"/>
      <w:bookmarkStart w:id="2453" w:name="__Fieldmark__5188_2280461051"/>
      <w:bookmarkStart w:id="2454" w:name="__Fieldmark__11308_1777031281"/>
      <w:bookmarkStart w:id="2455" w:name="__Fieldmark__4183_2048093008"/>
      <w:bookmarkStart w:id="2456" w:name="__Fieldmark__4858_908293503"/>
      <w:bookmarkStart w:id="2457" w:name="__Fieldmark__5413_1561598236"/>
      <w:bookmarkStart w:id="2458" w:name="__Fieldmark__5862_3310317172"/>
      <w:bookmarkEnd w:id="2434"/>
      <w:bookmarkEnd w:id="2435"/>
      <w:bookmarkEnd w:id="2436"/>
      <w:bookmarkEnd w:id="2437"/>
      <w:bookmarkEnd w:id="2438"/>
      <w:bookmarkEnd w:id="2451"/>
      <w:bookmarkEnd w:id="2452"/>
      <w:bookmarkEnd w:id="2453"/>
      <w:bookmarkEnd w:id="2454"/>
      <w:bookmarkEnd w:id="2455"/>
      <w:bookmarkEnd w:id="2456"/>
      <w:bookmarkEnd w:id="2457"/>
      <w:bookmarkEnd w:id="245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59" w:name="__Fieldmark__7960_208418766"/>
      <w:bookmarkStart w:id="2460" w:name="__Fieldmark__6535_545160095"/>
      <w:bookmarkStart w:id="2461" w:name="__Fieldmark__6367_1417665735"/>
      <w:bookmarkStart w:id="2462" w:name="__Fieldmark__6792_2403155824"/>
      <w:bookmarkStart w:id="2463" w:name="__Fieldmark__7811_249888731"/>
      <w:bookmarkStart w:id="2464" w:name="__Fieldmark__6403_2505137388"/>
      <w:bookmarkStart w:id="2465" w:name="__Fieldmark__5197_2280461051"/>
      <w:bookmarkStart w:id="2466" w:name="__Fieldmark__11313_1777031281"/>
      <w:bookmarkStart w:id="2467" w:name="__Fieldmark__4186_2048093008"/>
      <w:bookmarkStart w:id="2468" w:name="__Fieldmark__4865_908293503"/>
      <w:bookmarkStart w:id="2469" w:name="__Fieldmark__5424_1561598236"/>
      <w:bookmarkStart w:id="2470" w:name="__Fieldmark__5882_3310317172"/>
      <w:bookmarkEnd w:id="2446"/>
      <w:bookmarkEnd w:id="2447"/>
      <w:bookmarkEnd w:id="2448"/>
      <w:bookmarkEnd w:id="2449"/>
      <w:bookmarkEnd w:id="2450"/>
      <w:bookmarkEnd w:id="2464"/>
      <w:bookmarkEnd w:id="2465"/>
      <w:bookmarkEnd w:id="2466"/>
      <w:bookmarkEnd w:id="2467"/>
      <w:bookmarkEnd w:id="2468"/>
      <w:bookmarkEnd w:id="2469"/>
      <w:bookmarkEnd w:id="247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71" w:name="__Fieldmark__7989_208418766"/>
      <w:bookmarkStart w:id="2472" w:name="__Fieldmark__6560_545160095"/>
      <w:bookmarkStart w:id="2473" w:name="__Fieldmark__6390_1417665735"/>
      <w:bookmarkStart w:id="2474" w:name="__Fieldmark__6819_2403155824"/>
      <w:bookmarkStart w:id="2475" w:name="__Fieldmark__7842_249888731"/>
      <w:bookmarkStart w:id="2476" w:name="__Fieldmark__6422_2505137388"/>
      <w:bookmarkStart w:id="2477" w:name="__Fieldmark__5205_2280461051"/>
      <w:bookmarkStart w:id="2478" w:name="__Fieldmark__11317_1777031281"/>
      <w:bookmarkStart w:id="2479" w:name="__Fieldmark__4188_2048093008"/>
      <w:bookmarkStart w:id="2480" w:name="__Fieldmark__4871_908293503"/>
      <w:bookmarkStart w:id="2481" w:name="__Fieldmark__5434_1561598236"/>
      <w:bookmarkStart w:id="2482" w:name="__Fieldmark__5905_3310317172"/>
      <w:bookmarkEnd w:id="2459"/>
      <w:bookmarkEnd w:id="2460"/>
      <w:bookmarkEnd w:id="2461"/>
      <w:bookmarkEnd w:id="2462"/>
      <w:bookmarkEnd w:id="2463"/>
      <w:bookmarkEnd w:id="2476"/>
      <w:bookmarkEnd w:id="2477"/>
      <w:bookmarkEnd w:id="2478"/>
      <w:bookmarkEnd w:id="2479"/>
      <w:bookmarkEnd w:id="2480"/>
      <w:bookmarkEnd w:id="2481"/>
      <w:bookmarkEnd w:id="248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83" w:name="__Fieldmark__8018_208418766"/>
      <w:bookmarkStart w:id="2484" w:name="__Fieldmark__6585_545160095"/>
      <w:bookmarkStart w:id="2485" w:name="__Fieldmark__6413_1417665735"/>
      <w:bookmarkStart w:id="2486" w:name="__Fieldmark__6846_2403155824"/>
      <w:bookmarkStart w:id="2487" w:name="__Fieldmark__7873_249888731"/>
      <w:bookmarkStart w:id="2488" w:name="__Fieldmark__6439_2505137388"/>
      <w:bookmarkStart w:id="2489" w:name="__Fieldmark__5213_2280461051"/>
      <w:bookmarkStart w:id="2490" w:name="__Fieldmark__11321_1777031281"/>
      <w:bookmarkStart w:id="2491" w:name="__Fieldmark__4190_2048093008"/>
      <w:bookmarkStart w:id="2492" w:name="__Fieldmark__4877_908293503"/>
      <w:bookmarkStart w:id="2493" w:name="__Fieldmark__5444_1561598236"/>
      <w:bookmarkStart w:id="2494" w:name="__Fieldmark__5925_3310317172"/>
      <w:bookmarkEnd w:id="2471"/>
      <w:bookmarkEnd w:id="2472"/>
      <w:bookmarkEnd w:id="2473"/>
      <w:bookmarkEnd w:id="2474"/>
      <w:bookmarkEnd w:id="2475"/>
      <w:bookmarkEnd w:id="2488"/>
      <w:bookmarkEnd w:id="2489"/>
      <w:bookmarkEnd w:id="2490"/>
      <w:bookmarkEnd w:id="2491"/>
      <w:bookmarkEnd w:id="2492"/>
      <w:bookmarkEnd w:id="2493"/>
      <w:bookmarkEnd w:id="249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95" w:name="__Fieldmark__8047_208418766"/>
      <w:bookmarkStart w:id="2496" w:name="__Fieldmark__6610_545160095"/>
      <w:bookmarkStart w:id="2497" w:name="__Fieldmark__6436_1417665735"/>
      <w:bookmarkStart w:id="2498" w:name="__Fieldmark__6873_2403155824"/>
      <w:bookmarkStart w:id="2499" w:name="__Fieldmark__7904_249888731"/>
      <w:bookmarkStart w:id="2500" w:name="__Fieldmark__6456_2505137388"/>
      <w:bookmarkStart w:id="2501" w:name="__Fieldmark__5221_2280461051"/>
      <w:bookmarkStart w:id="2502" w:name="__Fieldmark__11325_1777031281"/>
      <w:bookmarkStart w:id="2503" w:name="__Fieldmark__4192_2048093008"/>
      <w:bookmarkStart w:id="2504" w:name="__Fieldmark__4883_908293503"/>
      <w:bookmarkStart w:id="2505" w:name="__Fieldmark__5454_1561598236"/>
      <w:bookmarkStart w:id="2506" w:name="__Fieldmark__5945_3310317172"/>
      <w:bookmarkEnd w:id="2483"/>
      <w:bookmarkEnd w:id="2484"/>
      <w:bookmarkEnd w:id="2485"/>
      <w:bookmarkEnd w:id="2486"/>
      <w:bookmarkEnd w:id="2487"/>
      <w:bookmarkEnd w:id="2500"/>
      <w:bookmarkEnd w:id="2501"/>
      <w:bookmarkEnd w:id="2502"/>
      <w:bookmarkEnd w:id="2503"/>
      <w:bookmarkEnd w:id="2504"/>
      <w:bookmarkEnd w:id="2505"/>
      <w:bookmarkEnd w:id="25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07" w:name="__Fieldmark__8079_208418766"/>
      <w:bookmarkStart w:id="2508" w:name="__Fieldmark__6638_545160095"/>
      <w:bookmarkStart w:id="2509" w:name="__Fieldmark__6459_1417665735"/>
      <w:bookmarkStart w:id="2510" w:name="__Fieldmark__6903_2403155824"/>
      <w:bookmarkStart w:id="2511" w:name="__Fieldmark__7938_249888731"/>
      <w:bookmarkStart w:id="2512" w:name="__Fieldmark__6473_2505137388"/>
      <w:bookmarkStart w:id="2513" w:name="__Fieldmark__3669_3642959469"/>
      <w:bookmarkStart w:id="2514" w:name="__Fieldmark__5229_2280461051"/>
      <w:bookmarkStart w:id="2515" w:name="__Fieldmark__11329_1777031281"/>
      <w:bookmarkStart w:id="2516" w:name="__Fieldmark__4194_2048093008"/>
      <w:bookmarkStart w:id="2517" w:name="__Fieldmark__4889_908293503"/>
      <w:bookmarkStart w:id="2518" w:name="__Fieldmark__5464_1561598236"/>
      <w:bookmarkStart w:id="2519" w:name="__Fieldmark__5965_3310317172"/>
      <w:bookmarkEnd w:id="2495"/>
      <w:bookmarkEnd w:id="2496"/>
      <w:bookmarkEnd w:id="2497"/>
      <w:bookmarkEnd w:id="2498"/>
      <w:bookmarkEnd w:id="2499"/>
      <w:bookmarkEnd w:id="2512"/>
      <w:bookmarkEnd w:id="2513"/>
      <w:bookmarkEnd w:id="2514"/>
      <w:bookmarkEnd w:id="2515"/>
      <w:bookmarkEnd w:id="2516"/>
      <w:bookmarkEnd w:id="2517"/>
      <w:bookmarkEnd w:id="2518"/>
      <w:bookmarkEnd w:id="251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20" w:name="__Fieldmark__8108_208418766"/>
      <w:bookmarkStart w:id="2521" w:name="__Fieldmark__6663_545160095"/>
      <w:bookmarkStart w:id="2522" w:name="__Fieldmark__6485_1417665735"/>
      <w:bookmarkStart w:id="2523" w:name="__Fieldmark__6930_2403155824"/>
      <w:bookmarkStart w:id="2524" w:name="__Fieldmark__7969_249888731"/>
      <w:bookmarkStart w:id="2525" w:name="__Fieldmark__6490_2505137388"/>
      <w:bookmarkStart w:id="2526" w:name="__Fieldmark__5238_2280461051"/>
      <w:bookmarkStart w:id="2527" w:name="__Fieldmark__11334_1777031281"/>
      <w:bookmarkStart w:id="2528" w:name="__Fieldmark__4197_2048093008"/>
      <w:bookmarkStart w:id="2529" w:name="__Fieldmark__4896_908293503"/>
      <w:bookmarkStart w:id="2530" w:name="__Fieldmark__5475_1561598236"/>
      <w:bookmarkStart w:id="2531" w:name="__Fieldmark__5985_3310317172"/>
      <w:bookmarkEnd w:id="2507"/>
      <w:bookmarkEnd w:id="2508"/>
      <w:bookmarkEnd w:id="2509"/>
      <w:bookmarkEnd w:id="2510"/>
      <w:bookmarkEnd w:id="2511"/>
      <w:bookmarkEnd w:id="2525"/>
      <w:bookmarkEnd w:id="2526"/>
      <w:bookmarkEnd w:id="2527"/>
      <w:bookmarkEnd w:id="2528"/>
      <w:bookmarkEnd w:id="2529"/>
      <w:bookmarkEnd w:id="2530"/>
      <w:bookmarkEnd w:id="253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32" w:name="__Fieldmark__8137_208418766"/>
      <w:bookmarkStart w:id="2533" w:name="__Fieldmark__6688_545160095"/>
      <w:bookmarkStart w:id="2534" w:name="__Fieldmark__6508_1417665735"/>
      <w:bookmarkStart w:id="2535" w:name="__Fieldmark__6957_2403155824"/>
      <w:bookmarkStart w:id="2536" w:name="__Fieldmark__8000_249888731"/>
      <w:bookmarkStart w:id="2537" w:name="__Fieldmark__6509_2505137388"/>
      <w:bookmarkStart w:id="2538" w:name="__Fieldmark__5246_2280461051"/>
      <w:bookmarkStart w:id="2539" w:name="__Fieldmark__11338_1777031281"/>
      <w:bookmarkStart w:id="2540" w:name="__Fieldmark__4199_2048093008"/>
      <w:bookmarkStart w:id="2541" w:name="__Fieldmark__4902_908293503"/>
      <w:bookmarkStart w:id="2542" w:name="__Fieldmark__5485_1561598236"/>
      <w:bookmarkStart w:id="2543" w:name="__Fieldmark__6008_3310317172"/>
      <w:bookmarkEnd w:id="2520"/>
      <w:bookmarkEnd w:id="2521"/>
      <w:bookmarkEnd w:id="2522"/>
      <w:bookmarkEnd w:id="2523"/>
      <w:bookmarkEnd w:id="2524"/>
      <w:bookmarkEnd w:id="2537"/>
      <w:bookmarkEnd w:id="2538"/>
      <w:bookmarkEnd w:id="2539"/>
      <w:bookmarkEnd w:id="2540"/>
      <w:bookmarkEnd w:id="2541"/>
      <w:bookmarkEnd w:id="2542"/>
      <w:bookmarkEnd w:id="254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44" w:name="__Fieldmark__8166_208418766"/>
      <w:bookmarkStart w:id="2545" w:name="__Fieldmark__6713_545160095"/>
      <w:bookmarkStart w:id="2546" w:name="__Fieldmark__6531_1417665735"/>
      <w:bookmarkStart w:id="2547" w:name="__Fieldmark__6984_2403155824"/>
      <w:bookmarkStart w:id="2548" w:name="__Fieldmark__8031_249888731"/>
      <w:bookmarkStart w:id="2549" w:name="__Fieldmark__6526_2505137388"/>
      <w:bookmarkStart w:id="2550" w:name="__Fieldmark__5254_2280461051"/>
      <w:bookmarkStart w:id="2551" w:name="__Fieldmark__11342_1777031281"/>
      <w:bookmarkStart w:id="2552" w:name="__Fieldmark__4201_2048093008"/>
      <w:bookmarkStart w:id="2553" w:name="__Fieldmark__4908_908293503"/>
      <w:bookmarkStart w:id="2554" w:name="__Fieldmark__5495_1561598236"/>
      <w:bookmarkStart w:id="2555" w:name="__Fieldmark__6028_3310317172"/>
      <w:bookmarkEnd w:id="2532"/>
      <w:bookmarkEnd w:id="2533"/>
      <w:bookmarkEnd w:id="2534"/>
      <w:bookmarkEnd w:id="2535"/>
      <w:bookmarkEnd w:id="2536"/>
      <w:bookmarkEnd w:id="2549"/>
      <w:bookmarkEnd w:id="2550"/>
      <w:bookmarkEnd w:id="2551"/>
      <w:bookmarkEnd w:id="2552"/>
      <w:bookmarkEnd w:id="2553"/>
      <w:bookmarkEnd w:id="2554"/>
      <w:bookmarkEnd w:id="255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56" w:name="__Fieldmark__8198_208418766"/>
      <w:bookmarkStart w:id="2557" w:name="__Fieldmark__6741_545160095"/>
      <w:bookmarkStart w:id="2558" w:name="__Fieldmark__6554_1417665735"/>
      <w:bookmarkStart w:id="2559" w:name="__Fieldmark__7014_2403155824"/>
      <w:bookmarkStart w:id="2560" w:name="__Fieldmark__8065_249888731"/>
      <w:bookmarkStart w:id="2561" w:name="__Fieldmark__6543_2505137388"/>
      <w:bookmarkStart w:id="2562" w:name="__Fieldmark__3667_3642959469"/>
      <w:bookmarkStart w:id="2563" w:name="__Fieldmark__5262_2280461051"/>
      <w:bookmarkStart w:id="2564" w:name="__Fieldmark__11346_1777031281"/>
      <w:bookmarkStart w:id="2565" w:name="__Fieldmark__4203_2048093008"/>
      <w:bookmarkStart w:id="2566" w:name="__Fieldmark__4914_908293503"/>
      <w:bookmarkStart w:id="2567" w:name="__Fieldmark__5505_1561598236"/>
      <w:bookmarkStart w:id="2568" w:name="__Fieldmark__6048_3310317172"/>
      <w:bookmarkEnd w:id="2544"/>
      <w:bookmarkEnd w:id="2545"/>
      <w:bookmarkEnd w:id="2546"/>
      <w:bookmarkEnd w:id="2547"/>
      <w:bookmarkEnd w:id="2548"/>
      <w:bookmarkEnd w:id="2561"/>
      <w:bookmarkEnd w:id="2562"/>
      <w:bookmarkEnd w:id="2563"/>
      <w:bookmarkEnd w:id="2564"/>
      <w:bookmarkEnd w:id="2565"/>
      <w:bookmarkEnd w:id="2566"/>
      <w:bookmarkEnd w:id="2567"/>
      <w:bookmarkEnd w:id="256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69" w:name="__Fieldmark__8227_208418766"/>
      <w:bookmarkStart w:id="2570" w:name="__Fieldmark__6766_545160095"/>
      <w:bookmarkStart w:id="2571" w:name="__Fieldmark__6580_1417665735"/>
      <w:bookmarkStart w:id="2572" w:name="__Fieldmark__7041_2403155824"/>
      <w:bookmarkStart w:id="2573" w:name="__Fieldmark__8096_249888731"/>
      <w:bookmarkStart w:id="2574" w:name="__Fieldmark__6560_2505137388"/>
      <w:bookmarkStart w:id="2575" w:name="__Fieldmark__5271_2280461051"/>
      <w:bookmarkStart w:id="2576" w:name="__Fieldmark__11351_1777031281"/>
      <w:bookmarkStart w:id="2577" w:name="__Fieldmark__4206_2048093008"/>
      <w:bookmarkStart w:id="2578" w:name="__Fieldmark__4921_908293503"/>
      <w:bookmarkStart w:id="2579" w:name="__Fieldmark__5516_1561598236"/>
      <w:bookmarkStart w:id="2580" w:name="__Fieldmark__6068_3310317172"/>
      <w:bookmarkEnd w:id="2556"/>
      <w:bookmarkEnd w:id="2557"/>
      <w:bookmarkEnd w:id="2558"/>
      <w:bookmarkEnd w:id="2559"/>
      <w:bookmarkEnd w:id="2560"/>
      <w:bookmarkEnd w:id="2574"/>
      <w:bookmarkEnd w:id="2575"/>
      <w:bookmarkEnd w:id="2576"/>
      <w:bookmarkEnd w:id="2577"/>
      <w:bookmarkEnd w:id="2578"/>
      <w:bookmarkEnd w:id="2579"/>
      <w:bookmarkEnd w:id="25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81" w:name="__Fieldmark__8256_208418766"/>
      <w:bookmarkStart w:id="2582" w:name="__Fieldmark__6791_545160095"/>
      <w:bookmarkStart w:id="2583" w:name="__Fieldmark__6603_1417665735"/>
      <w:bookmarkStart w:id="2584" w:name="__Fieldmark__7068_2403155824"/>
      <w:bookmarkStart w:id="2585" w:name="__Fieldmark__8127_249888731"/>
      <w:bookmarkStart w:id="2586" w:name="__Fieldmark__6579_2505137388"/>
      <w:bookmarkStart w:id="2587" w:name="__Fieldmark__5279_2280461051"/>
      <w:bookmarkStart w:id="2588" w:name="__Fieldmark__11355_1777031281"/>
      <w:bookmarkStart w:id="2589" w:name="__Fieldmark__4208_2048093008"/>
      <w:bookmarkStart w:id="2590" w:name="__Fieldmark__4927_908293503"/>
      <w:bookmarkStart w:id="2591" w:name="__Fieldmark__5526_1561598236"/>
      <w:bookmarkStart w:id="2592" w:name="__Fieldmark__6091_3310317172"/>
      <w:bookmarkEnd w:id="2569"/>
      <w:bookmarkEnd w:id="2570"/>
      <w:bookmarkEnd w:id="2571"/>
      <w:bookmarkEnd w:id="2572"/>
      <w:bookmarkEnd w:id="2573"/>
      <w:bookmarkEnd w:id="2586"/>
      <w:bookmarkEnd w:id="2587"/>
      <w:bookmarkEnd w:id="2588"/>
      <w:bookmarkEnd w:id="2589"/>
      <w:bookmarkEnd w:id="2590"/>
      <w:bookmarkEnd w:id="2591"/>
      <w:bookmarkEnd w:id="259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93" w:name="__Fieldmark__8285_208418766"/>
      <w:bookmarkStart w:id="2594" w:name="__Fieldmark__6816_545160095"/>
      <w:bookmarkStart w:id="2595" w:name="__Fieldmark__6626_1417665735"/>
      <w:bookmarkStart w:id="2596" w:name="__Fieldmark__7095_2403155824"/>
      <w:bookmarkStart w:id="2597" w:name="__Fieldmark__8158_249888731"/>
      <w:bookmarkStart w:id="2598" w:name="__Fieldmark__6596_2505137388"/>
      <w:bookmarkStart w:id="2599" w:name="__Fieldmark__5287_2280461051"/>
      <w:bookmarkStart w:id="2600" w:name="__Fieldmark__11359_1777031281"/>
      <w:bookmarkStart w:id="2601" w:name="__Fieldmark__4210_2048093008"/>
      <w:bookmarkStart w:id="2602" w:name="__Fieldmark__4933_908293503"/>
      <w:bookmarkStart w:id="2603" w:name="__Fieldmark__5536_1561598236"/>
      <w:bookmarkStart w:id="2604" w:name="__Fieldmark__6111_3310317172"/>
      <w:bookmarkEnd w:id="2581"/>
      <w:bookmarkEnd w:id="2582"/>
      <w:bookmarkEnd w:id="2583"/>
      <w:bookmarkEnd w:id="2584"/>
      <w:bookmarkEnd w:id="2585"/>
      <w:bookmarkEnd w:id="2598"/>
      <w:bookmarkEnd w:id="2599"/>
      <w:bookmarkEnd w:id="2600"/>
      <w:bookmarkEnd w:id="2601"/>
      <w:bookmarkEnd w:id="2602"/>
      <w:bookmarkEnd w:id="2603"/>
      <w:bookmarkEnd w:id="260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05" w:name="__Fieldmark__8317_208418766"/>
      <w:bookmarkStart w:id="2606" w:name="__Fieldmark__6844_545160095"/>
      <w:bookmarkStart w:id="2607" w:name="__Fieldmark__6649_1417665735"/>
      <w:bookmarkStart w:id="2608" w:name="__Fieldmark__7125_2403155824"/>
      <w:bookmarkStart w:id="2609" w:name="__Fieldmark__8192_249888731"/>
      <w:bookmarkStart w:id="2610" w:name="__Fieldmark__6613_2505137388"/>
      <w:bookmarkStart w:id="2611" w:name="__Fieldmark__3665_3642959469"/>
      <w:bookmarkStart w:id="2612" w:name="__Fieldmark__5295_2280461051"/>
      <w:bookmarkStart w:id="2613" w:name="__Fieldmark__11363_1777031281"/>
      <w:bookmarkStart w:id="2614" w:name="__Fieldmark__4212_2048093008"/>
      <w:bookmarkStart w:id="2615" w:name="__Fieldmark__4939_908293503"/>
      <w:bookmarkStart w:id="2616" w:name="__Fieldmark__5546_1561598236"/>
      <w:bookmarkStart w:id="2617" w:name="__Fieldmark__6131_3310317172"/>
      <w:bookmarkEnd w:id="2593"/>
      <w:bookmarkEnd w:id="2594"/>
      <w:bookmarkEnd w:id="2595"/>
      <w:bookmarkEnd w:id="2596"/>
      <w:bookmarkEnd w:id="2597"/>
      <w:bookmarkEnd w:id="2610"/>
      <w:bookmarkEnd w:id="2611"/>
      <w:bookmarkEnd w:id="2612"/>
      <w:bookmarkEnd w:id="2613"/>
      <w:bookmarkEnd w:id="2614"/>
      <w:bookmarkEnd w:id="2615"/>
      <w:bookmarkEnd w:id="2616"/>
      <w:bookmarkEnd w:id="261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18" w:name="__Fieldmark__8352_208418766"/>
      <w:bookmarkStart w:id="2619" w:name="__Fieldmark__6875_545160095"/>
      <w:bookmarkStart w:id="2620" w:name="__Fieldmark__6675_1417665735"/>
      <w:bookmarkStart w:id="2621" w:name="__Fieldmark__7158_2403155824"/>
      <w:bookmarkStart w:id="2622" w:name="__Fieldmark__8229_249888731"/>
      <w:bookmarkStart w:id="2623" w:name="__Fieldmark__6630_2505137388"/>
      <w:bookmarkStart w:id="2624" w:name="__Fieldmark__3825_527255555"/>
      <w:bookmarkStart w:id="2625" w:name="__Fieldmark__3675_3642959469"/>
      <w:bookmarkStart w:id="2626" w:name="__Fieldmark__5304_2280461051"/>
      <w:bookmarkStart w:id="2627" w:name="__Fieldmark__11368_1777031281"/>
      <w:bookmarkStart w:id="2628" w:name="__Fieldmark__4215_2048093008"/>
      <w:bookmarkStart w:id="2629" w:name="__Fieldmark__4946_908293503"/>
      <w:bookmarkStart w:id="2630" w:name="__Fieldmark__5557_1561598236"/>
      <w:bookmarkStart w:id="2631" w:name="__Fieldmark__6151_3310317172"/>
      <w:bookmarkEnd w:id="2605"/>
      <w:bookmarkEnd w:id="2606"/>
      <w:bookmarkEnd w:id="2607"/>
      <w:bookmarkEnd w:id="2608"/>
      <w:bookmarkEnd w:id="2609"/>
      <w:bookmarkEnd w:id="2623"/>
      <w:bookmarkEnd w:id="2624"/>
      <w:bookmarkEnd w:id="2625"/>
      <w:bookmarkEnd w:id="2626"/>
      <w:bookmarkEnd w:id="2627"/>
      <w:bookmarkEnd w:id="2628"/>
      <w:bookmarkEnd w:id="2629"/>
      <w:bookmarkEnd w:id="2630"/>
      <w:bookmarkEnd w:id="263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32" w:name="__Fieldmark__8384_208418766"/>
      <w:bookmarkStart w:id="2633" w:name="__Fieldmark__6903_545160095"/>
      <w:bookmarkStart w:id="2634" w:name="__Fieldmark__6704_1417665735"/>
      <w:bookmarkStart w:id="2635" w:name="__Fieldmark__7188_2403155824"/>
      <w:bookmarkStart w:id="2636" w:name="__Fieldmark__8263_249888731"/>
      <w:bookmarkStart w:id="2637" w:name="__Fieldmark__6649_2505137388"/>
      <w:bookmarkStart w:id="2638" w:name="__Fieldmark__3673_3642959469"/>
      <w:bookmarkStart w:id="2639" w:name="__Fieldmark__5314_2280461051"/>
      <w:bookmarkStart w:id="2640" w:name="__Fieldmark__11374_1777031281"/>
      <w:bookmarkStart w:id="2641" w:name="__Fieldmark__4219_2048093008"/>
      <w:bookmarkStart w:id="2642" w:name="__Fieldmark__4954_908293503"/>
      <w:bookmarkStart w:id="2643" w:name="__Fieldmark__5569_1561598236"/>
      <w:bookmarkStart w:id="2644" w:name="__Fieldmark__6174_3310317172"/>
      <w:bookmarkEnd w:id="2618"/>
      <w:bookmarkEnd w:id="2619"/>
      <w:bookmarkEnd w:id="2620"/>
      <w:bookmarkEnd w:id="2621"/>
      <w:bookmarkEnd w:id="2622"/>
      <w:bookmarkEnd w:id="2637"/>
      <w:bookmarkEnd w:id="2638"/>
      <w:bookmarkEnd w:id="2639"/>
      <w:bookmarkEnd w:id="2640"/>
      <w:bookmarkEnd w:id="2641"/>
      <w:bookmarkEnd w:id="2642"/>
      <w:bookmarkEnd w:id="2643"/>
      <w:bookmarkEnd w:id="264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45" w:name="__Fieldmark__8416_208418766"/>
      <w:bookmarkStart w:id="2646" w:name="__Fieldmark__6931_545160095"/>
      <w:bookmarkStart w:id="2647" w:name="__Fieldmark__6730_1417665735"/>
      <w:bookmarkStart w:id="2648" w:name="__Fieldmark__7218_2403155824"/>
      <w:bookmarkStart w:id="2649" w:name="__Fieldmark__8297_249888731"/>
      <w:bookmarkStart w:id="2650" w:name="__Fieldmark__6670_2505137388"/>
      <w:bookmarkStart w:id="2651" w:name="__Fieldmark__3662_3642959469"/>
      <w:bookmarkStart w:id="2652" w:name="__Fieldmark__5323_2280461051"/>
      <w:bookmarkStart w:id="2653" w:name="__Fieldmark__11379_1777031281"/>
      <w:bookmarkStart w:id="2654" w:name="__Fieldmark__4222_2048093008"/>
      <w:bookmarkStart w:id="2655" w:name="__Fieldmark__4961_908293503"/>
      <w:bookmarkStart w:id="2656" w:name="__Fieldmark__5580_1561598236"/>
      <w:bookmarkStart w:id="2657" w:name="__Fieldmark__6200_3310317172"/>
      <w:bookmarkEnd w:id="2632"/>
      <w:bookmarkEnd w:id="2633"/>
      <w:bookmarkEnd w:id="2634"/>
      <w:bookmarkEnd w:id="2635"/>
      <w:bookmarkEnd w:id="2636"/>
      <w:bookmarkEnd w:id="2650"/>
      <w:bookmarkEnd w:id="2651"/>
      <w:bookmarkEnd w:id="2652"/>
      <w:bookmarkEnd w:id="2653"/>
      <w:bookmarkEnd w:id="2654"/>
      <w:bookmarkEnd w:id="2655"/>
      <w:bookmarkEnd w:id="2656"/>
      <w:bookmarkEnd w:id="265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58" w:name="__Fieldmark__8445_208418766"/>
      <w:bookmarkStart w:id="2659" w:name="__Fieldmark__6956_545160095"/>
      <w:bookmarkStart w:id="2660" w:name="__Fieldmark__6756_1417665735"/>
      <w:bookmarkStart w:id="2661" w:name="__Fieldmark__7245_2403155824"/>
      <w:bookmarkStart w:id="2662" w:name="__Fieldmark__8328_249888731"/>
      <w:bookmarkStart w:id="2663" w:name="__Fieldmark__6689_2505137388"/>
      <w:bookmarkStart w:id="2664" w:name="__Fieldmark__5332_2280461051"/>
      <w:bookmarkStart w:id="2665" w:name="__Fieldmark__11384_1777031281"/>
      <w:bookmarkStart w:id="2666" w:name="__Fieldmark__4225_2048093008"/>
      <w:bookmarkStart w:id="2667" w:name="__Fieldmark__4968_908293503"/>
      <w:bookmarkStart w:id="2668" w:name="__Fieldmark__5591_1561598236"/>
      <w:bookmarkStart w:id="2669" w:name="__Fieldmark__6223_3310317172"/>
      <w:bookmarkEnd w:id="2645"/>
      <w:bookmarkEnd w:id="2646"/>
      <w:bookmarkEnd w:id="2647"/>
      <w:bookmarkEnd w:id="2648"/>
      <w:bookmarkEnd w:id="2649"/>
      <w:bookmarkEnd w:id="2663"/>
      <w:bookmarkEnd w:id="2664"/>
      <w:bookmarkEnd w:id="2665"/>
      <w:bookmarkEnd w:id="2666"/>
      <w:bookmarkEnd w:id="2667"/>
      <w:bookmarkEnd w:id="2668"/>
      <w:bookmarkEnd w:id="266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70" w:name="__Fieldmark__8474_208418766"/>
      <w:bookmarkStart w:id="2671" w:name="__Fieldmark__6981_545160095"/>
      <w:bookmarkStart w:id="2672" w:name="__Fieldmark__6779_1417665735"/>
      <w:bookmarkStart w:id="2673" w:name="__Fieldmark__7272_2403155824"/>
      <w:bookmarkStart w:id="2674" w:name="__Fieldmark__8359_249888731"/>
      <w:bookmarkStart w:id="2675" w:name="__Fieldmark__6708_2505137388"/>
      <w:bookmarkStart w:id="2676" w:name="__Fieldmark__5340_2280461051"/>
      <w:bookmarkStart w:id="2677" w:name="__Fieldmark__11388_1777031281"/>
      <w:bookmarkStart w:id="2678" w:name="__Fieldmark__4227_2048093008"/>
      <w:bookmarkStart w:id="2679" w:name="__Fieldmark__4974_908293503"/>
      <w:bookmarkStart w:id="2680" w:name="__Fieldmark__5601_1561598236"/>
      <w:bookmarkStart w:id="2681" w:name="__Fieldmark__6246_3310317172"/>
      <w:bookmarkEnd w:id="2658"/>
      <w:bookmarkEnd w:id="2659"/>
      <w:bookmarkEnd w:id="2660"/>
      <w:bookmarkEnd w:id="2661"/>
      <w:bookmarkEnd w:id="2662"/>
      <w:bookmarkEnd w:id="2675"/>
      <w:bookmarkEnd w:id="2676"/>
      <w:bookmarkEnd w:id="2677"/>
      <w:bookmarkEnd w:id="2678"/>
      <w:bookmarkEnd w:id="2679"/>
      <w:bookmarkEnd w:id="2680"/>
      <w:bookmarkEnd w:id="268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82" w:name="__Fieldmark__8503_208418766"/>
      <w:bookmarkStart w:id="2683" w:name="__Fieldmark__7006_545160095"/>
      <w:bookmarkStart w:id="2684" w:name="__Fieldmark__6802_1417665735"/>
      <w:bookmarkStart w:id="2685" w:name="__Fieldmark__7299_2403155824"/>
      <w:bookmarkStart w:id="2686" w:name="__Fieldmark__8390_249888731"/>
      <w:bookmarkStart w:id="2687" w:name="__Fieldmark__6725_2505137388"/>
      <w:bookmarkStart w:id="2688" w:name="__Fieldmark__5348_2280461051"/>
      <w:bookmarkStart w:id="2689" w:name="__Fieldmark__11392_1777031281"/>
      <w:bookmarkStart w:id="2690" w:name="__Fieldmark__4229_2048093008"/>
      <w:bookmarkStart w:id="2691" w:name="__Fieldmark__4980_908293503"/>
      <w:bookmarkStart w:id="2692" w:name="__Fieldmark__5611_1561598236"/>
      <w:bookmarkStart w:id="2693" w:name="__Fieldmark__6266_3310317172"/>
      <w:bookmarkEnd w:id="2670"/>
      <w:bookmarkEnd w:id="2671"/>
      <w:bookmarkEnd w:id="2672"/>
      <w:bookmarkEnd w:id="2673"/>
      <w:bookmarkEnd w:id="2674"/>
      <w:bookmarkEnd w:id="2687"/>
      <w:bookmarkEnd w:id="2688"/>
      <w:bookmarkEnd w:id="2689"/>
      <w:bookmarkEnd w:id="2690"/>
      <w:bookmarkEnd w:id="2691"/>
      <w:bookmarkEnd w:id="2692"/>
      <w:bookmarkEnd w:id="269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94" w:name="__Fieldmark__8532_208418766"/>
      <w:bookmarkStart w:id="2695" w:name="__Fieldmark__7031_545160095"/>
      <w:bookmarkStart w:id="2696" w:name="__Fieldmark__6825_1417665735"/>
      <w:bookmarkStart w:id="2697" w:name="__Fieldmark__7326_2403155824"/>
      <w:bookmarkStart w:id="2698" w:name="__Fieldmark__8421_249888731"/>
      <w:bookmarkStart w:id="2699" w:name="__Fieldmark__6742_2505137388"/>
      <w:bookmarkStart w:id="2700" w:name="__Fieldmark__5356_2280461051"/>
      <w:bookmarkStart w:id="2701" w:name="__Fieldmark__11396_1777031281"/>
      <w:bookmarkStart w:id="2702" w:name="__Fieldmark__4231_2048093008"/>
      <w:bookmarkStart w:id="2703" w:name="__Fieldmark__4986_908293503"/>
      <w:bookmarkStart w:id="2704" w:name="__Fieldmark__5621_1561598236"/>
      <w:bookmarkStart w:id="2705" w:name="__Fieldmark__6286_3310317172"/>
      <w:bookmarkEnd w:id="2682"/>
      <w:bookmarkEnd w:id="2683"/>
      <w:bookmarkEnd w:id="2684"/>
      <w:bookmarkEnd w:id="2685"/>
      <w:bookmarkEnd w:id="2686"/>
      <w:bookmarkEnd w:id="2699"/>
      <w:bookmarkEnd w:id="2700"/>
      <w:bookmarkEnd w:id="2701"/>
      <w:bookmarkEnd w:id="2702"/>
      <w:bookmarkEnd w:id="2703"/>
      <w:bookmarkEnd w:id="2704"/>
      <w:bookmarkEnd w:id="270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706" w:name="__Fieldmark__8561_208418766"/>
      <w:bookmarkStart w:id="2707" w:name="__Fieldmark__7056_545160095"/>
      <w:bookmarkStart w:id="2708" w:name="__Fieldmark__6848_1417665735"/>
      <w:bookmarkStart w:id="2709" w:name="__Fieldmark__7353_2403155824"/>
      <w:bookmarkStart w:id="2710" w:name="__Fieldmark__8452_249888731"/>
      <w:bookmarkStart w:id="2711" w:name="__Fieldmark__6759_2505137388"/>
      <w:bookmarkStart w:id="2712" w:name="__Fieldmark__5364_2280461051"/>
      <w:bookmarkStart w:id="2713" w:name="__Fieldmark__11400_1777031281"/>
      <w:bookmarkStart w:id="2714" w:name="__Fieldmark__4233_2048093008"/>
      <w:bookmarkStart w:id="2715" w:name="__Fieldmark__4992_908293503"/>
      <w:bookmarkStart w:id="2716" w:name="__Fieldmark__5631_1561598236"/>
      <w:bookmarkStart w:id="2717" w:name="__Fieldmark__6306_3310317172"/>
      <w:bookmarkEnd w:id="2694"/>
      <w:bookmarkEnd w:id="2695"/>
      <w:bookmarkEnd w:id="2696"/>
      <w:bookmarkEnd w:id="2697"/>
      <w:bookmarkEnd w:id="2698"/>
      <w:bookmarkEnd w:id="2711"/>
      <w:bookmarkEnd w:id="2712"/>
      <w:bookmarkEnd w:id="2713"/>
      <w:bookmarkEnd w:id="2714"/>
      <w:bookmarkEnd w:id="2715"/>
      <w:bookmarkEnd w:id="2716"/>
      <w:bookmarkEnd w:id="271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718" w:name="__Fieldmark__8590_208418766"/>
      <w:bookmarkStart w:id="2719" w:name="__Fieldmark__7081_545160095"/>
      <w:bookmarkStart w:id="2720" w:name="__Fieldmark__6871_1417665735"/>
      <w:bookmarkStart w:id="2721" w:name="__Fieldmark__7380_2403155824"/>
      <w:bookmarkStart w:id="2722" w:name="__Fieldmark__8483_249888731"/>
      <w:bookmarkStart w:id="2723" w:name="__Fieldmark__6776_2505137388"/>
      <w:bookmarkStart w:id="2724" w:name="__Fieldmark__5372_2280461051"/>
      <w:bookmarkStart w:id="2725" w:name="__Fieldmark__11404_1777031281"/>
      <w:bookmarkStart w:id="2726" w:name="__Fieldmark__4235_2048093008"/>
      <w:bookmarkStart w:id="2727" w:name="__Fieldmark__4998_908293503"/>
      <w:bookmarkStart w:id="2728" w:name="__Fieldmark__5641_1561598236"/>
      <w:bookmarkStart w:id="2729" w:name="__Fieldmark__6326_3310317172"/>
      <w:bookmarkEnd w:id="2706"/>
      <w:bookmarkEnd w:id="2707"/>
      <w:bookmarkEnd w:id="2708"/>
      <w:bookmarkEnd w:id="2709"/>
      <w:bookmarkEnd w:id="2710"/>
      <w:bookmarkEnd w:id="2723"/>
      <w:bookmarkEnd w:id="2724"/>
      <w:bookmarkEnd w:id="2725"/>
      <w:bookmarkEnd w:id="2726"/>
      <w:bookmarkEnd w:id="2727"/>
      <w:bookmarkEnd w:id="2728"/>
      <w:bookmarkEnd w:id="2729"/>
      <w:r>
        <w:rPr>
          <w:rFonts w:cs="Times New Roman"/>
        </w:rPr>
      </w:r>
      <w:r>
        <w:rPr>
          <w:rFonts w:cs="Times New Roman"/>
        </w:rPr>
      </w:r>
      <w:r>
        <w:fldChar w:fldCharType="end"/>
      </w:r>
      <w:r>
        <w:fldChar w:fldCharType="begin"/>
      </w:r>
      <w:r/>
      <w:r>
        <w:fldChar w:fldCharType="separate"/>
      </w:r>
      <w:bookmarkStart w:id="2730" w:name="__Fieldmark__8619_208418766"/>
      <w:bookmarkStart w:id="2731" w:name="__Fieldmark__7106_545160095"/>
      <w:bookmarkStart w:id="2732" w:name="__Fieldmark__6894_1417665735"/>
      <w:bookmarkStart w:id="2733" w:name="__Fieldmark__7407_2403155824"/>
      <w:bookmarkStart w:id="2734" w:name="__Fieldmark__8514_249888731"/>
      <w:bookmarkStart w:id="2735" w:name="__Fieldmark__6793_2505137388"/>
      <w:bookmarkStart w:id="2736" w:name="__Fieldmark__5380_2280461051"/>
      <w:bookmarkStart w:id="2737" w:name="__Fieldmark__11408_1777031281"/>
      <w:bookmarkStart w:id="2738" w:name="__Fieldmark__4237_2048093008"/>
      <w:bookmarkStart w:id="2739" w:name="__Fieldmark__5004_908293503"/>
      <w:bookmarkStart w:id="2740" w:name="__Fieldmark__5651_1561598236"/>
      <w:bookmarkStart w:id="2741" w:name="__Fieldmark__6346_3310317172"/>
      <w:bookmarkEnd w:id="2718"/>
      <w:bookmarkEnd w:id="2719"/>
      <w:bookmarkEnd w:id="2720"/>
      <w:bookmarkEnd w:id="2721"/>
      <w:bookmarkEnd w:id="2722"/>
      <w:bookmarkEnd w:id="2735"/>
      <w:bookmarkEnd w:id="2736"/>
      <w:bookmarkEnd w:id="2737"/>
      <w:bookmarkEnd w:id="2738"/>
      <w:bookmarkEnd w:id="2739"/>
      <w:bookmarkEnd w:id="2740"/>
      <w:bookmarkEnd w:id="2741"/>
      <w:r>
        <w:rPr>
          <w:rFonts w:cs="Times New Roman"/>
        </w:rPr>
      </w:r>
      <w:r>
        <w:rPr>
          <w:rFonts w:cs="Times New Roman"/>
        </w:rPr>
      </w:r>
      <w:r>
        <w:fldChar w:fldCharType="end"/>
      </w:r>
      <w:r>
        <w:fldChar w:fldCharType="begin"/>
      </w:r>
      <w:r/>
      <w:r>
        <w:fldChar w:fldCharType="separate"/>
      </w:r>
      <w:bookmarkStart w:id="2742" w:name="__Fieldmark__8651_208418766"/>
      <w:bookmarkStart w:id="2743" w:name="__Fieldmark__7134_545160095"/>
      <w:bookmarkStart w:id="2744" w:name="__Fieldmark__6917_1417665735"/>
      <w:bookmarkStart w:id="2745" w:name="__Fieldmark__7437_2403155824"/>
      <w:bookmarkStart w:id="2746" w:name="__Fieldmark__8548_249888731"/>
      <w:bookmarkStart w:id="2747" w:name="__Fieldmark__6810_2505137388"/>
      <w:bookmarkStart w:id="2748" w:name="__Fieldmark__3821_527255555"/>
      <w:bookmarkStart w:id="2749" w:name="__Fieldmark__5388_2280461051"/>
      <w:bookmarkStart w:id="2750" w:name="__Fieldmark__11412_1777031281"/>
      <w:bookmarkStart w:id="2751" w:name="__Fieldmark__4239_2048093008"/>
      <w:bookmarkStart w:id="2752" w:name="__Fieldmark__5010_908293503"/>
      <w:bookmarkStart w:id="2753" w:name="__Fieldmark__5661_1561598236"/>
      <w:bookmarkStart w:id="2754" w:name="__Fieldmark__6366_3310317172"/>
      <w:bookmarkEnd w:id="2730"/>
      <w:bookmarkEnd w:id="2731"/>
      <w:bookmarkEnd w:id="2732"/>
      <w:bookmarkEnd w:id="2733"/>
      <w:bookmarkEnd w:id="2734"/>
      <w:bookmarkEnd w:id="2747"/>
      <w:bookmarkEnd w:id="2748"/>
      <w:bookmarkEnd w:id="2749"/>
      <w:bookmarkEnd w:id="2750"/>
      <w:bookmarkEnd w:id="2751"/>
      <w:bookmarkEnd w:id="2752"/>
      <w:bookmarkEnd w:id="2753"/>
      <w:bookmarkEnd w:id="2754"/>
      <w:r>
        <w:rPr>
          <w:rFonts w:cs="Times New Roman"/>
        </w:rPr>
      </w:r>
      <w:r>
        <w:rPr>
          <w:rFonts w:cs="Times New Roman"/>
        </w:rPr>
      </w:r>
      <w:r>
        <w:fldChar w:fldCharType="end"/>
      </w:r>
      <w:r>
        <w:fldChar w:fldCharType="begin"/>
      </w:r>
      <w:r/>
      <w:r>
        <w:fldChar w:fldCharType="separate"/>
      </w:r>
      <w:bookmarkStart w:id="2755" w:name="__Fieldmark__8683_208418766"/>
      <w:bookmarkStart w:id="2756" w:name="__Fieldmark__7162_545160095"/>
      <w:bookmarkStart w:id="2757" w:name="__Fieldmark__6943_1417665735"/>
      <w:bookmarkStart w:id="2758" w:name="__Fieldmark__7467_2403155824"/>
      <w:bookmarkStart w:id="2759" w:name="__Fieldmark__8582_249888731"/>
      <w:bookmarkStart w:id="2760" w:name="__Fieldmark__6827_2505137388"/>
      <w:bookmarkStart w:id="2761" w:name="__Fieldmark__3829_527255555"/>
      <w:bookmarkStart w:id="2762" w:name="__Fieldmark__5397_2280461051"/>
      <w:bookmarkStart w:id="2763" w:name="__Fieldmark__11417_1777031281"/>
      <w:bookmarkStart w:id="2764" w:name="__Fieldmark__4242_2048093008"/>
      <w:bookmarkStart w:id="2765" w:name="__Fieldmark__5017_908293503"/>
      <w:bookmarkStart w:id="2766" w:name="__Fieldmark__5672_1561598236"/>
      <w:bookmarkStart w:id="2767" w:name="__Fieldmark__6386_3310317172"/>
      <w:bookmarkEnd w:id="2742"/>
      <w:bookmarkEnd w:id="2743"/>
      <w:bookmarkEnd w:id="2744"/>
      <w:bookmarkEnd w:id="2745"/>
      <w:bookmarkEnd w:id="2746"/>
      <w:bookmarkEnd w:id="2760"/>
      <w:bookmarkEnd w:id="2761"/>
      <w:bookmarkEnd w:id="2762"/>
      <w:bookmarkEnd w:id="2763"/>
      <w:bookmarkEnd w:id="2764"/>
      <w:bookmarkEnd w:id="2765"/>
      <w:bookmarkEnd w:id="2766"/>
      <w:bookmarkEnd w:id="2767"/>
      <w:r>
        <w:rPr>
          <w:rFonts w:cs="Times New Roman"/>
        </w:rPr>
      </w:r>
      <w:r>
        <w:rPr>
          <w:rFonts w:cs="Times New Roman"/>
        </w:rPr>
      </w:r>
      <w:r>
        <w:fldChar w:fldCharType="end"/>
      </w:r>
      <w:r>
        <w:fldChar w:fldCharType="begin"/>
      </w:r>
      <w:r/>
      <w:r>
        <w:fldChar w:fldCharType="separate"/>
      </w:r>
      <w:bookmarkStart w:id="2768" w:name="__Fieldmark__8727_208418766"/>
      <w:bookmarkStart w:id="2769" w:name="__Fieldmark__7202_545160095"/>
      <w:bookmarkStart w:id="2770" w:name="__Fieldmark__6969_1417665735"/>
      <w:bookmarkStart w:id="2771" w:name="__Fieldmark__7509_2403155824"/>
      <w:bookmarkStart w:id="2772" w:name="__Fieldmark__8628_249888731"/>
      <w:bookmarkStart w:id="2773" w:name="__Fieldmark__6846_2505137388"/>
      <w:bookmarkStart w:id="2774" w:name="__Fieldmark__5414_2280461051"/>
      <w:bookmarkStart w:id="2775" w:name="__Fieldmark__11426_1777031281"/>
      <w:bookmarkStart w:id="2776" w:name="__Fieldmark__4247_2048093008"/>
      <w:bookmarkStart w:id="2777" w:name="__Fieldmark__5030_908293503"/>
      <w:bookmarkStart w:id="2778" w:name="__Fieldmark__5693_1561598236"/>
      <w:bookmarkStart w:id="2779" w:name="__Fieldmark__5406_2280461051"/>
      <w:bookmarkStart w:id="2780" w:name="__Fieldmark__11422_1777031281"/>
      <w:bookmarkStart w:id="2781" w:name="__Fieldmark__4245_2048093008"/>
      <w:bookmarkStart w:id="2782" w:name="__Fieldmark__5024_908293503"/>
      <w:bookmarkStart w:id="2783" w:name="__Fieldmark__5683_1561598236"/>
      <w:bookmarkStart w:id="2784" w:name="__Fieldmark__6409_3310317172"/>
      <w:bookmarkEnd w:id="2755"/>
      <w:bookmarkEnd w:id="2756"/>
      <w:bookmarkEnd w:id="2757"/>
      <w:bookmarkEnd w:id="2758"/>
      <w:bookmarkEnd w:id="2759"/>
      <w:bookmarkEnd w:id="2773"/>
      <w:bookmarkEnd w:id="2774"/>
      <w:bookmarkEnd w:id="2775"/>
      <w:bookmarkEnd w:id="2776"/>
      <w:bookmarkEnd w:id="2777"/>
      <w:bookmarkEnd w:id="2778"/>
      <w:bookmarkEnd w:id="2779"/>
      <w:bookmarkEnd w:id="2780"/>
      <w:bookmarkEnd w:id="2781"/>
      <w:bookmarkEnd w:id="2782"/>
      <w:bookmarkEnd w:id="2783"/>
      <w:bookmarkEnd w:id="2784"/>
      <w:r>
        <w:rPr>
          <w:rFonts w:cs="Times New Roman"/>
        </w:rPr>
      </w:r>
      <w:r>
        <w:rPr>
          <w:rFonts w:cs="Times New Roman"/>
        </w:rPr>
      </w:r>
      <w:r>
        <w:fldChar w:fldCharType="end"/>
      </w:r>
      <w:r>
        <w:fldChar w:fldCharType="begin"/>
      </w:r>
      <w:r/>
      <w:r>
        <w:fldChar w:fldCharType="separate"/>
      </w:r>
      <w:bookmarkStart w:id="2785" w:name="__Fieldmark__8759_208418766"/>
      <w:bookmarkStart w:id="2786" w:name="__Fieldmark__7230_545160095"/>
      <w:bookmarkStart w:id="2787" w:name="__Fieldmark__7007_1417665735"/>
      <w:bookmarkStart w:id="2788" w:name="__Fieldmark__7539_2403155824"/>
      <w:bookmarkStart w:id="2789" w:name="__Fieldmark__8662_249888731"/>
      <w:bookmarkStart w:id="2790" w:name="__Fieldmark__6865_2505137388"/>
      <w:bookmarkStart w:id="2791" w:name="__Fieldmark__3817_527255555"/>
      <w:bookmarkStart w:id="2792" w:name="__Fieldmark__5422_2280461051"/>
      <w:bookmarkStart w:id="2793" w:name="__Fieldmark__11430_1777031281"/>
      <w:bookmarkStart w:id="2794" w:name="__Fieldmark__4249_2048093008"/>
      <w:bookmarkStart w:id="2795" w:name="__Fieldmark__5036_908293503"/>
      <w:bookmarkStart w:id="2796" w:name="__Fieldmark__5703_1561598236"/>
      <w:bookmarkStart w:id="2797" w:name="__Fieldmark__6432_3310317172"/>
      <w:bookmarkEnd w:id="2768"/>
      <w:bookmarkEnd w:id="2769"/>
      <w:bookmarkEnd w:id="2770"/>
      <w:bookmarkEnd w:id="2771"/>
      <w:bookmarkEnd w:id="2772"/>
      <w:bookmarkEnd w:id="2790"/>
      <w:bookmarkEnd w:id="2791"/>
      <w:bookmarkEnd w:id="2792"/>
      <w:bookmarkEnd w:id="2793"/>
      <w:bookmarkEnd w:id="2794"/>
      <w:bookmarkEnd w:id="2795"/>
      <w:bookmarkEnd w:id="2796"/>
      <w:bookmarkEnd w:id="2797"/>
      <w:r>
        <w:rPr>
          <w:rFonts w:cs="Times New Roman"/>
        </w:rPr>
      </w:r>
      <w:r>
        <w:rPr>
          <w:rFonts w:cs="Times New Roman"/>
        </w:rPr>
      </w:r>
      <w:r>
        <w:fldChar w:fldCharType="end"/>
      </w:r>
      <w:r>
        <w:fldChar w:fldCharType="begin"/>
      </w:r>
      <w:r/>
      <w:r>
        <w:fldChar w:fldCharType="separate"/>
      </w:r>
      <w:bookmarkStart w:id="2798" w:name="__Fieldmark__8788_208418766"/>
      <w:bookmarkStart w:id="2799" w:name="__Fieldmark__7255_545160095"/>
      <w:bookmarkStart w:id="2800" w:name="__Fieldmark__7033_1417665735"/>
      <w:bookmarkStart w:id="2801" w:name="__Fieldmark__7566_2403155824"/>
      <w:bookmarkStart w:id="2802" w:name="__Fieldmark__8693_249888731"/>
      <w:bookmarkStart w:id="2803" w:name="__Fieldmark__6897_2505137388"/>
      <w:bookmarkStart w:id="2804" w:name="__Fieldmark__5431_2280461051"/>
      <w:bookmarkStart w:id="2805" w:name="__Fieldmark__11435_1777031281"/>
      <w:bookmarkStart w:id="2806" w:name="__Fieldmark__4252_2048093008"/>
      <w:bookmarkStart w:id="2807" w:name="__Fieldmark__5043_908293503"/>
      <w:bookmarkStart w:id="2808" w:name="__Fieldmark__5714_1561598236"/>
      <w:bookmarkStart w:id="2809" w:name="__Fieldmark__6467_3310317172"/>
      <w:bookmarkEnd w:id="2785"/>
      <w:bookmarkEnd w:id="2786"/>
      <w:bookmarkEnd w:id="2787"/>
      <w:bookmarkEnd w:id="2788"/>
      <w:bookmarkEnd w:id="2789"/>
      <w:bookmarkEnd w:id="2803"/>
      <w:bookmarkEnd w:id="2804"/>
      <w:bookmarkEnd w:id="2805"/>
      <w:bookmarkEnd w:id="2806"/>
      <w:bookmarkEnd w:id="2807"/>
      <w:bookmarkEnd w:id="2808"/>
      <w:bookmarkEnd w:id="2809"/>
      <w:r>
        <w:rPr>
          <w:rFonts w:cs="Times New Roman"/>
        </w:rPr>
      </w:r>
      <w:r>
        <w:rPr>
          <w:rFonts w:cs="Times New Roman"/>
        </w:rPr>
      </w:r>
      <w:r>
        <w:fldChar w:fldCharType="end"/>
      </w:r>
      <w:r>
        <w:fldChar w:fldCharType="begin"/>
      </w:r>
      <w:r/>
      <w:r>
        <w:fldChar w:fldCharType="separate"/>
      </w:r>
      <w:bookmarkStart w:id="2810" w:name="__Fieldmark__8829_208418766"/>
      <w:bookmarkStart w:id="2811" w:name="__Fieldmark__7292_545160095"/>
      <w:bookmarkStart w:id="2812" w:name="__Fieldmark__7056_1417665735"/>
      <w:bookmarkStart w:id="2813" w:name="__Fieldmark__7605_2403155824"/>
      <w:bookmarkStart w:id="2814" w:name="__Fieldmark__8736_249888731"/>
      <w:bookmarkStart w:id="2815" w:name="__Fieldmark__6916_2505137388"/>
      <w:bookmarkStart w:id="2816" w:name="__Fieldmark__4256_2048093008"/>
      <w:bookmarkStart w:id="2817" w:name="__Fieldmark__3805_527255555"/>
      <w:bookmarkStart w:id="2818" w:name="__Fieldmark__3808_527255555"/>
      <w:bookmarkStart w:id="2819" w:name="__Fieldmark__3813_527255555"/>
      <w:bookmarkStart w:id="2820" w:name="__Fieldmark__5439_2280461051"/>
      <w:bookmarkStart w:id="2821" w:name="__Fieldmark__11439_1777031281"/>
      <w:bookmarkStart w:id="2822" w:name="__Fieldmark__4254_2048093008"/>
      <w:bookmarkStart w:id="2823" w:name="__Fieldmark__5049_908293503"/>
      <w:bookmarkStart w:id="2824" w:name="__Fieldmark__5724_1561598236"/>
      <w:bookmarkStart w:id="2825" w:name="__Fieldmark__6490_3310317172"/>
      <w:bookmarkEnd w:id="2798"/>
      <w:bookmarkEnd w:id="2799"/>
      <w:bookmarkEnd w:id="2800"/>
      <w:bookmarkEnd w:id="2801"/>
      <w:bookmarkEnd w:id="2802"/>
      <w:bookmarkEnd w:id="2815"/>
      <w:bookmarkEnd w:id="2816"/>
      <w:bookmarkEnd w:id="2817"/>
      <w:bookmarkEnd w:id="2818"/>
      <w:bookmarkEnd w:id="2819"/>
      <w:bookmarkEnd w:id="2820"/>
      <w:bookmarkEnd w:id="2821"/>
      <w:bookmarkEnd w:id="2822"/>
      <w:bookmarkEnd w:id="2823"/>
      <w:bookmarkEnd w:id="2824"/>
      <w:bookmarkEnd w:id="2825"/>
      <w:r>
        <w:rPr>
          <w:rFonts w:cs="Times New Roman"/>
        </w:rPr>
      </w:r>
      <w:r>
        <w:rPr>
          <w:rFonts w:cs="Times New Roman"/>
        </w:rPr>
      </w:r>
      <w:r>
        <w:fldChar w:fldCharType="end"/>
      </w:r>
      <w:r>
        <w:fldChar w:fldCharType="begin"/>
      </w:r>
      <w:r/>
      <w:r>
        <w:fldChar w:fldCharType="separate"/>
      </w:r>
      <w:bookmarkStart w:id="2826" w:name="__Fieldmark__8861_208418766"/>
      <w:bookmarkStart w:id="2827" w:name="__Fieldmark__7320_545160095"/>
      <w:bookmarkStart w:id="2828" w:name="__Fieldmark__7091_1417665735"/>
      <w:bookmarkStart w:id="2829" w:name="__Fieldmark__7635_2403155824"/>
      <w:bookmarkStart w:id="2830" w:name="__Fieldmark__8770_249888731"/>
      <w:bookmarkStart w:id="2831" w:name="__Fieldmark__6933_2505137388"/>
      <w:bookmarkStart w:id="2832" w:name="__Fieldmark__11627_2362112943"/>
      <w:bookmarkStart w:id="2833" w:name="__Fieldmark__5453_2280461051"/>
      <w:bookmarkStart w:id="2834" w:name="__Fieldmark__11449_1777031281"/>
      <w:bookmarkStart w:id="2835" w:name="__Fieldmark__4261_2048093008"/>
      <w:bookmarkStart w:id="2836" w:name="__Fieldmark__5061_908293503"/>
      <w:bookmarkStart w:id="2837" w:name="__Fieldmark__5740_1561598236"/>
      <w:bookmarkStart w:id="2838" w:name="__Fieldmark__6510_3310317172"/>
      <w:bookmarkEnd w:id="2810"/>
      <w:bookmarkEnd w:id="2811"/>
      <w:bookmarkEnd w:id="2812"/>
      <w:bookmarkEnd w:id="2813"/>
      <w:bookmarkEnd w:id="2814"/>
      <w:bookmarkEnd w:id="2831"/>
      <w:bookmarkEnd w:id="2832"/>
      <w:bookmarkEnd w:id="2833"/>
      <w:bookmarkEnd w:id="2834"/>
      <w:bookmarkEnd w:id="2835"/>
      <w:bookmarkEnd w:id="2836"/>
      <w:bookmarkEnd w:id="2837"/>
      <w:bookmarkEnd w:id="2838"/>
      <w:r>
        <w:rPr>
          <w:rFonts w:cs="Times New Roman"/>
        </w:rPr>
      </w:r>
      <w:r>
        <w:rPr>
          <w:rFonts w:cs="Times New Roman"/>
        </w:rPr>
      </w:r>
      <w:r>
        <w:fldChar w:fldCharType="end"/>
      </w:r>
      <w:r>
        <w:fldChar w:fldCharType="begin"/>
      </w:r>
      <w:r/>
      <w:r>
        <w:fldChar w:fldCharType="separate"/>
      </w:r>
      <w:bookmarkStart w:id="2839" w:name="__Fieldmark__8890_208418766"/>
      <w:bookmarkStart w:id="2840" w:name="__Fieldmark__7345_545160095"/>
      <w:bookmarkStart w:id="2841" w:name="__Fieldmark__7117_1417665735"/>
      <w:bookmarkStart w:id="2842" w:name="__Fieldmark__7662_2403155824"/>
      <w:bookmarkStart w:id="2843" w:name="__Fieldmark__8801_249888731"/>
      <w:bookmarkStart w:id="2844" w:name="__Fieldmark__6959_2505137388"/>
      <w:bookmarkStart w:id="2845" w:name="__Fieldmark__5462_2280461051"/>
      <w:bookmarkStart w:id="2846" w:name="__Fieldmark__11454_1777031281"/>
      <w:bookmarkStart w:id="2847" w:name="__Fieldmark__4264_2048093008"/>
      <w:bookmarkStart w:id="2848" w:name="__Fieldmark__5068_908293503"/>
      <w:bookmarkStart w:id="2849" w:name="__Fieldmark__5751_1561598236"/>
      <w:bookmarkStart w:id="2850" w:name="__Fieldmark__6542_3310317172"/>
      <w:bookmarkEnd w:id="2826"/>
      <w:bookmarkEnd w:id="2827"/>
      <w:bookmarkEnd w:id="2828"/>
      <w:bookmarkEnd w:id="2829"/>
      <w:bookmarkEnd w:id="2830"/>
      <w:bookmarkEnd w:id="2844"/>
      <w:bookmarkEnd w:id="2845"/>
      <w:bookmarkEnd w:id="2846"/>
      <w:bookmarkEnd w:id="2847"/>
      <w:bookmarkEnd w:id="2848"/>
      <w:bookmarkEnd w:id="2849"/>
      <w:bookmarkEnd w:id="2850"/>
      <w:r>
        <w:rPr>
          <w:rFonts w:cs="Times New Roman"/>
        </w:rPr>
      </w:r>
      <w:r>
        <w:rPr>
          <w:rFonts w:cs="Times New Roman"/>
        </w:rPr>
      </w:r>
      <w:r>
        <w:fldChar w:fldCharType="end"/>
      </w:r>
      <w:r>
        <w:fldChar w:fldCharType="begin"/>
      </w:r>
      <w:r/>
      <w:r>
        <w:fldChar w:fldCharType="separate"/>
      </w:r>
      <w:bookmarkStart w:id="2851" w:name="__Fieldmark__8919_208418766"/>
      <w:bookmarkStart w:id="2852" w:name="__Fieldmark__7370_545160095"/>
      <w:bookmarkStart w:id="2853" w:name="__Fieldmark__7140_1417665735"/>
      <w:bookmarkStart w:id="2854" w:name="__Fieldmark__7689_2403155824"/>
      <w:bookmarkStart w:id="2855" w:name="__Fieldmark__8832_249888731"/>
      <w:bookmarkStart w:id="2856" w:name="__Fieldmark__6978_2505137388"/>
      <w:bookmarkStart w:id="2857" w:name="__Fieldmark__5470_2280461051"/>
      <w:bookmarkStart w:id="2858" w:name="__Fieldmark__11458_1777031281"/>
      <w:bookmarkStart w:id="2859" w:name="__Fieldmark__4266_2048093008"/>
      <w:bookmarkStart w:id="2860" w:name="__Fieldmark__5074_908293503"/>
      <w:bookmarkStart w:id="2861" w:name="__Fieldmark__5761_1561598236"/>
      <w:bookmarkStart w:id="2862" w:name="__Fieldmark__6565_3310317172"/>
      <w:bookmarkEnd w:id="2839"/>
      <w:bookmarkEnd w:id="2840"/>
      <w:bookmarkEnd w:id="2841"/>
      <w:bookmarkEnd w:id="2842"/>
      <w:bookmarkEnd w:id="2843"/>
      <w:bookmarkEnd w:id="2856"/>
      <w:bookmarkEnd w:id="2857"/>
      <w:bookmarkEnd w:id="2858"/>
      <w:bookmarkEnd w:id="2859"/>
      <w:bookmarkEnd w:id="2860"/>
      <w:bookmarkEnd w:id="2861"/>
      <w:bookmarkEnd w:id="2862"/>
      <w:r>
        <w:rPr>
          <w:rFonts w:cs="Times New Roman"/>
        </w:rPr>
        <w:t>b</w:t>
      </w:r>
      <w:bookmarkStart w:id="2863" w:name="__Fieldmark__8948_208418766"/>
      <w:bookmarkStart w:id="2864" w:name="__Fieldmark__7395_545160095"/>
      <w:bookmarkStart w:id="2865" w:name="__Fieldmark__7163_1417665735"/>
      <w:bookmarkStart w:id="2866" w:name="__Fieldmark__7716_2403155824"/>
      <w:r>
        <w:rPr>
          <w:rFonts w:cs="Times New Roman"/>
        </w:rPr>
        <w:t>a</w:t>
      </w:r>
      <w:bookmarkStart w:id="2867" w:name="__Fieldmark__7420_545160095"/>
      <w:bookmarkStart w:id="2868" w:name="__Fieldmark__7186_1417665735"/>
      <w:bookmarkStart w:id="2869" w:name="__Fieldmark__7743_2403155824"/>
      <w:r>
        <w:rPr>
          <w:rFonts w:cs="Times New Roman"/>
        </w:rPr>
        <w:t>s</w:t>
      </w:r>
      <w:bookmarkStart w:id="2870" w:name="__Fieldmark__7445_545160095"/>
      <w:bookmarkStart w:id="2871" w:name="__Fieldmark__7209_1417665735"/>
      <w:r>
        <w:rPr>
          <w:rFonts w:cs="Times New Roman"/>
        </w:rPr>
        <w:t>e</w:t>
      </w:r>
      <w:bookmarkStart w:id="2872" w:name="__Fieldmark__7232_1417665735"/>
      <w:r>
        <w:rPr>
          <w:rFonts w:cs="Times New Roman"/>
        </w:rPr>
        <w:t>d on the diffusive loss of volatiles from olivine-hosted melt embayments (Ferguson e</w:t>
      </w:r>
      <w:r>
        <w:rPr>
          <w:rFonts w:cs="Times New Roman"/>
        </w:rPr>
      </w:r>
      <w:r>
        <w:fldChar w:fldCharType="end"/>
      </w:r>
      <w:bookmarkStart w:id="2873" w:name="__Fieldmark__7012_2505137388"/>
      <w:bookmarkStart w:id="2874" w:name="__Fieldmark__5486_2280461051"/>
      <w:bookmarkStart w:id="2875" w:name="__Fieldmark__11466_1777031281"/>
      <w:bookmarkStart w:id="2876" w:name="__Fieldmark__4270_2048093008"/>
      <w:bookmarkStart w:id="2877" w:name="__Fieldmark__5086_908293503"/>
      <w:bookmarkStart w:id="2878" w:name="__Fieldmark__5781_1561598236"/>
      <w:bookmarkStart w:id="2879" w:name="__Fieldmark__6605_3310317172"/>
      <w:bookmarkStart w:id="2880" w:name="__Fieldmark__7046_2505137388"/>
      <w:bookmarkStart w:id="2881" w:name="__Fieldmark__6645_3310317172"/>
      <w:bookmarkStart w:id="2882" w:name="__Fieldmark__6665_3310317172"/>
      <w:bookmarkStart w:id="2883" w:name="__Fieldmark__4280_2048093008"/>
      <w:bookmarkStart w:id="2884" w:name="__Fieldmark__11486_1777031281"/>
      <w:bookmarkStart w:id="2885" w:name="__Fieldmark__5110_908293503"/>
      <w:bookmarkStart w:id="2886" w:name="__Fieldmark__4278_2048093008"/>
      <w:bookmarkStart w:id="2887" w:name="__Fieldmark__11482_1777031281"/>
      <w:bookmarkStart w:id="2888" w:name="__Fieldmark__5104_908293503"/>
      <w:bookmarkStart w:id="2889" w:name="__Fieldmark__4276_2048093008"/>
      <w:bookmarkStart w:id="2890" w:name="__Fieldmark__11478_1777031281"/>
      <w:bookmarkStart w:id="2891" w:name="__Fieldmark__5510_2280461051"/>
      <w:bookmarkStart w:id="2892" w:name="__Fieldmark__5801_1561598236"/>
      <w:bookmarkStart w:id="2893" w:name="__Fieldmark__5098_908293503"/>
      <w:bookmarkStart w:id="2894" w:name="__Fieldmark__4274_2048093008"/>
      <w:bookmarkStart w:id="2895" w:name="__Fieldmark__11474_1777031281"/>
      <w:bookmarkStart w:id="2896" w:name="__Fieldmark__5502_2280461051"/>
      <w:bookmarkStart w:id="2897" w:name="__Fieldmark__7063_2505137388"/>
      <w:bookmarkStart w:id="2898" w:name="__Fieldmark__7029_2505137388"/>
      <w:bookmarkStart w:id="2899" w:name="__Fieldmark__5494_2280461051"/>
      <w:bookmarkStart w:id="2900" w:name="__Fieldmark__11470_1777031281"/>
      <w:bookmarkStart w:id="2901" w:name="__Fieldmark__4272_2048093008"/>
      <w:bookmarkStart w:id="2902" w:name="__Fieldmark__5092_908293503"/>
      <w:bookmarkStart w:id="2903" w:name="__Fieldmark__5791_1561598236"/>
      <w:bookmarkStart w:id="2904" w:name="__Fieldmark__6625_3310317172"/>
      <w:bookmarkStart w:id="2905" w:name="__Fieldmark__6995_2505137388"/>
      <w:bookmarkStart w:id="2906" w:name="__Fieldmark__5478_2280461051"/>
      <w:bookmarkStart w:id="2907" w:name="__Fieldmark__11462_1777031281"/>
      <w:bookmarkStart w:id="2908" w:name="__Fieldmark__4268_2048093008"/>
      <w:bookmarkStart w:id="2909" w:name="__Fieldmark__5080_908293503"/>
      <w:bookmarkStart w:id="2910" w:name="__Fieldmark__5771_1561598236"/>
      <w:bookmarkStart w:id="2911" w:name="__Fieldmark__6585_3310317172"/>
      <w:bookmarkEnd w:id="2851"/>
      <w:bookmarkEnd w:id="2852"/>
      <w:bookmarkEnd w:id="2853"/>
      <w:bookmarkEnd w:id="2854"/>
      <w:bookmarkEnd w:id="2855"/>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12" w:name="__Fieldmark__8984_249888731"/>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13" w:name="__Fieldmark__9068_208418766"/>
      <w:bookmarkStart w:id="2914" w:name="__Fieldmark__8987_249888731"/>
      <w:bookmarkEnd w:id="2912"/>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15" w:name="__Fieldmark__9071_208418766"/>
      <w:bookmarkStart w:id="2916" w:name="__Fieldmark__7833_2403155824"/>
      <w:bookmarkStart w:id="2917" w:name="__Fieldmark__8992_249888731"/>
      <w:bookmarkEnd w:id="2913"/>
      <w:bookmarkEnd w:id="2914"/>
      <w:r>
        <w:rPr>
          <w:rFonts w:cs="Times New Roman"/>
        </w:rPr>
        <w:t xml:space="preserve"> </w:t>
      </w:r>
      <w:bookmarkStart w:id="2918" w:name="__Fieldmark__9076_208418766"/>
      <w:bookmarkStart w:id="2919" w:name="__Fieldmark__7507_545160095"/>
      <w:bookmarkStart w:id="2920" w:name="__Fieldmark__7836_2403155824"/>
      <w:r>
        <w:rPr>
          <w:rFonts w:cs="Times New Roman"/>
        </w:rPr>
        <w:t>p</w:t>
      </w:r>
      <w:bookmarkStart w:id="2921" w:name="__Fieldmark__7510_545160095"/>
      <w:bookmarkStart w:id="2922" w:name="__Fieldmark__7290_1417665735"/>
      <w:bookmarkStart w:id="2923" w:name="__Fieldmark__7841_2403155824"/>
      <w:r>
        <w:rPr>
          <w:rFonts w:cs="Times New Roman"/>
        </w:rPr>
        <w:t>a</w:t>
      </w:r>
      <w:bookmarkStart w:id="2924" w:name="__Fieldmark__7523_545160095"/>
      <w:bookmarkStart w:id="2925" w:name="__Fieldmark__7293_1417665735"/>
      <w:r>
        <w:rPr>
          <w:rFonts w:cs="Times New Roman"/>
        </w:rPr>
        <w:t>t</w:t>
      </w:r>
      <w:bookmarkStart w:id="2926" w:name="__Fieldmark__7304_1417665735"/>
      <w:r>
        <w:rPr>
          <w:rFonts w:cs="Times New Roman"/>
        </w:rPr>
        <w: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27" w:name="__Fieldmark__9013_249888731"/>
      <w:bookmarkEnd w:id="2915"/>
      <w:bookmarkEnd w:id="2916"/>
      <w:bookmarkEnd w:id="2917"/>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28" w:name="__Fieldmark__9092_208418766"/>
      <w:bookmarkStart w:id="2929" w:name="__Fieldmark__9019_249888731"/>
      <w:bookmarkEnd w:id="2918"/>
      <w:bookmarkEnd w:id="2919"/>
      <w:bookmarkEnd w:id="2920"/>
      <w:bookmarkEnd w:id="2927"/>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30" w:name="__Fieldmark__9107_208418766"/>
      <w:bookmarkStart w:id="2931" w:name="__Fieldmark__7861_2403155824"/>
      <w:bookmarkStart w:id="2932" w:name="__Fieldmark__9036_249888731"/>
      <w:bookmarkStart w:id="2933" w:name="__Fieldmark__7114_2505137388"/>
      <w:bookmarkStart w:id="2934" w:name="__Fieldmark__5832_1561598236"/>
      <w:bookmarkStart w:id="2935" w:name="__Fieldmark__6717_3310317172"/>
      <w:bookmarkEnd w:id="2921"/>
      <w:bookmarkEnd w:id="2922"/>
      <w:bookmarkEnd w:id="2923"/>
      <w:bookmarkEnd w:id="2928"/>
      <w:bookmarkEnd w:id="2929"/>
      <w:bookmarkEnd w:id="2933"/>
      <w:bookmarkEnd w:id="2934"/>
      <w:bookmarkEnd w:id="293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36" w:name="__Fieldmark__9120_208418766"/>
      <w:bookmarkStart w:id="2937" w:name="__Fieldmark__7535_545160095"/>
      <w:bookmarkStart w:id="2938" w:name="__Fieldmark__7872_2403155824"/>
      <w:bookmarkStart w:id="2939" w:name="__Fieldmark__9051_249888731"/>
      <w:bookmarkStart w:id="2940" w:name="__Fieldmark__7117_2505137388"/>
      <w:bookmarkStart w:id="2941" w:name="__Fieldmark__6720_3310317172"/>
      <w:bookmarkEnd w:id="2924"/>
      <w:bookmarkEnd w:id="2925"/>
      <w:bookmarkEnd w:id="2930"/>
      <w:bookmarkEnd w:id="2931"/>
      <w:bookmarkEnd w:id="2932"/>
      <w:bookmarkEnd w:id="2940"/>
      <w:bookmarkEnd w:id="2941"/>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42" w:name="__Fieldmark__9167_208418766"/>
      <w:bookmarkStart w:id="2943" w:name="__Fieldmark__7578_545160095"/>
      <w:bookmarkStart w:id="2944" w:name="__Fieldmark__7314_1417665735"/>
      <w:bookmarkStart w:id="2945" w:name="__Fieldmark__7917_2403155824"/>
      <w:bookmarkStart w:id="2946" w:name="__Fieldmark__9100_249888731"/>
      <w:bookmarkStart w:id="2947" w:name="__Fieldmark__7123_2505137388"/>
      <w:bookmarkStart w:id="2948" w:name="__Fieldmark__5533_2280461051"/>
      <w:bookmarkStart w:id="2949" w:name="__Fieldmark__5121_908293503"/>
      <w:bookmarkStart w:id="2950" w:name="__Fieldmark__5840_1561598236"/>
      <w:bookmarkStart w:id="2951" w:name="__Fieldmark__5538_2280461051"/>
      <w:bookmarkStart w:id="2952" w:name="__Fieldmark__11492_1777031281"/>
      <w:bookmarkStart w:id="2953" w:name="__Fieldmark__5124_908293503"/>
      <w:bookmarkStart w:id="2954" w:name="__Fieldmark__11495_1777031281"/>
      <w:bookmarkStart w:id="2955" w:name="__Fieldmark__4288_2048093008"/>
      <w:bookmarkStart w:id="2956" w:name="__Fieldmark__5129_908293503"/>
      <w:bookmarkStart w:id="2957" w:name="__Fieldmark__11500_1777031281"/>
      <w:bookmarkStart w:id="2958" w:name="__Fieldmark__4291_2048093008"/>
      <w:bookmarkStart w:id="2959" w:name="__Fieldmark__6728_3310317172"/>
      <w:bookmarkEnd w:id="2926"/>
      <w:bookmarkEnd w:id="2936"/>
      <w:bookmarkEnd w:id="2937"/>
      <w:bookmarkEnd w:id="2938"/>
      <w:bookmarkEnd w:id="2939"/>
      <w:bookmarkEnd w:id="2947"/>
      <w:bookmarkEnd w:id="2948"/>
      <w:bookmarkEnd w:id="2949"/>
      <w:bookmarkEnd w:id="2950"/>
      <w:bookmarkEnd w:id="2951"/>
      <w:bookmarkEnd w:id="2952"/>
      <w:bookmarkEnd w:id="2953"/>
      <w:bookmarkEnd w:id="2954"/>
      <w:bookmarkEnd w:id="2955"/>
      <w:bookmarkEnd w:id="2956"/>
      <w:bookmarkEnd w:id="2957"/>
      <w:bookmarkEnd w:id="2958"/>
      <w:bookmarkEnd w:id="2959"/>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960" w:name="__Fieldmark__9184_208418766"/>
      <w:bookmarkStart w:id="2961" w:name="__Fieldmark__7591_545160095"/>
      <w:bookmarkStart w:id="2962" w:name="__Fieldmark__7355_1417665735"/>
      <w:bookmarkStart w:id="2963" w:name="__Fieldmark__7932_2403155824"/>
      <w:bookmarkStart w:id="2964" w:name="__Fieldmark__9119_249888731"/>
      <w:bookmarkStart w:id="2965" w:name="__Fieldmark__7156_2505137388"/>
      <w:bookmarkStart w:id="2966" w:name="__Fieldmark__5875_1561598236"/>
      <w:bookmarkStart w:id="2967" w:name="__Fieldmark__6735_3310317172"/>
      <w:bookmarkEnd w:id="2942"/>
      <w:bookmarkEnd w:id="2943"/>
      <w:bookmarkEnd w:id="2944"/>
      <w:bookmarkEnd w:id="2945"/>
      <w:bookmarkEnd w:id="2946"/>
      <w:bookmarkEnd w:id="2965"/>
      <w:bookmarkEnd w:id="2966"/>
      <w:bookmarkEnd w:id="2967"/>
      <w:r>
        <w:rPr>
          <w:rFonts w:cs="Times New Roman"/>
        </w:rPr>
      </w:r>
      <w:r>
        <w:rPr>
          <w:rFonts w:cs="Times New Roman"/>
        </w:rPr>
      </w:r>
      <w:r>
        <w:fldChar w:fldCharType="end"/>
      </w:r>
      <w:r>
        <w:fldChar w:fldCharType="begin"/>
      </w:r>
      <w:r/>
      <w:r>
        <w:fldChar w:fldCharType="separate"/>
      </w:r>
      <w:bookmarkStart w:id="2968" w:name="__Fieldmark__9204_208418766"/>
      <w:bookmarkStart w:id="2969" w:name="__Fieldmark__7607_545160095"/>
      <w:bookmarkStart w:id="2970" w:name="__Fieldmark__7366_1417665735"/>
      <w:bookmarkStart w:id="2971" w:name="__Fieldmark__7950_2403155824"/>
      <w:bookmarkStart w:id="2972" w:name="__Fieldmark__9141_249888731"/>
      <w:bookmarkStart w:id="2973" w:name="__Fieldmark__7181_2505137388"/>
      <w:bookmarkStart w:id="2974" w:name="__Fieldmark__5565_2280461051"/>
      <w:bookmarkStart w:id="2975" w:name="__Fieldmark__5878_1561598236"/>
      <w:bookmarkStart w:id="2976" w:name="__Fieldmark__6773_3310317172"/>
      <w:bookmarkEnd w:id="2960"/>
      <w:bookmarkEnd w:id="2961"/>
      <w:bookmarkEnd w:id="2962"/>
      <w:bookmarkEnd w:id="2963"/>
      <w:bookmarkEnd w:id="2964"/>
      <w:bookmarkEnd w:id="2973"/>
      <w:bookmarkEnd w:id="2974"/>
      <w:bookmarkEnd w:id="2975"/>
      <w:bookmarkEnd w:id="2976"/>
      <w:r>
        <w:rPr>
          <w:rFonts w:cs="Times New Roman"/>
        </w:rPr>
      </w:r>
      <w:r>
        <w:rPr>
          <w:rFonts w:cs="Times New Roman"/>
        </w:rPr>
      </w:r>
      <w:r>
        <w:fldChar w:fldCharType="end"/>
      </w:r>
      <w:r>
        <w:fldChar w:fldCharType="begin"/>
      </w:r>
      <w:r/>
      <w:r>
        <w:fldChar w:fldCharType="separate"/>
      </w:r>
      <w:bookmarkStart w:id="2977" w:name="__Fieldmark__9227_208418766"/>
      <w:bookmarkStart w:id="2978" w:name="__Fieldmark__7626_545160095"/>
      <w:bookmarkStart w:id="2979" w:name="__Fieldmark__7380_1417665735"/>
      <w:bookmarkStart w:id="2980" w:name="__Fieldmark__7971_2403155824"/>
      <w:bookmarkStart w:id="2981" w:name="__Fieldmark__9166_249888731"/>
      <w:bookmarkStart w:id="2982" w:name="__Fieldmark__7187_2505137388"/>
      <w:bookmarkStart w:id="2983" w:name="__Fieldmark__5568_2280461051"/>
      <w:bookmarkStart w:id="2984" w:name="__Fieldmark__5148_908293503"/>
      <w:bookmarkStart w:id="2985" w:name="__Fieldmark__5883_1561598236"/>
      <w:bookmarkStart w:id="2986" w:name="__Fieldmark__6781_3310317172"/>
      <w:bookmarkEnd w:id="2968"/>
      <w:bookmarkEnd w:id="2969"/>
      <w:bookmarkEnd w:id="2970"/>
      <w:bookmarkEnd w:id="2971"/>
      <w:bookmarkEnd w:id="2972"/>
      <w:bookmarkEnd w:id="2982"/>
      <w:bookmarkEnd w:id="2983"/>
      <w:bookmarkEnd w:id="2984"/>
      <w:bookmarkEnd w:id="2985"/>
      <w:bookmarkEnd w:id="2986"/>
      <w:r>
        <w:rPr>
          <w:rFonts w:cs="Times New Roman"/>
        </w:rPr>
      </w:r>
      <w:r>
        <w:rPr>
          <w:rFonts w:cs="Times New Roman"/>
        </w:rPr>
      </w:r>
      <w:r>
        <w:fldChar w:fldCharType="end"/>
      </w:r>
      <w:r>
        <w:fldChar w:fldCharType="begin"/>
      </w:r>
      <w:r/>
      <w:r>
        <w:fldChar w:fldCharType="separate"/>
      </w:r>
      <w:bookmarkStart w:id="2987" w:name="__Fieldmark__9256_208418766"/>
      <w:bookmarkStart w:id="2988" w:name="__Fieldmark__7651_545160095"/>
      <w:bookmarkStart w:id="2989" w:name="__Fieldmark__7397_1417665735"/>
      <w:bookmarkStart w:id="2990" w:name="__Fieldmark__7998_2403155824"/>
      <w:bookmarkStart w:id="2991" w:name="__Fieldmark__9197_249888731"/>
      <w:bookmarkStart w:id="2992" w:name="__Fieldmark__7196_2505137388"/>
      <w:bookmarkStart w:id="2993" w:name="__Fieldmark__4293_2048093008"/>
      <w:bookmarkStart w:id="2994" w:name="__Fieldmark__5573_2280461051"/>
      <w:bookmarkStart w:id="2995" w:name="__Fieldmark__11511_1777031281"/>
      <w:bookmarkStart w:id="2996" w:name="__Fieldmark__5151_908293503"/>
      <w:bookmarkStart w:id="2997" w:name="__Fieldmark__5890_1561598236"/>
      <w:bookmarkStart w:id="2998" w:name="__Fieldmark__6792_3310317172"/>
      <w:bookmarkEnd w:id="2977"/>
      <w:bookmarkEnd w:id="2978"/>
      <w:bookmarkEnd w:id="2979"/>
      <w:bookmarkEnd w:id="2980"/>
      <w:bookmarkEnd w:id="2981"/>
      <w:bookmarkEnd w:id="2992"/>
      <w:bookmarkEnd w:id="2993"/>
      <w:bookmarkEnd w:id="2994"/>
      <w:bookmarkEnd w:id="2995"/>
      <w:bookmarkEnd w:id="2996"/>
      <w:bookmarkEnd w:id="2997"/>
      <w:bookmarkEnd w:id="2998"/>
      <w:r>
        <w:rPr>
          <w:rFonts w:cs="Times New Roman"/>
        </w:rPr>
      </w:r>
      <w:r>
        <w:rPr>
          <w:rFonts w:cs="Times New Roman"/>
        </w:rPr>
      </w:r>
      <w:r>
        <w:fldChar w:fldCharType="end"/>
      </w:r>
      <w:r>
        <w:fldChar w:fldCharType="begin"/>
      </w:r>
      <w:r/>
      <w:r>
        <w:fldChar w:fldCharType="separate"/>
      </w:r>
      <w:bookmarkStart w:id="2999" w:name="__Fieldmark__9300_208418766"/>
      <w:bookmarkStart w:id="3000" w:name="__Fieldmark__7691_545160095"/>
      <w:bookmarkStart w:id="3001" w:name="__Fieldmark__7420_1417665735"/>
      <w:bookmarkStart w:id="3002" w:name="__Fieldmark__8040_2403155824"/>
      <w:bookmarkStart w:id="3003" w:name="__Fieldmark__9243_249888731"/>
      <w:bookmarkStart w:id="3004" w:name="__Fieldmark__7208_2505137388"/>
      <w:bookmarkStart w:id="3005" w:name="__Fieldmark__5590_2280461051"/>
      <w:bookmarkStart w:id="3006" w:name="__Fieldmark__11520_1777031281"/>
      <w:bookmarkStart w:id="3007" w:name="__Fieldmark__4304_2048093008"/>
      <w:bookmarkStart w:id="3008" w:name="__Fieldmark__5164_908293503"/>
      <w:bookmarkStart w:id="3009" w:name="__Fieldmark__5911_1561598236"/>
      <w:bookmarkStart w:id="3010" w:name="__Fieldmark__5581_2280461051"/>
      <w:bookmarkStart w:id="3011" w:name="__Fieldmark__11515_1777031281"/>
      <w:bookmarkStart w:id="3012" w:name="__Fieldmark__4299_2048093008"/>
      <w:bookmarkStart w:id="3013" w:name="__Fieldmark__5157_908293503"/>
      <w:bookmarkStart w:id="3014" w:name="__Fieldmark__5900_1561598236"/>
      <w:bookmarkStart w:id="3015" w:name="__Fieldmark__6806_3310317172"/>
      <w:bookmarkEnd w:id="2987"/>
      <w:bookmarkEnd w:id="2988"/>
      <w:bookmarkEnd w:id="2989"/>
      <w:bookmarkEnd w:id="2990"/>
      <w:bookmarkEnd w:id="2991"/>
      <w:bookmarkEnd w:id="3004"/>
      <w:bookmarkEnd w:id="3005"/>
      <w:bookmarkEnd w:id="3006"/>
      <w:bookmarkEnd w:id="3007"/>
      <w:bookmarkEnd w:id="3008"/>
      <w:bookmarkEnd w:id="3009"/>
      <w:bookmarkEnd w:id="3010"/>
      <w:bookmarkEnd w:id="3011"/>
      <w:bookmarkEnd w:id="3012"/>
      <w:bookmarkEnd w:id="3013"/>
      <w:bookmarkEnd w:id="3014"/>
      <w:bookmarkEnd w:id="3015"/>
      <w:r>
        <w:rPr>
          <w:rFonts w:cs="Times New Roman"/>
        </w:rPr>
      </w:r>
      <w:r>
        <w:rPr>
          <w:rFonts w:cs="Times New Roman"/>
        </w:rPr>
      </w:r>
      <w:r>
        <w:fldChar w:fldCharType="end"/>
      </w:r>
      <w:r>
        <w:fldChar w:fldCharType="begin"/>
      </w:r>
      <w:r/>
      <w:r>
        <w:fldChar w:fldCharType="separate"/>
      </w:r>
      <w:bookmarkStart w:id="3016" w:name="__Fieldmark__9329_208418766"/>
      <w:bookmarkStart w:id="3017" w:name="__Fieldmark__7716_545160095"/>
      <w:bookmarkStart w:id="3018" w:name="__Fieldmark__7458_1417665735"/>
      <w:bookmarkStart w:id="3019" w:name="__Fieldmark__8067_2403155824"/>
      <w:bookmarkStart w:id="3020" w:name="__Fieldmark__9274_249888731"/>
      <w:bookmarkStart w:id="3021" w:name="__Fieldmark__7225_2505137388"/>
      <w:bookmarkStart w:id="3022" w:name="__Fieldmark__5599_2280461051"/>
      <w:bookmarkStart w:id="3023" w:name="__Fieldmark__11525_1777031281"/>
      <w:bookmarkStart w:id="3024" w:name="__Fieldmark__4307_2048093008"/>
      <w:bookmarkStart w:id="3025" w:name="__Fieldmark__5171_908293503"/>
      <w:bookmarkStart w:id="3026" w:name="__Fieldmark__5922_1561598236"/>
      <w:bookmarkStart w:id="3027" w:name="__Fieldmark__6826_3310317172"/>
      <w:bookmarkEnd w:id="2999"/>
      <w:bookmarkEnd w:id="3000"/>
      <w:bookmarkEnd w:id="3001"/>
      <w:bookmarkEnd w:id="3002"/>
      <w:bookmarkEnd w:id="3003"/>
      <w:bookmarkEnd w:id="3021"/>
      <w:bookmarkEnd w:id="3022"/>
      <w:bookmarkEnd w:id="3023"/>
      <w:bookmarkEnd w:id="3024"/>
      <w:bookmarkEnd w:id="3025"/>
      <w:bookmarkEnd w:id="3026"/>
      <w:bookmarkEnd w:id="3027"/>
      <w:r>
        <w:rPr>
          <w:rFonts w:cs="Times New Roman"/>
        </w:rPr>
      </w:r>
      <w:r>
        <w:rPr>
          <w:rFonts w:cs="Times New Roman"/>
        </w:rPr>
      </w:r>
      <w:r>
        <w:fldChar w:fldCharType="end"/>
      </w:r>
      <w:r>
        <w:fldChar w:fldCharType="begin"/>
      </w:r>
      <w:r/>
      <w:r>
        <w:fldChar w:fldCharType="separate"/>
      </w:r>
      <w:bookmarkStart w:id="3028" w:name="__Fieldmark__9358_208418766"/>
      <w:bookmarkStart w:id="3029" w:name="__Fieldmark__7741_545160095"/>
      <w:bookmarkStart w:id="3030" w:name="__Fieldmark__7481_1417665735"/>
      <w:bookmarkStart w:id="3031" w:name="__Fieldmark__8094_2403155824"/>
      <w:bookmarkStart w:id="3032" w:name="__Fieldmark__9305_249888731"/>
      <w:bookmarkStart w:id="3033" w:name="__Fieldmark__7259_2505137388"/>
      <w:bookmarkStart w:id="3034" w:name="__Fieldmark__5608_2280461051"/>
      <w:bookmarkStart w:id="3035" w:name="__Fieldmark__11530_1777031281"/>
      <w:bookmarkStart w:id="3036" w:name="__Fieldmark__4310_2048093008"/>
      <w:bookmarkStart w:id="3037" w:name="__Fieldmark__5178_908293503"/>
      <w:bookmarkStart w:id="3038" w:name="__Fieldmark__5933_1561598236"/>
      <w:bookmarkStart w:id="3039" w:name="__Fieldmark__6861_3310317172"/>
      <w:bookmarkEnd w:id="3016"/>
      <w:bookmarkEnd w:id="3017"/>
      <w:bookmarkEnd w:id="3018"/>
      <w:bookmarkEnd w:id="3019"/>
      <w:bookmarkEnd w:id="3020"/>
      <w:bookmarkEnd w:id="3033"/>
      <w:bookmarkEnd w:id="3034"/>
      <w:bookmarkEnd w:id="3035"/>
      <w:bookmarkEnd w:id="3036"/>
      <w:bookmarkEnd w:id="3037"/>
      <w:bookmarkEnd w:id="3038"/>
      <w:bookmarkEnd w:id="3039"/>
      <w:r>
        <w:rPr>
          <w:rFonts w:cs="Times New Roman"/>
        </w:rPr>
        <w:t>0</w:t>
      </w:r>
      <w:bookmarkStart w:id="3040" w:name="__Fieldmark__9417_208418766"/>
      <w:bookmarkStart w:id="3041" w:name="__Fieldmark__7796_545160095"/>
      <w:bookmarkStart w:id="3042" w:name="__Fieldmark__7504_1417665735"/>
      <w:bookmarkStart w:id="3043" w:name="__Fieldmark__8151_2403155824"/>
      <w:r>
        <w:rPr>
          <w:rFonts w:cs="Times New Roman"/>
        </w:rPr>
        <w:t>1</w:t>
      </w:r>
      <w:bookmarkStart w:id="3044" w:name="__Fieldmark__7824_545160095"/>
      <w:bookmarkStart w:id="3045" w:name="__Fieldmark__7557_1417665735"/>
      <w:bookmarkStart w:id="3046" w:name="__Fieldmark__8181_2403155824"/>
      <w:r>
        <w:rPr>
          <w:rFonts w:cs="Times New Roman"/>
        </w:rPr>
        <w:t>2</w:t>
      </w:r>
      <w:bookmarkStart w:id="3047" w:name="__Fieldmark__7849_545160095"/>
      <w:bookmarkStart w:id="3048" w:name="__Fieldmark__7583_1417665735"/>
      <w:r>
        <w:rPr>
          <w:rFonts w:cs="Times New Roman"/>
        </w:rPr>
        <w:t>)</w:t>
      </w:r>
      <w:bookmarkStart w:id="3049" w:name="__Fieldmark__7606_1417665735"/>
      <w:r>
        <w:rPr>
          <w:rFonts w:cs="Times New Roman"/>
        </w:rPr>
        <w:t xml:space="preserve">. </w:t>
      </w:r>
      <w:r>
        <w:rPr>
          <w:rFonts w:cs="Times New Roman"/>
        </w:rPr>
      </w:r>
      <w:r>
        <w:fldChar w:fldCharType="end"/>
      </w:r>
      <w:bookmarkStart w:id="3050" w:name="__Fieldmark__7296_2505137388"/>
      <w:bookmarkStart w:id="3051" w:name="__Fieldmark__3964_527255555"/>
      <w:bookmarkStart w:id="3052" w:name="__Fieldmark__5644_2280461051"/>
      <w:bookmarkStart w:id="3053" w:name="__Fieldmark__11558_1777031281"/>
      <w:bookmarkStart w:id="3054" w:name="__Fieldmark__4332_2048093008"/>
      <w:bookmarkStart w:id="3055" w:name="__Fieldmark__5210_908293503"/>
      <w:bookmarkStart w:id="3056" w:name="__Fieldmark__5973_1561598236"/>
      <w:bookmarkStart w:id="3057" w:name="__Fieldmark__6901_3310317172"/>
      <w:bookmarkStart w:id="3058" w:name="__Fieldmark__7356_2505137388"/>
      <w:bookmarkStart w:id="3059" w:name="__Fieldmark__6974_3310317172"/>
      <w:bookmarkStart w:id="3060" w:name="__Fieldmark__6994_3310317172"/>
      <w:bookmarkStart w:id="3061" w:name="__Fieldmark__4344_2048093008"/>
      <w:bookmarkStart w:id="3062" w:name="__Fieldmark__11580_1777031281"/>
      <w:bookmarkStart w:id="3063" w:name="__Fieldmark__5235_908293503"/>
      <w:bookmarkStart w:id="3064" w:name="__Fieldmark__4341_2048093008"/>
      <w:bookmarkStart w:id="3065" w:name="__Fieldmark__11575_1777031281"/>
      <w:bookmarkStart w:id="3066" w:name="__Fieldmark__5229_908293503"/>
      <w:bookmarkStart w:id="3067" w:name="__Fieldmark__4339_2048093008"/>
      <w:bookmarkStart w:id="3068" w:name="__Fieldmark__11571_1777031281"/>
      <w:bookmarkStart w:id="3069" w:name="__Fieldmark__5669_2280461051"/>
      <w:bookmarkStart w:id="3070" w:name="__Fieldmark__5994_1561598236"/>
      <w:bookmarkStart w:id="3071" w:name="__Fieldmark__5223_908293503"/>
      <w:bookmarkStart w:id="3072" w:name="__Fieldmark__4337_2048093008"/>
      <w:bookmarkStart w:id="3073" w:name="__Fieldmark__11567_1777031281"/>
      <w:bookmarkStart w:id="3074" w:name="__Fieldmark__5661_2280461051"/>
      <w:bookmarkStart w:id="3075" w:name="__Fieldmark__11648_2362112943"/>
      <w:bookmarkStart w:id="3076" w:name="__Fieldmark__7373_2505137388"/>
      <w:bookmarkStart w:id="3077" w:name="__Fieldmark__7337_2505137388"/>
      <w:bookmarkStart w:id="3078" w:name="__Fieldmark__5653_2280461051"/>
      <w:bookmarkStart w:id="3079" w:name="__Fieldmark__11563_1777031281"/>
      <w:bookmarkStart w:id="3080" w:name="__Fieldmark__4335_2048093008"/>
      <w:bookmarkStart w:id="3081" w:name="__Fieldmark__5217_908293503"/>
      <w:bookmarkStart w:id="3082" w:name="__Fieldmark__5984_1561598236"/>
      <w:bookmarkStart w:id="3083" w:name="__Fieldmark__6951_3310317172"/>
      <w:bookmarkStart w:id="3084" w:name="__Fieldmark__7277_2505137388"/>
      <w:bookmarkStart w:id="3085" w:name="__Fieldmark__4317_2048093008"/>
      <w:bookmarkStart w:id="3086" w:name="__Fieldmark__3972_527255555"/>
      <w:bookmarkStart w:id="3087" w:name="__Fieldmark__3854_3642959469"/>
      <w:bookmarkStart w:id="3088" w:name="__Fieldmark__3850_3642959469"/>
      <w:bookmarkStart w:id="3089" w:name="__Fieldmark__3952_527255555"/>
      <w:bookmarkStart w:id="3090" w:name="__Fieldmark__3837_3642959469"/>
      <w:bookmarkStart w:id="3091" w:name="__Fieldmark__3960_527255555"/>
      <w:bookmarkStart w:id="3092" w:name="__Fieldmark__3842_3642959469"/>
      <w:bookmarkStart w:id="3093" w:name="__Fieldmark__5618_2280461051"/>
      <w:bookmarkStart w:id="3094" w:name="__Fieldmark__11536_1777031281"/>
      <w:bookmarkStart w:id="3095" w:name="__Fieldmark__4314_2048093008"/>
      <w:bookmarkStart w:id="3096" w:name="__Fieldmark__3846_3642959469"/>
      <w:bookmarkStart w:id="3097" w:name="__Fieldmark__3968_527255555"/>
      <w:bookmarkStart w:id="3098" w:name="__Fieldmark__5186_908293503"/>
      <w:bookmarkStart w:id="3099" w:name="__Fieldmark__5945_1561598236"/>
      <w:bookmarkStart w:id="3100" w:name="__Fieldmark__6881_3310317172"/>
      <w:bookmarkEnd w:id="3028"/>
      <w:bookmarkEnd w:id="3029"/>
      <w:bookmarkEnd w:id="3030"/>
      <w:bookmarkEnd w:id="3031"/>
      <w:bookmarkEnd w:id="3032"/>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100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3101" w:name="__Fieldmark__9515_249888731"/>
      <w:r>
        <w:rPr/>
        <w:t>(</w:t>
      </w:r>
      <w:bookmarkStart w:id="3102" w:name="__Fieldmark__9570_208418766"/>
      <w:r>
        <w:rPr/>
        <w:t>R</w:t>
      </w:r>
      <w:bookmarkStart w:id="3103" w:name="__Fieldmark__8296_2403155824"/>
      <w:r>
        <w:rPr/>
        <w:t>u</w:t>
      </w:r>
      <w:bookmarkStart w:id="3104" w:name="__Fieldmark__7936_545160095"/>
      <w:r>
        <w:rPr/>
        <w:t>p</w:t>
      </w:r>
      <w:bookmarkStart w:id="3105" w:name="__Fieldmark__7689_1417665735"/>
      <w:r>
        <w:rPr/>
        <w:t>r</w:t>
      </w:r>
      <w:bookmarkStart w:id="3106" w:name="__Fieldmark__7071_3310317172"/>
      <w:r>
        <w:rPr/>
        <w:t>e</w:t>
      </w:r>
      <w:bookmarkStart w:id="3107" w:name="__Fieldmark__7487_2505137388"/>
      <w:r>
        <w:rPr/>
        <w:t>c</w:t>
      </w:r>
      <w:bookmarkStart w:id="3108" w:name="__Fieldmark__6043_1561598236"/>
      <w:r>
        <w:rPr/>
        <w:t>h</w:t>
      </w:r>
      <w:bookmarkStart w:id="3109" w:name="__Fieldmark__5707_2280461051"/>
      <w:r>
        <w:rPr/>
        <w:t>t</w:t>
      </w:r>
      <w:bookmarkStart w:id="3110" w:name="__Fieldmark__5264_908293503"/>
      <w:r>
        <w:rPr/>
        <w:t xml:space="preserve"> </w:t>
      </w:r>
      <w:bookmarkStart w:id="3111" w:name="__Fieldmark__11603_1777031281"/>
      <w:r>
        <w:rPr/>
        <w:t>a</w:t>
      </w:r>
      <w:bookmarkStart w:id="3112" w:name="__Fieldmark__4372_2048093008"/>
      <w:r>
        <w:rPr/>
        <w:t>n</w:t>
      </w:r>
      <w:bookmarkStart w:id="3113" w:name="__Fieldmark__4001_527255555"/>
      <w:r>
        <w:rPr/>
        <w:t>d</w:t>
      </w:r>
      <w:bookmarkStart w:id="3114" w:name="__Fieldmark__3898_3642959469"/>
      <w:r>
        <w:rPr/>
        <w:t xml:space="preserve"> </w:t>
      </w:r>
      <w:bookmarkStart w:id="3115" w:name="__Fieldmark__3542_2362112943"/>
      <w:r>
        <w:rPr/>
        <w:t>P</w:t>
      </w:r>
      <w:bookmarkStart w:id="3116" w:name="__Fieldmark__3437_2049629825"/>
      <w:r>
        <w:rPr/>
        <w:t>l</w:t>
      </w:r>
      <w:bookmarkStart w:id="3117" w:name="__Fieldmark__3332_687217606"/>
      <w:r>
        <w:rPr/>
        <w:t>a</w:t>
      </w:r>
      <w:bookmarkStart w:id="3118" w:name="__Fieldmark__3227_2209115713"/>
      <w:r>
        <w:rPr/>
        <w:t>n</w:t>
      </w:r>
      <w:bookmarkStart w:id="3119" w:name="__Fieldmark__3124_1105856583"/>
      <w:r>
        <w:rPr/>
        <w:t>k</w:t>
      </w:r>
      <w:bookmarkStart w:id="3120" w:name="__Fieldmark__3016_1929513578"/>
      <w:r>
        <w:rPr/>
        <w:t xml:space="preserve"> </w:t>
      </w:r>
      <w:bookmarkStart w:id="3121" w:name="__Fieldmark__2911_739104655"/>
      <w:r>
        <w:rPr/>
        <w:t>2</w:t>
      </w:r>
      <w:bookmarkStart w:id="3122" w:name="__Fieldmark__2803_462321902"/>
      <w:r>
        <w:rPr/>
        <w:t>0</w:t>
      </w:r>
      <w:bookmarkStart w:id="3123" w:name="__Fieldmark__2693_948816634"/>
      <w:r>
        <w:rPr/>
        <w:t>1</w:t>
      </w:r>
      <w:bookmarkStart w:id="3124" w:name="__Fieldmark__2583_2312622389"/>
      <w:r>
        <w:rPr/>
        <w:t>3</w:t>
      </w:r>
      <w:bookmarkStart w:id="3125" w:name="__Fieldmark__2472_2161409428"/>
      <w:r>
        <w:rPr/>
        <w:t>;</w:t>
      </w:r>
      <w:bookmarkStart w:id="3126" w:name="__Fieldmark__2359_188299688"/>
      <w:r>
        <w:rPr/>
        <w:t xml:space="preserve"> </w:t>
      </w:r>
      <w:bookmarkStart w:id="3127" w:name="__Fieldmark__2245_1216455718"/>
      <w:r>
        <w:rPr/>
        <w:t>F</w:t>
      </w:r>
      <w:bookmarkStart w:id="3128" w:name="__Fieldmark__2131_649753871"/>
      <w:r>
        <w:rPr/>
        <w:t>e</w:t>
      </w:r>
      <w:bookmarkStart w:id="3129" w:name="__Fieldmark__2021_2534479100"/>
      <w:r>
        <w:rPr/>
        <w:t>r</w:t>
      </w:r>
      <w:bookmarkStart w:id="3130" w:name="__Fieldmark__1906_1692434574"/>
      <w:r>
        <w:rPr/>
        <w:t>g</w:t>
      </w:r>
      <w:bookmarkStart w:id="3131" w:name="__Fieldmark__1791_148202576"/>
      <w:r>
        <w:rPr/>
        <w:t>u</w:t>
      </w:r>
      <w:bookmarkStart w:id="3132" w:name="__Fieldmark__3248_2994147849"/>
      <w:r>
        <w:rPr/>
        <w:t>s</w:t>
      </w:r>
      <w:bookmarkStart w:id="3133" w:name="__Fieldmark__1560_3231691474"/>
      <w:r>
        <w:rPr/>
        <w:t>o</w:t>
      </w:r>
      <w:bookmarkStart w:id="3134" w:name="__Fieldmark__1444_3149341642"/>
      <w:r>
        <w:rPr/>
        <w:t>n</w:t>
      </w:r>
      <w:bookmarkStart w:id="3135" w:name="__Fieldmark__1328_4213078475"/>
      <w:r>
        <w:rPr/>
        <w:t xml:space="preserve"> </w:t>
      </w:r>
      <w:bookmarkStart w:id="3136" w:name="__Fieldmark__1212_4019975519"/>
      <w:r>
        <w:rPr/>
        <w:t>e</w:t>
      </w:r>
      <w:bookmarkStart w:id="3137" w:name="__Fieldmark__1099_3852820974"/>
      <w:r>
        <w:rPr/>
        <w:t>t</w:t>
      </w:r>
      <w:bookmarkStart w:id="3138" w:name="__Fieldmark__983_3917936936"/>
      <w:r>
        <w:rPr/>
        <w:t xml:space="preserve"> </w:t>
      </w:r>
      <w:bookmarkStart w:id="3139" w:name="__Fieldmark__867_3265051427"/>
      <w:r>
        <w:rPr/>
        <w:t>a</w:t>
      </w:r>
      <w:bookmarkStart w:id="3140" w:name="__Fieldmark__751_837005789"/>
      <w:r>
        <w:rPr/>
        <w:t>l</w:t>
      </w:r>
      <w:bookmarkStart w:id="3141" w:name="__Fieldmark__635_3470823330"/>
      <w:r>
        <w:rPr/>
        <w:t>.</w:t>
      </w:r>
      <w:bookmarkStart w:id="3142" w:name="__Fieldmark__519_2630548144"/>
      <w:r>
        <w:rPr/>
        <w:t xml:space="preserve"> </w:t>
      </w:r>
      <w:bookmarkStart w:id="3143" w:name="__Fieldmark__2801_2304565098"/>
      <w:r>
        <w:rPr/>
        <w:t>2</w:t>
      </w:r>
      <w:bookmarkStart w:id="3144" w:name="__Fieldmark__758_2304565098"/>
      <w:r>
        <w:rPr/>
        <w:t>016)</w:t>
      </w:r>
      <w:r>
        <w:rPr/>
      </w:r>
      <w:r>
        <w:fldChar w:fldCharType="end"/>
      </w:r>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145" w:name="__Fieldmark__9696_249888731"/>
      <w:r>
        <w:rPr/>
        <w:t>(</w:t>
      </w:r>
      <w:bookmarkStart w:id="3146" w:name="__Fieldmark__9747_208418766"/>
      <w:r>
        <w:rPr/>
        <w:t>M</w:t>
      </w:r>
      <w:bookmarkStart w:id="3147" w:name="__Fieldmark__8469_2403155824"/>
      <w:r>
        <w:rPr/>
        <w:t>a</w:t>
      </w:r>
      <w:bookmarkStart w:id="3148" w:name="__Fieldmark__8105_545160095"/>
      <w:r>
        <w:rPr/>
        <w:t>c</w:t>
      </w:r>
      <w:bookmarkStart w:id="3149" w:name="__Fieldmark__7854_1417665735"/>
      <w:r>
        <w:rPr/>
        <w:t>k</w:t>
      </w:r>
      <w:bookmarkStart w:id="3150" w:name="__Fieldmark__7235_3310317172"/>
      <w:r>
        <w:rPr/>
        <w:t>w</w:t>
      </w:r>
      <w:bookmarkStart w:id="3151" w:name="__Fieldmark__7651_2505137388"/>
      <w:r>
        <w:rPr/>
        <w:t>e</w:t>
      </w:r>
      <w:bookmarkStart w:id="3152" w:name="__Fieldmark__6194_1561598236"/>
      <w:r>
        <w:rPr/>
        <w:t>l</w:t>
      </w:r>
      <w:bookmarkStart w:id="3153" w:name="__Fieldmark__5854_2280461051"/>
      <w:r>
        <w:rPr/>
        <w:t>l</w:t>
      </w:r>
      <w:bookmarkStart w:id="3154" w:name="__Fieldmark__5407_908293503"/>
      <w:r>
        <w:rPr/>
        <w:t xml:space="preserve"> </w:t>
      </w:r>
      <w:bookmarkStart w:id="3155" w:name="__Fieldmark__11742_1777031281"/>
      <w:r>
        <w:rPr/>
        <w:t>a</w:t>
      </w:r>
      <w:bookmarkStart w:id="3156" w:name="__Fieldmark__4507_2048093008"/>
      <w:r>
        <w:rPr/>
        <w:t>n</w:t>
      </w:r>
      <w:bookmarkStart w:id="3157" w:name="__Fieldmark__4132_527255555"/>
      <w:r>
        <w:rPr/>
        <w:t>d</w:t>
      </w:r>
      <w:bookmarkStart w:id="3158" w:name="__Fieldmark__4025_3642959469"/>
      <w:r>
        <w:rPr/>
        <w:t xml:space="preserve"> </w:t>
      </w:r>
      <w:bookmarkStart w:id="3159" w:name="__Fieldmark__3665_2362112943"/>
      <w:r>
        <w:rPr/>
        <w:t>K</w:t>
      </w:r>
      <w:bookmarkStart w:id="3160" w:name="__Fieldmark__3556_2049629825"/>
      <w:r>
        <w:rPr/>
        <w:t>o</w:t>
      </w:r>
      <w:bookmarkStart w:id="3161" w:name="__Fieldmark__3447_687217606"/>
      <w:r>
        <w:rPr/>
        <w:t>h</w:t>
      </w:r>
      <w:bookmarkStart w:id="3162" w:name="__Fieldmark__3338_2209115713"/>
      <w:r>
        <w:rPr/>
        <w:t>l</w:t>
      </w:r>
      <w:bookmarkStart w:id="3163" w:name="__Fieldmark__3231_1105856583"/>
      <w:r>
        <w:rPr/>
        <w:t>s</w:t>
      </w:r>
      <w:bookmarkStart w:id="3164" w:name="__Fieldmark__3119_1929513578"/>
      <w:r>
        <w:rPr/>
        <w:t>t</w:t>
      </w:r>
      <w:bookmarkStart w:id="3165" w:name="__Fieldmark__3010_739104655"/>
      <w:r>
        <w:rPr/>
        <w:t>e</w:t>
      </w:r>
      <w:bookmarkStart w:id="3166" w:name="__Fieldmark__2898_462321902"/>
      <w:r>
        <w:rPr/>
        <w:t>d</w:t>
      </w:r>
      <w:bookmarkStart w:id="3167" w:name="__Fieldmark__2784_948816634"/>
      <w:r>
        <w:rPr/>
        <w:t>t</w:t>
      </w:r>
      <w:bookmarkStart w:id="3168" w:name="__Fieldmark__2670_2312622389"/>
      <w:r>
        <w:rPr/>
        <w:t xml:space="preserve"> </w:t>
      </w:r>
      <w:bookmarkStart w:id="3169" w:name="__Fieldmark__2555_2161409428"/>
      <w:r>
        <w:rPr/>
        <w:t>1</w:t>
      </w:r>
      <w:bookmarkStart w:id="3170" w:name="__Fieldmark__2438_188299688"/>
      <w:r>
        <w:rPr/>
        <w:t>9</w:t>
      </w:r>
      <w:bookmarkStart w:id="3171" w:name="__Fieldmark__2320_1216455718"/>
      <w:r>
        <w:rPr/>
        <w:t>9</w:t>
      </w:r>
      <w:bookmarkStart w:id="3172" w:name="__Fieldmark__2202_649753871"/>
      <w:r>
        <w:rPr/>
        <w:t>0</w:t>
      </w:r>
      <w:bookmarkStart w:id="3173" w:name="__Fieldmark__2088_2534479100"/>
      <w:r>
        <w:rPr/>
        <w:t>)</w:t>
      </w:r>
      <w:bookmarkStart w:id="3174" w:name="__Fieldmark__1969_1692434574"/>
      <w:r>
        <w:rPr/>
      </w:r>
      <w:r>
        <w:fldChar w:fldCharType="end"/>
      </w:r>
      <w:bookmarkStart w:id="3175" w:name="__Fieldmark__3303_2994147849"/>
      <w:bookmarkStart w:id="3176" w:name="__Fieldmark__1491_3149341642"/>
      <w:bookmarkStart w:id="3177" w:name="__Fieldmark__1251_4019975519"/>
      <w:bookmarkStart w:id="3178" w:name="__Fieldmark__1014_3917936936"/>
      <w:bookmarkStart w:id="3179" w:name="__Fieldmark__774_837005789"/>
      <w:bookmarkStart w:id="3180" w:name="__Fieldmark__534_2630548144"/>
      <w:bookmarkStart w:id="3181" w:name="__Fieldmark__770_2304565098"/>
      <w:bookmarkStart w:id="3182" w:name="__Fieldmark__2812_2304565098"/>
      <w:bookmarkStart w:id="3183" w:name="__Fieldmark__654_3470823330"/>
      <w:bookmarkStart w:id="3184" w:name="__Fieldmark__894_3265051427"/>
      <w:bookmarkStart w:id="3185" w:name="__Fieldmark__1134_3852820974"/>
      <w:bookmarkStart w:id="3186" w:name="__Fieldmark__1371_4213078475"/>
      <w:bookmarkStart w:id="3187" w:name="__Fieldmark__1611_3231691474"/>
      <w:bookmarkStart w:id="3188" w:name="__Fieldmark__1850_148202576"/>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3189" w:name="__Fieldmark__9873_249888731"/>
      <w:r>
        <w:rPr/>
        <w:t>(</w:t>
      </w:r>
      <w:bookmarkStart w:id="3190" w:name="__Fieldmark__9921_208418766"/>
      <w:r>
        <w:rPr/>
        <w:t>P</w:t>
      </w:r>
      <w:bookmarkStart w:id="3191" w:name="__Fieldmark__8640_2403155824"/>
      <w:r>
        <w:rPr/>
        <w:t>e</w:t>
      </w:r>
      <w:bookmarkStart w:id="3192" w:name="__Fieldmark__8273_545160095"/>
      <w:r>
        <w:rPr/>
        <w:t>s</w:t>
      </w:r>
      <w:bookmarkStart w:id="3193" w:name="__Fieldmark__8019_1417665735"/>
      <w:r>
        <w:rPr/>
        <w:t>l</w:t>
      </w:r>
      <w:bookmarkStart w:id="3194" w:name="__Fieldmark__7399_3310317172"/>
      <w:r>
        <w:rPr/>
        <w:t>i</w:t>
      </w:r>
      <w:bookmarkStart w:id="3195" w:name="__Fieldmark__7818_2505137388"/>
      <w:r>
        <w:rPr/>
        <w:t>e</w:t>
      </w:r>
      <w:bookmarkStart w:id="3196" w:name="__Fieldmark__6348_1561598236"/>
      <w:r>
        <w:rPr/>
        <w:t>r</w:t>
      </w:r>
      <w:bookmarkStart w:id="3197" w:name="__Fieldmark__6005_2280461051"/>
      <w:r>
        <w:rPr/>
        <w:t xml:space="preserve"> </w:t>
      </w:r>
      <w:bookmarkStart w:id="3198" w:name="__Fieldmark__5555_908293503"/>
      <w:r>
        <w:rPr/>
        <w:t>a</w:t>
      </w:r>
      <w:bookmarkStart w:id="3199" w:name="__Fieldmark__11887_1777031281"/>
      <w:r>
        <w:rPr/>
        <w:t>n</w:t>
      </w:r>
      <w:bookmarkStart w:id="3200" w:name="__Fieldmark__4649_2048093008"/>
      <w:r>
        <w:rPr/>
        <w:t>d</w:t>
      </w:r>
      <w:bookmarkStart w:id="3201" w:name="__Fieldmark__4271_527255555"/>
      <w:r>
        <w:rPr/>
        <w:t xml:space="preserve"> </w:t>
      </w:r>
      <w:bookmarkStart w:id="3202" w:name="__Fieldmark__4161_3642959469"/>
      <w:r>
        <w:rPr/>
        <w:t>L</w:t>
      </w:r>
      <w:bookmarkStart w:id="3203" w:name="__Fieldmark__3798_2362112943"/>
      <w:r>
        <w:rPr/>
        <w:t>u</w:t>
      </w:r>
      <w:bookmarkStart w:id="3204" w:name="__Fieldmark__3685_2049629825"/>
      <w:r>
        <w:rPr/>
        <w:t>h</w:t>
      </w:r>
      <w:bookmarkStart w:id="3205" w:name="__Fieldmark__3572_687217606"/>
      <w:r>
        <w:rPr/>
        <w:t>r</w:t>
      </w:r>
      <w:bookmarkStart w:id="3206" w:name="__Fieldmark__3459_2209115713"/>
      <w:r>
        <w:rPr/>
        <w:t xml:space="preserve"> </w:t>
      </w:r>
      <w:bookmarkStart w:id="3207" w:name="__Fieldmark__3348_1105856583"/>
      <w:r>
        <w:rPr/>
        <w:t>2</w:t>
      </w:r>
      <w:bookmarkStart w:id="3208" w:name="__Fieldmark__3232_1929513578"/>
      <w:r>
        <w:rPr/>
        <w:t>0</w:t>
      </w:r>
      <w:bookmarkStart w:id="3209" w:name="__Fieldmark__3119_739104655"/>
      <w:r>
        <w:rPr/>
        <w:t>0</w:t>
      </w:r>
      <w:bookmarkStart w:id="3210" w:name="__Fieldmark__3003_462321902"/>
      <w:r>
        <w:rPr/>
        <w:t>6</w:t>
      </w:r>
      <w:bookmarkStart w:id="3211" w:name="__Fieldmark__2885_948816634"/>
      <w:r>
        <w:rPr/>
        <w:t>;</w:t>
      </w:r>
      <w:bookmarkStart w:id="3212" w:name="__Fieldmark__2767_2312622389"/>
      <w:r>
        <w:rPr/>
        <w:t xml:space="preserve"> </w:t>
      </w:r>
      <w:bookmarkStart w:id="3213" w:name="__Fieldmark__2648_2161409428"/>
      <w:r>
        <w:rPr/>
        <w:t>K</w:t>
      </w:r>
      <w:bookmarkStart w:id="3214" w:name="__Fieldmark__2527_188299688"/>
      <w:r>
        <w:rPr/>
        <w:t>u</w:t>
      </w:r>
      <w:bookmarkStart w:id="3215" w:name="__Fieldmark__2405_1216455718"/>
      <w:r>
        <w:rPr/>
        <w:t>r</w:t>
      </w:r>
      <w:bookmarkStart w:id="3216" w:name="__Fieldmark__2283_649753871"/>
      <w:r>
        <w:rPr/>
        <w:t>o</w:t>
      </w:r>
      <w:bookmarkStart w:id="3217" w:name="__Fieldmark__2165_2534479100"/>
      <w:r>
        <w:rPr/>
        <w:t>s</w:t>
      </w:r>
      <w:bookmarkStart w:id="3218" w:name="__Fieldmark__2042_1692434574"/>
      <w:r>
        <w:rPr/>
        <w:t>a</w:t>
      </w:r>
      <w:bookmarkStart w:id="3219" w:name="__Fieldmark__1919_148202576"/>
      <w:r>
        <w:rPr/>
        <w:t>w</w:t>
      </w:r>
      <w:bookmarkStart w:id="3220" w:name="__Fieldmark__3368_2994147849"/>
      <w:r>
        <w:rPr/>
        <w:t>a</w:t>
      </w:r>
      <w:bookmarkStart w:id="3221" w:name="__Fieldmark__1672_3231691474"/>
      <w:r>
        <w:rPr/>
        <w:t>,</w:t>
      </w:r>
      <w:bookmarkStart w:id="3222" w:name="__Fieldmark__1548_3149341642"/>
      <w:r>
        <w:rPr/>
        <w:t xml:space="preserve"> </w:t>
      </w:r>
      <w:bookmarkStart w:id="3223" w:name="__Fieldmark__1424_4213078475"/>
      <w:r>
        <w:rPr/>
        <w:t>Y</w:t>
      </w:r>
      <w:bookmarkStart w:id="3224" w:name="__Fieldmark__1300_4019975519"/>
      <w:r>
        <w:rPr/>
        <w:t>u</w:t>
      </w:r>
      <w:bookmarkStart w:id="3225" w:name="__Fieldmark__1179_3852820974"/>
      <w:r>
        <w:rPr/>
        <w:t>r</w:t>
      </w:r>
      <w:bookmarkStart w:id="3226" w:name="__Fieldmark__1055_3917936936"/>
      <w:r>
        <w:rPr/>
        <w:t>i</w:t>
      </w:r>
      <w:bookmarkStart w:id="3227" w:name="__Fieldmark__931_3265051427"/>
      <w:r>
        <w:rPr/>
        <w:t>m</w:t>
      </w:r>
      <w:bookmarkStart w:id="3228" w:name="__Fieldmark__807_837005789"/>
      <w:r>
        <w:rPr/>
        <w:t>o</w:t>
      </w:r>
      <w:bookmarkStart w:id="3229" w:name="__Fieldmark__683_3470823330"/>
      <w:r>
        <w:rPr/>
        <w:t>t</w:t>
      </w:r>
      <w:bookmarkStart w:id="3230" w:name="__Fieldmark__561_2630548144"/>
      <w:r>
        <w:rPr/>
        <w:t>o</w:t>
      </w:r>
      <w:bookmarkStart w:id="3231" w:name="__Fieldmark__2833_2304565098"/>
      <w:r>
        <w:rPr/>
        <w:t>,</w:t>
      </w:r>
      <w:bookmarkStart w:id="3232" w:name="__Fieldmark__799_2304565098"/>
      <w:r>
        <w:rPr/>
        <w:t xml:space="preserve"> and Sueno 1997)</w:t>
      </w:r>
      <w:r>
        <w:rPr/>
      </w:r>
      <w:r>
        <w:fldChar w:fldCharType="end"/>
      </w:r>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3233" w:name="__Fieldmark__10057_249888731"/>
      <w:r>
        <w:rPr/>
        <w:t>(</w:t>
      </w:r>
      <w:bookmarkStart w:id="3234" w:name="__Fieldmark__10101_208418766"/>
      <w:r>
        <w:rPr/>
        <w:t>B</w:t>
      </w:r>
      <w:bookmarkStart w:id="3235" w:name="__Fieldmark__8816_2403155824"/>
      <w:r>
        <w:rPr/>
        <w:t>e</w:t>
      </w:r>
      <w:bookmarkStart w:id="3236" w:name="__Fieldmark__8445_545160095"/>
      <w:r>
        <w:rPr/>
        <w:t>r</w:t>
      </w:r>
      <w:bookmarkStart w:id="3237" w:name="__Fieldmark__8187_1417665735"/>
      <w:r>
        <w:rPr/>
        <w:t>r</w:t>
      </w:r>
      <w:bookmarkStart w:id="3238" w:name="__Fieldmark__7570_3310317172"/>
      <w:r>
        <w:rPr/>
        <w:t>y</w:t>
      </w:r>
      <w:bookmarkStart w:id="3239" w:name="__Fieldmark__7989_2505137388"/>
      <w:r>
        <w:rPr/>
        <w:t xml:space="preserve"> </w:t>
      </w:r>
      <w:bookmarkStart w:id="3240" w:name="__Fieldmark__6500_1561598236"/>
      <w:r>
        <w:rPr/>
        <w:t>e</w:t>
      </w:r>
      <w:bookmarkStart w:id="3241" w:name="__Fieldmark__6153_2280461051"/>
      <w:r>
        <w:rPr/>
        <w:t>t</w:t>
      </w:r>
      <w:bookmarkStart w:id="3242" w:name="__Fieldmark__5699_908293503"/>
      <w:r>
        <w:rPr/>
        <w:t xml:space="preserve"> </w:t>
      </w:r>
      <w:bookmarkStart w:id="3243" w:name="__Fieldmark__12028_1777031281"/>
      <w:r>
        <w:rPr/>
        <w:t>a</w:t>
      </w:r>
      <w:bookmarkStart w:id="3244" w:name="__Fieldmark__4788_2048093008"/>
      <w:r>
        <w:rPr/>
        <w:t>l</w:t>
      </w:r>
      <w:bookmarkStart w:id="3245" w:name="__Fieldmark__4406_527255555"/>
      <w:r>
        <w:rPr/>
        <w:t>.</w:t>
      </w:r>
      <w:bookmarkStart w:id="3246" w:name="__Fieldmark__4292_3642959469"/>
      <w:r>
        <w:rPr/>
        <w:t xml:space="preserve"> </w:t>
      </w:r>
      <w:bookmarkStart w:id="3247" w:name="__Fieldmark__3925_2362112943"/>
      <w:r>
        <w:rPr/>
        <w:t>2</w:t>
      </w:r>
      <w:bookmarkStart w:id="3248" w:name="__Fieldmark__3808_2049629825"/>
      <w:r>
        <w:rPr/>
        <w:t>0</w:t>
      </w:r>
      <w:bookmarkStart w:id="3249" w:name="__Fieldmark__3691_687217606"/>
      <w:r>
        <w:rPr/>
        <w:t>0</w:t>
      </w:r>
      <w:bookmarkStart w:id="3250" w:name="__Fieldmark__3574_2209115713"/>
      <w:r>
        <w:rPr/>
        <w:t>5</w:t>
      </w:r>
      <w:bookmarkStart w:id="3251" w:name="__Fieldmark__3459_1105856583"/>
      <w:r>
        <w:rPr/>
        <w:t>)</w:t>
      </w:r>
      <w:bookmarkStart w:id="3252" w:name="__Fieldmark__3339_1929513578"/>
      <w:r>
        <w:rPr/>
      </w:r>
      <w:r>
        <w:fldChar w:fldCharType="end"/>
      </w:r>
      <w:bookmarkStart w:id="3253" w:name="__Fieldmark__3102_462321902"/>
      <w:bookmarkStart w:id="3254" w:name="__Fieldmark__2858_2312622389"/>
      <w:bookmarkStart w:id="3255" w:name="__Fieldmark__2610_188299688"/>
      <w:bookmarkStart w:id="3256" w:name="__Fieldmark__2358_649753871"/>
      <w:bookmarkStart w:id="3257" w:name="__Fieldmark__2109_1692434574"/>
      <w:bookmarkStart w:id="3258" w:name="__Fieldmark__3427_2994147849"/>
      <w:bookmarkStart w:id="3259" w:name="__Fieldmark__1599_3149341642"/>
      <w:bookmarkStart w:id="3260" w:name="__Fieldmark__1343_4019975519"/>
      <w:bookmarkStart w:id="3261" w:name="__Fieldmark__1090_3917936936"/>
      <w:bookmarkStart w:id="3262" w:name="__Fieldmark__834_837005789"/>
      <w:bookmarkStart w:id="3263" w:name="__Fieldmark__580_2630548144"/>
      <w:bookmarkStart w:id="3264" w:name="__Fieldmark__822_2304565098"/>
      <w:bookmarkStart w:id="3265" w:name="__Fieldmark__2848_2304565098"/>
      <w:bookmarkStart w:id="3266" w:name="__Fieldmark__706_3470823330"/>
      <w:bookmarkStart w:id="3267" w:name="__Fieldmark__962_3265051427"/>
      <w:bookmarkStart w:id="3268" w:name="__Fieldmark__1218_3852820974"/>
      <w:bookmarkStart w:id="3269" w:name="__Fieldmark__1471_4213078475"/>
      <w:bookmarkStart w:id="3270" w:name="__Fieldmark__1727_3231691474"/>
      <w:bookmarkStart w:id="3271" w:name="__Fieldmark__1982_148202576"/>
      <w:bookmarkStart w:id="3272" w:name="__Fieldmark__2236_2534479100"/>
      <w:bookmarkStart w:id="3273" w:name="__Fieldmark__2484_1216455718"/>
      <w:bookmarkStart w:id="3274" w:name="__Fieldmark__2735_2161409428"/>
      <w:bookmarkStart w:id="3275" w:name="__Fieldmark__2980_948816634"/>
      <w:bookmarkStart w:id="3276" w:name="__Fieldmark__3222_739104655"/>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277" w:name="__Fieldmark__10212_249888731"/>
      <w:r>
        <w:rPr/>
        <w:t>(</w:t>
      </w:r>
      <w:bookmarkStart w:id="3278" w:name="__Fieldmark__10253_208418766"/>
      <w:r>
        <w:rPr/>
        <w:t>B</w:t>
      </w:r>
      <w:bookmarkStart w:id="3279" w:name="__Fieldmark__8965_2403155824"/>
      <w:r>
        <w:rPr/>
        <w:t>l</w:t>
      </w:r>
      <w:bookmarkStart w:id="3280" w:name="__Fieldmark__8591_545160095"/>
      <w:r>
        <w:rPr/>
        <w:t>a</w:t>
      </w:r>
      <w:bookmarkStart w:id="3281" w:name="__Fieldmark__8330_1417665735"/>
      <w:r>
        <w:rPr/>
        <w:t>n</w:t>
      </w:r>
      <w:bookmarkStart w:id="3282" w:name="__Fieldmark__7710_3310317172"/>
      <w:r>
        <w:rPr/>
        <w:t>c</w:t>
      </w:r>
      <w:bookmarkStart w:id="3283" w:name="__Fieldmark__8126_2505137388"/>
      <w:r>
        <w:rPr/>
        <w:t>h</w:t>
      </w:r>
      <w:bookmarkStart w:id="3284" w:name="__Fieldmark__6634_1561598236"/>
      <w:r>
        <w:rPr/>
        <w:t>a</w:t>
      </w:r>
      <w:bookmarkStart w:id="3285" w:name="__Fieldmark__6284_2280461051"/>
      <w:r>
        <w:rPr/>
        <w:t>r</w:t>
      </w:r>
      <w:bookmarkStart w:id="3286" w:name="__Fieldmark__5827_908293503"/>
      <w:r>
        <w:rPr/>
        <w:t>d</w:t>
      </w:r>
      <w:bookmarkStart w:id="3287" w:name="__Fieldmark__12153_1777031281"/>
      <w:r>
        <w:rPr/>
        <w:t xml:space="preserve"> </w:t>
      </w:r>
      <w:bookmarkStart w:id="3288" w:name="__Fieldmark__4910_2048093008"/>
      <w:r>
        <w:rPr/>
        <w:t>e</w:t>
      </w:r>
      <w:bookmarkStart w:id="3289" w:name="__Fieldmark__4525_527255555"/>
      <w:r>
        <w:rPr/>
        <w:t>t</w:t>
      </w:r>
      <w:bookmarkStart w:id="3290" w:name="__Fieldmark__4408_3642959469"/>
      <w:r>
        <w:rPr/>
        <w:t xml:space="preserve"> </w:t>
      </w:r>
      <w:bookmarkStart w:id="3291" w:name="__Fieldmark__4038_2362112943"/>
      <w:r>
        <w:rPr/>
        <w:t>a</w:t>
      </w:r>
      <w:bookmarkStart w:id="3292" w:name="__Fieldmark__3918_2049629825"/>
      <w:r>
        <w:rPr/>
        <w:t>l</w:t>
      </w:r>
      <w:bookmarkStart w:id="3293" w:name="__Fieldmark__3798_687217606"/>
      <w:r>
        <w:rPr/>
        <w:t>.</w:t>
      </w:r>
      <w:bookmarkStart w:id="3294" w:name="__Fieldmark__3678_2209115713"/>
      <w:r>
        <w:rPr/>
        <w:t xml:space="preserve"> </w:t>
      </w:r>
      <w:bookmarkStart w:id="3295" w:name="__Fieldmark__3560_1105856583"/>
      <w:r>
        <w:rPr/>
        <w:t>2</w:t>
      </w:r>
      <w:bookmarkStart w:id="3296" w:name="__Fieldmark__3437_1929513578"/>
      <w:r>
        <w:rPr/>
        <w:t>0</w:t>
      </w:r>
      <w:bookmarkStart w:id="3297" w:name="__Fieldmark__3317_739104655"/>
      <w:r>
        <w:rPr/>
        <w:t>1</w:t>
      </w:r>
      <w:bookmarkStart w:id="3298" w:name="__Fieldmark__3194_462321902"/>
      <w:r>
        <w:rPr/>
        <w:t>7</w:t>
      </w:r>
      <w:bookmarkStart w:id="3299" w:name="__Fieldmark__3069_948816634"/>
      <w:r>
        <w:rPr/>
        <w:t>)</w:t>
      </w:r>
      <w:bookmarkStart w:id="3300" w:name="__Fieldmark__2944_2312622389"/>
      <w:r>
        <w:rPr/>
      </w:r>
      <w:r>
        <w:fldChar w:fldCharType="end"/>
      </w:r>
      <w:bookmarkStart w:id="3301" w:name="__Fieldmark__2689_188299688"/>
      <w:bookmarkStart w:id="3302" w:name="__Fieldmark__2429_649753871"/>
      <w:bookmarkStart w:id="3303" w:name="__Fieldmark__2172_1692434574"/>
      <w:bookmarkStart w:id="3304" w:name="__Fieldmark__3482_2994147849"/>
      <w:bookmarkStart w:id="3305" w:name="__Fieldmark__1646_3149341642"/>
      <w:bookmarkStart w:id="3306" w:name="__Fieldmark__1382_4019975519"/>
      <w:bookmarkStart w:id="3307" w:name="__Fieldmark__1121_3917936936"/>
      <w:bookmarkStart w:id="3308" w:name="__Fieldmark__857_837005789"/>
      <w:bookmarkStart w:id="3309" w:name="__Fieldmark__595_2630548144"/>
      <w:bookmarkStart w:id="3310" w:name="__Fieldmark__831_2304565098"/>
      <w:bookmarkStart w:id="3311" w:name="__Fieldmark__2859_2304565098"/>
      <w:bookmarkStart w:id="3312" w:name="__Fieldmark__725_3470823330"/>
      <w:bookmarkStart w:id="3313" w:name="__Fieldmark__989_3265051427"/>
      <w:bookmarkStart w:id="3314" w:name="__Fieldmark__1253_3852820974"/>
      <w:bookmarkStart w:id="3315" w:name="__Fieldmark__1514_4213078475"/>
      <w:bookmarkStart w:id="3316" w:name="__Fieldmark__1778_3231691474"/>
      <w:bookmarkStart w:id="3317" w:name="__Fieldmark__2041_148202576"/>
      <w:bookmarkStart w:id="3318" w:name="__Fieldmark__2303_2534479100"/>
      <w:bookmarkStart w:id="3319" w:name="__Fieldmark__2559_1216455718"/>
      <w:bookmarkStart w:id="3320" w:name="__Fieldmark__2818_2161409428"/>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321" w:name="__Fieldmark__10373_249888731"/>
      <w:r>
        <w:rPr/>
        <w:t>B</w:t>
      </w:r>
      <w:bookmarkStart w:id="3322" w:name="__Fieldmark__10411_208418766"/>
      <w:r>
        <w:rPr/>
        <w:t>l</w:t>
      </w:r>
      <w:bookmarkStart w:id="3323" w:name="__Fieldmark__9120_2403155824"/>
      <w:r>
        <w:rPr/>
        <w:t>a</w:t>
      </w:r>
      <w:bookmarkStart w:id="3324" w:name="__Fieldmark__8743_545160095"/>
      <w:r>
        <w:rPr/>
        <w:t>n</w:t>
      </w:r>
      <w:bookmarkStart w:id="3325" w:name="__Fieldmark__8479_1417665735"/>
      <w:r>
        <w:rPr/>
        <w:t>c</w:t>
      </w:r>
      <w:bookmarkStart w:id="3326" w:name="__Fieldmark__7856_3310317172"/>
      <w:r>
        <w:rPr/>
        <w:t>h</w:t>
      </w:r>
      <w:bookmarkStart w:id="3327" w:name="__Fieldmark__8271_2505137388"/>
      <w:r>
        <w:rPr/>
        <w:t>a</w:t>
      </w:r>
      <w:bookmarkStart w:id="3328" w:name="__Fieldmark__6774_1561598236"/>
      <w:r>
        <w:rPr/>
        <w:t>r</w:t>
      </w:r>
      <w:bookmarkStart w:id="3329" w:name="__Fieldmark__6421_2280461051"/>
      <w:r>
        <w:rPr/>
        <w:t>d</w:t>
      </w:r>
      <w:bookmarkStart w:id="3330" w:name="__Fieldmark__5961_908293503"/>
      <w:r>
        <w:rPr/>
        <w:t xml:space="preserve"> </w:t>
      </w:r>
      <w:bookmarkStart w:id="3331" w:name="__Fieldmark__12284_1777031281"/>
      <w:r>
        <w:rPr/>
        <w:t>e</w:t>
      </w:r>
      <w:bookmarkStart w:id="3332" w:name="__Fieldmark__5038_2048093008"/>
      <w:r>
        <w:rPr/>
        <w:t>t</w:t>
      </w:r>
      <w:bookmarkStart w:id="3333" w:name="__Fieldmark__4650_527255555"/>
      <w:r>
        <w:rPr/>
        <w:t xml:space="preserve"> </w:t>
      </w:r>
      <w:bookmarkStart w:id="3334" w:name="__Fieldmark__4530_3642959469"/>
      <w:r>
        <w:rPr/>
        <w:t>a</w:t>
      </w:r>
      <w:bookmarkStart w:id="3335" w:name="__Fieldmark__4157_2362112943"/>
      <w:r>
        <w:rPr/>
        <w:t>l</w:t>
      </w:r>
      <w:bookmarkStart w:id="3336" w:name="__Fieldmark__4034_2049629825"/>
      <w:r>
        <w:rPr/>
        <w:t>.</w:t>
      </w:r>
      <w:bookmarkStart w:id="3337" w:name="__Fieldmark__3911_687217606"/>
      <w:r>
        <w:rPr/>
        <w:t xml:space="preserve"> </w:t>
      </w:r>
      <w:bookmarkStart w:id="3338" w:name="__Fieldmark__3788_2209115713"/>
      <w:r>
        <w:rPr/>
        <w:t>(</w:t>
      </w:r>
      <w:bookmarkStart w:id="3339" w:name="__Fieldmark__3667_1105856583"/>
      <w:r>
        <w:rPr/>
        <w:t>2</w:t>
      </w:r>
      <w:bookmarkStart w:id="3340" w:name="__Fieldmark__3541_1929513578"/>
      <w:r>
        <w:rPr/>
        <w:t>0</w:t>
      </w:r>
      <w:bookmarkStart w:id="3341" w:name="__Fieldmark__3418_739104655"/>
      <w:r>
        <w:rPr/>
        <w:t>1</w:t>
      </w:r>
      <w:bookmarkStart w:id="3342" w:name="__Fieldmark__3291_462321902"/>
      <w:r>
        <w:rPr/>
        <w:t>7</w:t>
      </w:r>
      <w:bookmarkStart w:id="3343" w:name="__Fieldmark__3162_948816634"/>
      <w:r>
        <w:rPr/>
        <w:t>)</w:t>
      </w:r>
      <w:bookmarkStart w:id="3344" w:name="__Fieldmark__3033_2312622389"/>
      <w:r>
        <w:rPr/>
      </w:r>
      <w:r>
        <w:fldChar w:fldCharType="end"/>
      </w:r>
      <w:bookmarkStart w:id="3345" w:name="__Fieldmark__2770_188299688"/>
      <w:bookmarkStart w:id="3346" w:name="__Fieldmark__2502_649753871"/>
      <w:bookmarkStart w:id="3347" w:name="__Fieldmark__2237_1692434574"/>
      <w:bookmarkStart w:id="3348" w:name="__Fieldmark__3539_2994147849"/>
      <w:bookmarkStart w:id="3349" w:name="__Fieldmark__1695_3149341642"/>
      <w:bookmarkStart w:id="3350" w:name="__Fieldmark__1423_4019975519"/>
      <w:bookmarkStart w:id="3351" w:name="__Fieldmark__1154_3917936936"/>
      <w:bookmarkStart w:id="3352" w:name="__Fieldmark__882_837005789"/>
      <w:bookmarkStart w:id="3353" w:name="__Fieldmark__612_2630548144"/>
      <w:bookmarkStart w:id="3354" w:name="__Fieldmark__848_2304565098"/>
      <w:bookmarkStart w:id="3355" w:name="__Fieldmark__2872_2304565098"/>
      <w:bookmarkStart w:id="3356" w:name="__Fieldmark__746_3470823330"/>
      <w:bookmarkStart w:id="3357" w:name="__Fieldmark__1018_3265051427"/>
      <w:bookmarkStart w:id="3358" w:name="__Fieldmark__1290_3852820974"/>
      <w:bookmarkStart w:id="3359" w:name="__Fieldmark__1559_4213078475"/>
      <w:bookmarkStart w:id="3360" w:name="__Fieldmark__1831_3231691474"/>
      <w:bookmarkStart w:id="3361" w:name="__Fieldmark__2102_148202576"/>
      <w:bookmarkStart w:id="3362" w:name="__Fieldmark__2372_2534479100"/>
      <w:bookmarkStart w:id="3363" w:name="__Fieldmark__2636_1216455718"/>
      <w:bookmarkStart w:id="3364" w:name="__Fieldmark__2903_2161409428"/>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r>
        <w:rPr/>
        <w:t xml:space="preserve"> associate with Fe</w:t>
      </w:r>
      <w:r>
        <w:rPr>
          <w:vertAlign w:val="superscript"/>
        </w:rPr>
        <w:t>3+</w:t>
      </w:r>
      <w:r>
        <w:rPr/>
        <w:t>, and which we therefore designate [tri-Fe</w:t>
      </w:r>
      <w:r>
        <w:rPr>
          <w:vertAlign w:val="superscript"/>
        </w:rPr>
        <w:t>3+</w:t>
      </w:r>
      <w:bookmarkStart w:id="3365" w:name="_Ref477258465"/>
      <w:r>
        <w:rPr/>
        <w:t xml:space="preserve">]. No [Mg] peaks were present initially in these spectra with E || </w:t>
      </w:r>
      <w:r>
        <w:rPr>
          <w:i/>
          <w:iCs/>
        </w:rPr>
        <w:t>a</w:t>
      </w:r>
      <w:r>
        <w:rPr/>
        <w:t>.</w:t>
      </w:r>
    </w:p>
    <w:p>
      <w:pPr>
        <w:pStyle w:val="Normal"/>
        <w:rPr/>
      </w:pPr>
      <w:r>
        <w:rPr/>
        <w:t xml:space="preserve"> </w:t>
      </w:r>
    </w:p>
    <w:p>
      <w:pPr>
        <w:pStyle w:val="Caption1"/>
        <w:rPr/>
      </w:pPr>
      <w:bookmarkStart w:id="3366" w:name="_Ref482181791"/>
      <w:r>
        <w:rPr/>
        <w:t xml:space="preserve">Table </w:t>
      </w:r>
      <w:r>
        <w:rPr/>
        <w:fldChar w:fldCharType="begin"/>
      </w:r>
      <w:r>
        <w:instrText> SEQ Table \* ARABIC </w:instrText>
      </w:r>
      <w:r>
        <w:fldChar w:fldCharType="separate"/>
      </w:r>
      <w:r>
        <w:t>2</w:t>
      </w:r>
      <w:r>
        <w:fldChar w:fldCharType="end"/>
      </w:r>
      <w:bookmarkEnd w:id="3365"/>
      <w:bookmarkEnd w:id="3366"/>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75"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O. Although there is a small increase in area around the [tri] peaks, the large majority of the H</w:t>
      </w:r>
      <w:r>
        <w:rPr>
          <w:rFonts w:cs="Calibri" w:cstheme="minorHAnsi"/>
          <w:vertAlign w:val="superscript"/>
        </w:rPr>
        <w:t>+</w:t>
      </w:r>
      <w:r>
        <w:rPr>
          <w:rFonts w:cs="Calibri" w:cstheme="minorHAnsi"/>
        </w:rPr>
        <w:t xml:space="preserve"> in the hydrated SC1-2 is present as [Ti] and [Si], and these profiles are also homogeneous.</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367" w:name="__Fieldmark__10760_249888731"/>
      <w:r>
        <w:rPr>
          <w:rFonts w:cs="Calibri" w:cstheme="minorHAnsi"/>
        </w:rPr>
        <w:t>(</w:t>
      </w:r>
      <w:bookmarkStart w:id="3368" w:name="__Fieldmark__10795_208418766"/>
      <w:r>
        <w:rPr>
          <w:rFonts w:cs="Calibri" w:cstheme="minorHAnsi"/>
        </w:rPr>
        <w:t>K</w:t>
      </w:r>
      <w:bookmarkStart w:id="3369" w:name="__Fieldmark__9511_2403155824"/>
      <w:r>
        <w:rPr>
          <w:rFonts w:cs="Calibri" w:cstheme="minorHAnsi"/>
        </w:rPr>
        <w:t>o</w:t>
      </w:r>
      <w:bookmarkStart w:id="3370" w:name="__Fieldmark__9131_545160095"/>
      <w:r>
        <w:rPr>
          <w:rFonts w:cs="Calibri" w:cstheme="minorHAnsi"/>
        </w:rPr>
        <w:t>h</w:t>
      </w:r>
      <w:bookmarkStart w:id="3371" w:name="__Fieldmark__8863_1417665735"/>
      <w:r>
        <w:rPr>
          <w:rFonts w:cs="Calibri" w:cstheme="minorHAnsi"/>
        </w:rPr>
        <w:t>l</w:t>
      </w:r>
      <w:bookmarkStart w:id="3372" w:name="__Fieldmark__8233_3310317172"/>
      <w:r>
        <w:rPr>
          <w:rFonts w:cs="Calibri" w:cstheme="minorHAnsi"/>
        </w:rPr>
        <w:t>s</w:t>
      </w:r>
      <w:bookmarkStart w:id="3373" w:name="__Fieldmark__8688_2505137388"/>
      <w:r>
        <w:rPr>
          <w:rFonts w:cs="Calibri" w:cstheme="minorHAnsi"/>
        </w:rPr>
        <w:t>t</w:t>
      </w:r>
      <w:bookmarkStart w:id="3374" w:name="__Fieldmark__7109_1561598236"/>
      <w:r>
        <w:rPr>
          <w:rFonts w:cs="Calibri" w:cstheme="minorHAnsi"/>
        </w:rPr>
        <w:t>e</w:t>
      </w:r>
      <w:bookmarkStart w:id="3375" w:name="__Fieldmark__6753_2280461051"/>
      <w:r>
        <w:rPr>
          <w:rFonts w:cs="Calibri" w:cstheme="minorHAnsi"/>
        </w:rPr>
        <w:t>d</w:t>
      </w:r>
      <w:bookmarkStart w:id="3376" w:name="__Fieldmark__6290_908293503"/>
      <w:r>
        <w:rPr>
          <w:rFonts w:cs="Calibri" w:cstheme="minorHAnsi"/>
        </w:rPr>
        <w:t>t</w:t>
      </w:r>
      <w:bookmarkStart w:id="3377" w:name="__Fieldmark__12611_1777031281"/>
      <w:r>
        <w:rPr>
          <w:rFonts w:cs="Calibri" w:cstheme="minorHAnsi"/>
        </w:rPr>
        <w:t xml:space="preserve"> </w:t>
      </w:r>
      <w:bookmarkStart w:id="3378" w:name="__Fieldmark__5361_2048093008"/>
      <w:r>
        <w:rPr>
          <w:rFonts w:cs="Calibri" w:cstheme="minorHAnsi"/>
        </w:rPr>
        <w:t>a</w:t>
      </w:r>
      <w:bookmarkStart w:id="3379" w:name="__Fieldmark__4970_527255555"/>
      <w:r>
        <w:rPr>
          <w:rFonts w:cs="Calibri" w:cstheme="minorHAnsi"/>
        </w:rPr>
        <w:t>n</w:t>
      </w:r>
      <w:bookmarkStart w:id="3380" w:name="__Fieldmark__4847_3642959469"/>
      <w:r>
        <w:rPr>
          <w:rFonts w:cs="Calibri" w:cstheme="minorHAnsi"/>
        </w:rPr>
        <w:t>d</w:t>
      </w:r>
      <w:bookmarkStart w:id="3381" w:name="__Fieldmark__4471_2362112943"/>
      <w:r>
        <w:rPr>
          <w:rFonts w:cs="Calibri" w:cstheme="minorHAnsi"/>
        </w:rPr>
        <w:t xml:space="preserve"> </w:t>
      </w:r>
      <w:bookmarkStart w:id="3382" w:name="__Fieldmark__4345_2049629825"/>
      <w:r>
        <w:rPr>
          <w:rFonts w:cs="Calibri" w:cstheme="minorHAnsi"/>
        </w:rPr>
        <w:t>M</w:t>
      </w:r>
      <w:bookmarkStart w:id="3383" w:name="__Fieldmark__4219_687217606"/>
      <w:r>
        <w:rPr>
          <w:rFonts w:cs="Calibri" w:cstheme="minorHAnsi"/>
        </w:rPr>
        <w:t>a</w:t>
      </w:r>
      <w:bookmarkStart w:id="3384" w:name="__Fieldmark__4093_2209115713"/>
      <w:r>
        <w:rPr>
          <w:rFonts w:cs="Calibri" w:cstheme="minorHAnsi"/>
        </w:rPr>
        <w:t>c</w:t>
      </w:r>
      <w:bookmarkStart w:id="3385" w:name="__Fieldmark__3969_1105856583"/>
      <w:r>
        <w:rPr>
          <w:rFonts w:cs="Calibri" w:cstheme="minorHAnsi"/>
        </w:rPr>
        <w:t>k</w:t>
      </w:r>
      <w:bookmarkStart w:id="3386" w:name="__Fieldmark__3840_1929513578"/>
      <w:r>
        <w:rPr>
          <w:rFonts w:cs="Calibri" w:cstheme="minorHAnsi"/>
        </w:rPr>
        <w:t>w</w:t>
      </w:r>
      <w:bookmarkStart w:id="3387" w:name="__Fieldmark__3714_739104655"/>
      <w:r>
        <w:rPr>
          <w:rFonts w:cs="Calibri" w:cstheme="minorHAnsi"/>
        </w:rPr>
        <w:t>e</w:t>
      </w:r>
      <w:bookmarkStart w:id="3388" w:name="__Fieldmark__3583_462321902"/>
      <w:r>
        <w:rPr>
          <w:rFonts w:cs="Calibri" w:cstheme="minorHAnsi"/>
        </w:rPr>
        <w:t>l</w:t>
      </w:r>
      <w:bookmarkStart w:id="3389" w:name="__Fieldmark__3450_948816634"/>
      <w:r>
        <w:rPr>
          <w:rFonts w:cs="Calibri" w:cstheme="minorHAnsi"/>
        </w:rPr>
        <w:t>l</w:t>
      </w:r>
      <w:bookmarkStart w:id="3390" w:name="__Fieldmark__3319_2312622389"/>
      <w:r>
        <w:rPr>
          <w:rFonts w:cs="Calibri" w:cstheme="minorHAnsi"/>
        </w:rPr>
        <w:t xml:space="preserve"> </w:t>
      </w:r>
      <w:bookmarkStart w:id="3391" w:name="__Fieldmark__3183_2161409428"/>
      <w:r>
        <w:rPr>
          <w:rFonts w:cs="Calibri" w:cstheme="minorHAnsi"/>
        </w:rPr>
        <w:t>1</w:t>
      </w:r>
      <w:bookmarkStart w:id="3392" w:name="__Fieldmark__3046_188299688"/>
      <w:r>
        <w:rPr>
          <w:rFonts w:cs="Calibri" w:cstheme="minorHAnsi"/>
        </w:rPr>
        <w:t>9</w:t>
      </w:r>
      <w:bookmarkStart w:id="3393" w:name="__Fieldmark__2908_1216455718"/>
      <w:r>
        <w:rPr>
          <w:rFonts w:cs="Calibri" w:cstheme="minorHAnsi"/>
        </w:rPr>
        <w:t>9</w:t>
      </w:r>
      <w:bookmarkStart w:id="3394" w:name="__Fieldmark__2770_649753871"/>
      <w:r>
        <w:rPr>
          <w:rFonts w:cs="Calibri" w:cstheme="minorHAnsi"/>
        </w:rPr>
        <w:t>8</w:t>
      </w:r>
      <w:bookmarkStart w:id="3395" w:name="__Fieldmark__2638_2534479100"/>
      <w:r>
        <w:rPr>
          <w:rFonts w:cs="Calibri" w:cstheme="minorHAnsi"/>
        </w:rPr>
        <w:t>;</w:t>
      </w:r>
      <w:bookmarkStart w:id="3396" w:name="__Fieldmark__2497_1692434574"/>
      <w:r>
        <w:rPr>
          <w:rFonts w:cs="Calibri" w:cstheme="minorHAnsi"/>
        </w:rPr>
        <w:t xml:space="preserve"> </w:t>
      </w:r>
      <w:bookmarkStart w:id="3397" w:name="__Fieldmark__2358_148202576"/>
      <w:r>
        <w:rPr>
          <w:rFonts w:cs="Calibri" w:cstheme="minorHAnsi"/>
        </w:rPr>
        <w:t>D</w:t>
      </w:r>
      <w:bookmarkStart w:id="3398" w:name="__Fieldmark__3791_2994147849"/>
      <w:r>
        <w:rPr>
          <w:rFonts w:cs="Calibri" w:cstheme="minorHAnsi"/>
        </w:rPr>
        <w:t>e</w:t>
      </w:r>
      <w:bookmarkStart w:id="3399" w:name="__Fieldmark__2079_3231691474"/>
      <w:r>
        <w:rPr>
          <w:rFonts w:cs="Calibri" w:cstheme="minorHAnsi"/>
        </w:rPr>
        <w:t>m</w:t>
      </w:r>
      <w:bookmarkStart w:id="3400" w:name="__Fieldmark__1939_3149341642"/>
      <w:r>
        <w:rPr>
          <w:rFonts w:cs="Calibri" w:cstheme="minorHAnsi"/>
        </w:rPr>
        <w:t>o</w:t>
      </w:r>
      <w:bookmarkStart w:id="3401" w:name="__Fieldmark__1799_4213078475"/>
      <w:r>
        <w:rPr>
          <w:rFonts w:cs="Calibri" w:cstheme="minorHAnsi"/>
        </w:rPr>
        <w:t>u</w:t>
      </w:r>
      <w:bookmarkStart w:id="3402" w:name="__Fieldmark__1659_4019975519"/>
      <w:r>
        <w:rPr>
          <w:rFonts w:cs="Calibri" w:cstheme="minorHAnsi"/>
        </w:rPr>
        <w:t>c</w:t>
      </w:r>
      <w:bookmarkStart w:id="3403" w:name="__Fieldmark__1525_3852820974"/>
      <w:r>
        <w:rPr>
          <w:rFonts w:cs="Calibri" w:cstheme="minorHAnsi"/>
        </w:rPr>
        <w:t>h</w:t>
      </w:r>
      <w:bookmarkStart w:id="3404" w:name="__Fieldmark__1388_3917936936"/>
      <w:r>
        <w:rPr>
          <w:rFonts w:cs="Calibri" w:cstheme="minorHAnsi"/>
        </w:rPr>
        <w:t>y</w:t>
      </w:r>
      <w:bookmarkStart w:id="3405" w:name="__Fieldmark__1250_3265051427"/>
      <w:r>
        <w:rPr>
          <w:rFonts w:cs="Calibri" w:cstheme="minorHAnsi"/>
        </w:rPr>
        <w:t xml:space="preserve"> </w:t>
      </w:r>
      <w:bookmarkStart w:id="3406" w:name="__Fieldmark__1111_837005789"/>
      <w:r>
        <w:rPr>
          <w:rFonts w:cs="Calibri" w:cstheme="minorHAnsi"/>
        </w:rPr>
        <w:t>a</w:t>
      </w:r>
      <w:bookmarkStart w:id="3407" w:name="__Fieldmark__971_3470823330"/>
      <w:r>
        <w:rPr>
          <w:rFonts w:cs="Calibri" w:cstheme="minorHAnsi"/>
        </w:rPr>
        <w:t>n</w:t>
      </w:r>
      <w:bookmarkStart w:id="3408" w:name="__Fieldmark__835_2630548144"/>
      <w:r>
        <w:rPr>
          <w:rFonts w:cs="Calibri" w:cstheme="minorHAnsi"/>
        </w:rPr>
        <w:t>d</w:t>
      </w:r>
      <w:bookmarkStart w:id="3409" w:name="__Fieldmark__3089_2304565098"/>
      <w:r>
        <w:rPr>
          <w:rFonts w:cs="Calibri" w:cstheme="minorHAnsi"/>
        </w:rPr>
        <w:t xml:space="preserve"> </w:t>
      </w:r>
      <w:bookmarkStart w:id="3410" w:name="__Fieldmark__1161_2304565098"/>
      <w:r>
        <w:rPr>
          <w:rFonts w:cs="Calibri" w:cstheme="minorHAnsi"/>
        </w:rPr>
        <w:t>Mackwell 2006)</w:t>
      </w:r>
      <w:r>
        <w:rPr>
          <w:rFonts w:cs="Calibri" w:cstheme="minorHAnsi"/>
        </w:rPr>
      </w:r>
      <w:r>
        <w:fldChar w:fldCharType="end"/>
      </w:r>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3411" w:name="__Fieldmark__10943_249888731"/>
      <w:r>
        <w:rPr>
          <w:rFonts w:cs="Calibri" w:cstheme="minorHAnsi"/>
        </w:rPr>
        <w:t>K</w:t>
      </w:r>
      <w:bookmarkStart w:id="3412" w:name="__Fieldmark__10974_208418766"/>
      <w:r>
        <w:rPr>
          <w:rFonts w:cs="Calibri" w:cstheme="minorHAnsi"/>
        </w:rPr>
        <w:t>o</w:t>
      </w:r>
      <w:bookmarkStart w:id="3413" w:name="__Fieldmark__9688_2403155824"/>
      <w:r>
        <w:rPr>
          <w:rFonts w:cs="Calibri" w:cstheme="minorHAnsi"/>
        </w:rPr>
        <w:t>h</w:t>
      </w:r>
      <w:bookmarkStart w:id="3414" w:name="__Fieldmark__9304_545160095"/>
      <w:r>
        <w:rPr>
          <w:rFonts w:cs="Calibri" w:cstheme="minorHAnsi"/>
        </w:rPr>
        <w:t>l</w:t>
      </w:r>
      <w:bookmarkStart w:id="3415" w:name="__Fieldmark__9035_1417665735"/>
      <w:r>
        <w:rPr>
          <w:rFonts w:cs="Calibri" w:cstheme="minorHAnsi"/>
        </w:rPr>
        <w:t>stedt and Mackwell (1998)</w:t>
      </w:r>
      <w:r>
        <w:rPr>
          <w:rFonts w:cs="Calibri" w:cstheme="minorHAnsi"/>
        </w:rPr>
      </w:r>
      <w:r>
        <w:fldChar w:fldCharType="end"/>
      </w:r>
      <w:bookmarkStart w:id="3416" w:name="__Fieldmark__8398_3310317172"/>
      <w:bookmarkStart w:id="3417" w:name="__Fieldmark__1423_3917936936"/>
      <w:bookmarkStart w:id="3418" w:name="__Fieldmark__1138_837005789"/>
      <w:bookmarkStart w:id="3419" w:name="__Fieldmark__854_2630548144"/>
      <w:bookmarkStart w:id="3420" w:name="__Fieldmark__1194_2304565098"/>
      <w:bookmarkStart w:id="3421" w:name="__Fieldmark__3104_2304565098"/>
      <w:bookmarkStart w:id="3422" w:name="__Fieldmark__994_3470823330"/>
      <w:bookmarkStart w:id="3423" w:name="__Fieldmark__1281_3265051427"/>
      <w:bookmarkStart w:id="3424" w:name="__Fieldmark__1564_3852820974"/>
      <w:bookmarkStart w:id="3425" w:name="__Fieldmark__1702_4019975519"/>
      <w:bookmarkStart w:id="3426" w:name="__Fieldmark__1846_4213078475"/>
      <w:bookmarkStart w:id="3427" w:name="__Fieldmark__1990_3149341642"/>
      <w:bookmarkStart w:id="3428" w:name="__Fieldmark__2134_3231691474"/>
      <w:bookmarkStart w:id="3429" w:name="__Fieldmark__3850_2994147849"/>
      <w:bookmarkStart w:id="3430" w:name="__Fieldmark__2421_148202576"/>
      <w:bookmarkStart w:id="3431" w:name="__Fieldmark__2564_1692434574"/>
      <w:bookmarkStart w:id="3432" w:name="__Fieldmark__2709_2534479100"/>
      <w:bookmarkStart w:id="3433" w:name="__Fieldmark__2845_649753871"/>
      <w:bookmarkStart w:id="3434" w:name="__Fieldmark__2987_1216455718"/>
      <w:bookmarkStart w:id="3435" w:name="__Fieldmark__3129_188299688"/>
      <w:bookmarkStart w:id="3436" w:name="__Fieldmark__3270_2161409428"/>
      <w:bookmarkStart w:id="3437" w:name="__Fieldmark__3410_2312622389"/>
      <w:bookmarkStart w:id="3438" w:name="__Fieldmark__3545_948816634"/>
      <w:bookmarkStart w:id="3439" w:name="__Fieldmark__3682_462321902"/>
      <w:bookmarkStart w:id="3440" w:name="__Fieldmark__3817_739104655"/>
      <w:bookmarkStart w:id="3441" w:name="__Fieldmark__3947_1929513578"/>
      <w:bookmarkStart w:id="3442" w:name="__Fieldmark__4080_1105856583"/>
      <w:bookmarkStart w:id="3443" w:name="__Fieldmark__4208_2209115713"/>
      <w:bookmarkStart w:id="3444" w:name="__Fieldmark__4338_687217606"/>
      <w:bookmarkStart w:id="3445" w:name="__Fieldmark__4468_2049629825"/>
      <w:bookmarkStart w:id="3446" w:name="__Fieldmark__4598_2362112943"/>
      <w:bookmarkStart w:id="3447" w:name="__Fieldmark__4978_3642959469"/>
      <w:bookmarkStart w:id="3448" w:name="__Fieldmark__5105_527255555"/>
      <w:bookmarkStart w:id="3449" w:name="__Fieldmark__5500_2048093008"/>
      <w:bookmarkStart w:id="3450" w:name="__Fieldmark__12754_1777031281"/>
      <w:bookmarkStart w:id="3451" w:name="__Fieldmark__6437_908293503"/>
      <w:bookmarkStart w:id="3452" w:name="__Fieldmark__6904_2280461051"/>
      <w:bookmarkStart w:id="3453" w:name="__Fieldmark__7264_1561598236"/>
      <w:bookmarkStart w:id="3454" w:name="__Fieldmark__8852_2505137388"/>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r>
        <w:rPr>
          <w:rFonts w:cs="Calibri" w:cstheme="minorHAnsi"/>
        </w:rPr>
        <w:t>. This large difference has been difficult to reconcile but may be related in partto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3455" w:name="__Fieldmark__11085_249888731"/>
      <w:r>
        <w:rPr>
          <w:rFonts w:cs="Calibri" w:cstheme="minorHAnsi"/>
        </w:rPr>
        <w:t>(</w:t>
      </w:r>
      <w:bookmarkStart w:id="3456" w:name="__Fieldmark__11112_208418766"/>
      <w:r>
        <w:rPr>
          <w:rFonts w:cs="Calibri" w:cstheme="minorHAnsi"/>
        </w:rPr>
        <w:t>T</w:t>
      </w:r>
      <w:bookmarkStart w:id="3457" w:name="__Fieldmark__9831_2403155824"/>
      <w:r>
        <w:rPr>
          <w:rFonts w:cs="Calibri" w:cstheme="minorHAnsi"/>
        </w:rPr>
        <w:t>o</w:t>
      </w:r>
      <w:bookmarkStart w:id="3458" w:name="__Fieldmark__9443_545160095"/>
      <w:r>
        <w:rPr>
          <w:rFonts w:cs="Calibri" w:cstheme="minorHAnsi"/>
        </w:rPr>
        <w:t>l</w:t>
      </w:r>
      <w:bookmarkStart w:id="3459" w:name="__Fieldmark__9179_1417665735"/>
      <w:r>
        <w:rPr>
          <w:rFonts w:cs="Calibri" w:cstheme="minorHAnsi"/>
        </w:rPr>
        <w:t>lan et al. 2017:20; Zhao, Ginsberg, and Kohstedt 2004; Mosenfelder et al. 2006)</w:t>
      </w:r>
      <w:r>
        <w:rPr>
          <w:rFonts w:cs="Calibri" w:cstheme="minorHAnsi"/>
        </w:rPr>
      </w:r>
      <w:r>
        <w:fldChar w:fldCharType="end"/>
      </w:r>
      <w:bookmarkStart w:id="3460" w:name="__Fieldmark__8529_3310317172"/>
      <w:bookmarkStart w:id="3461" w:name="__Fieldmark__1217_2304565098"/>
      <w:bookmarkStart w:id="3462" w:name="__Fieldmark__3116_2304565098"/>
      <w:bookmarkStart w:id="3463" w:name="__Fieldmark__874_2630548144"/>
      <w:bookmarkStart w:id="3464" w:name="__Fieldmark__1014_3470823330"/>
      <w:bookmarkStart w:id="3465" w:name="__Fieldmark__1162_837005789"/>
      <w:bookmarkStart w:id="3466" w:name="__Fieldmark__1309_3265051427"/>
      <w:bookmarkStart w:id="3467" w:name="__Fieldmark__1455_3917936936"/>
      <w:bookmarkStart w:id="3468" w:name="__Fieldmark__1600_3852820974"/>
      <w:bookmarkStart w:id="3469" w:name="__Fieldmark__1742_4019975519"/>
      <w:bookmarkStart w:id="3470" w:name="__Fieldmark__1890_4213078475"/>
      <w:bookmarkStart w:id="3471" w:name="__Fieldmark__2038_3149341642"/>
      <w:bookmarkStart w:id="3472" w:name="__Fieldmark__2186_3231691474"/>
      <w:bookmarkStart w:id="3473" w:name="__Fieldmark__3906_2994147849"/>
      <w:bookmarkStart w:id="3474" w:name="__Fieldmark__2481_148202576"/>
      <w:bookmarkStart w:id="3475" w:name="__Fieldmark__2628_1692434574"/>
      <w:bookmarkStart w:id="3476" w:name="__Fieldmark__2777_2534479100"/>
      <w:bookmarkStart w:id="3477" w:name="__Fieldmark__2917_649753871"/>
      <w:bookmarkStart w:id="3478" w:name="__Fieldmark__3063_1216455718"/>
      <w:bookmarkStart w:id="3479" w:name="__Fieldmark__3209_188299688"/>
      <w:bookmarkStart w:id="3480" w:name="__Fieldmark__3354_2161409428"/>
      <w:bookmarkStart w:id="3481" w:name="__Fieldmark__3498_2312622389"/>
      <w:bookmarkStart w:id="3482" w:name="__Fieldmark__3637_948816634"/>
      <w:bookmarkStart w:id="3483" w:name="__Fieldmark__3778_462321902"/>
      <w:bookmarkStart w:id="3484" w:name="__Fieldmark__3917_739104655"/>
      <w:bookmarkStart w:id="3485" w:name="__Fieldmark__4051_1929513578"/>
      <w:bookmarkStart w:id="3486" w:name="__Fieldmark__4188_1105856583"/>
      <w:bookmarkStart w:id="3487" w:name="__Fieldmark__4320_2209115713"/>
      <w:bookmarkStart w:id="3488" w:name="__Fieldmark__4454_687217606"/>
      <w:bookmarkStart w:id="3489" w:name="__Fieldmark__4588_2049629825"/>
      <w:bookmarkStart w:id="3490" w:name="__Fieldmark__4722_2362112943"/>
      <w:bookmarkStart w:id="3491" w:name="__Fieldmark__5105_3642959469"/>
      <w:bookmarkStart w:id="3492" w:name="__Fieldmark__5235_527255555"/>
      <w:bookmarkStart w:id="3493" w:name="__Fieldmark__5633_2048093008"/>
      <w:bookmarkStart w:id="3494" w:name="__Fieldmark__12893_1777031281"/>
      <w:bookmarkStart w:id="3495" w:name="__Fieldmark__6578_908293503"/>
      <w:bookmarkStart w:id="3496" w:name="__Fieldmark__7048_2280461051"/>
      <w:bookmarkStart w:id="3497" w:name="__Fieldmark__7411_1561598236"/>
      <w:bookmarkStart w:id="3498" w:name="__Fieldmark__9055_2505137388"/>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the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499" w:name="__Fieldmark__11229_249888731"/>
      <w:r>
        <w:rPr>
          <w:rFonts w:cs="Calibri" w:cstheme="minorHAnsi"/>
        </w:rPr>
        <w:t>(</w:t>
      </w:r>
      <w:bookmarkStart w:id="3500" w:name="__Fieldmark__11252_208418766"/>
      <w:r>
        <w:rPr>
          <w:rFonts w:cs="Calibri" w:cstheme="minorHAnsi"/>
        </w:rPr>
        <w:t>e</w:t>
      </w:r>
      <w:bookmarkStart w:id="3501" w:name="__Fieldmark__9973_2403155824"/>
      <w:r>
        <w:rPr>
          <w:rFonts w:cs="Calibri" w:cstheme="minorHAnsi"/>
        </w:rPr>
        <w:t>.</w:t>
      </w:r>
      <w:bookmarkStart w:id="3502" w:name="__Fieldmark__9581_545160095"/>
      <w:r>
        <w:rPr>
          <w:rFonts w:cs="Calibri" w:cstheme="minorHAnsi"/>
        </w:rPr>
        <w:t>g</w:t>
      </w:r>
      <w:bookmarkStart w:id="3503" w:name="__Fieldmark__9312_1417665735"/>
      <w:r>
        <w:rPr>
          <w:rFonts w:cs="Calibri" w:cstheme="minorHAnsi"/>
        </w:rPr>
        <w:t>., Demouchy et al. 2016; Demouchy and Mackwell 2003) and not well constrained by three interior points</w:t>
      </w:r>
      <w:r>
        <w:rPr>
          <w:rFonts w:cs="Calibri" w:cstheme="minorHAnsi"/>
        </w:rPr>
      </w:r>
      <w:r>
        <w:fldChar w:fldCharType="end"/>
      </w:r>
      <w:bookmarkStart w:id="3504" w:name="__Fieldmark__8656_3310317172"/>
      <w:bookmarkStart w:id="3505" w:name="__Fieldmark__1240_2304565098"/>
      <w:bookmarkStart w:id="3506" w:name="__Fieldmark__3128_2304565098"/>
      <w:bookmarkStart w:id="3507" w:name="__Fieldmark__890_2630548144"/>
      <w:bookmarkStart w:id="3508" w:name="__Fieldmark__1034_3470823330"/>
      <w:bookmarkStart w:id="3509" w:name="__Fieldmark__1186_837005789"/>
      <w:bookmarkStart w:id="3510" w:name="__Fieldmark__1337_3265051427"/>
      <w:bookmarkStart w:id="3511" w:name="__Fieldmark__1487_3917936936"/>
      <w:bookmarkStart w:id="3512" w:name="__Fieldmark__1636_3852820974"/>
      <w:bookmarkStart w:id="3513" w:name="__Fieldmark__1779_4019975519"/>
      <w:bookmarkStart w:id="3514" w:name="__Fieldmark__1931_4213078475"/>
      <w:bookmarkStart w:id="3515" w:name="__Fieldmark__2083_3149341642"/>
      <w:bookmarkStart w:id="3516" w:name="__Fieldmark__2235_3231691474"/>
      <w:bookmarkStart w:id="3517" w:name="__Fieldmark__3959_2994147849"/>
      <w:bookmarkStart w:id="3518" w:name="__Fieldmark__2538_148202576"/>
      <w:bookmarkStart w:id="3519" w:name="__Fieldmark__2691_1692434574"/>
      <w:bookmarkStart w:id="3520" w:name="__Fieldmark__2842_2534479100"/>
      <w:bookmarkStart w:id="3521" w:name="__Fieldmark__2986_649753871"/>
      <w:bookmarkStart w:id="3522" w:name="__Fieldmark__3136_1216455718"/>
      <w:bookmarkStart w:id="3523" w:name="__Fieldmark__3286_188299688"/>
      <w:bookmarkStart w:id="3524" w:name="__Fieldmark__3435_2161409428"/>
      <w:bookmarkStart w:id="3525" w:name="__Fieldmark__3583_2312622389"/>
      <w:bookmarkStart w:id="3526" w:name="__Fieldmark__3726_948816634"/>
      <w:bookmarkStart w:id="3527" w:name="__Fieldmark__3871_462321902"/>
      <w:bookmarkStart w:id="3528" w:name="__Fieldmark__4014_739104655"/>
      <w:bookmarkStart w:id="3529" w:name="__Fieldmark__4152_1929513578"/>
      <w:bookmarkStart w:id="3530" w:name="__Fieldmark__4293_1105856583"/>
      <w:bookmarkStart w:id="3531" w:name="__Fieldmark__4429_2209115713"/>
      <w:bookmarkStart w:id="3532" w:name="__Fieldmark__4567_687217606"/>
      <w:bookmarkStart w:id="3533" w:name="__Fieldmark__4705_2049629825"/>
      <w:bookmarkStart w:id="3534" w:name="__Fieldmark__4843_2362112943"/>
      <w:bookmarkStart w:id="3535" w:name="__Fieldmark__5230_3642959469"/>
      <w:bookmarkStart w:id="3536" w:name="__Fieldmark__5364_527255555"/>
      <w:bookmarkStart w:id="3537" w:name="__Fieldmark__5766_2048093008"/>
      <w:bookmarkStart w:id="3538" w:name="__Fieldmark__13033_1777031281"/>
      <w:bookmarkStart w:id="3539" w:name="__Fieldmark__6722_908293503"/>
      <w:bookmarkStart w:id="3540" w:name="__Fieldmark__7196_2280461051"/>
      <w:bookmarkStart w:id="3541" w:name="__Fieldmark__7563_1561598236"/>
      <w:bookmarkStart w:id="3542" w:name="__Fieldmark__9257_2505137388"/>
      <w:bookmarkStart w:id="3543" w:name="__Fieldmark__7710_1561598236"/>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r>
        <w:rPr>
          <w:rFonts w:cs="Calibri" w:cstheme="minorHAnsi"/>
        </w:rPr>
        <w:t xml:space="preserve">.  </w:t>
      </w:r>
      <w:r>
        <w:fldChar w:fldCharType="begin"/>
      </w:r>
      <w:r/>
      <w:r>
        <w:fldChar w:fldCharType="separate"/>
      </w:r>
      <w:bookmarkStart w:id="3544" w:name="__Fieldmark__11368_249888731"/>
      <w:r>
        <w:rPr>
          <w:rFonts w:cs="Calibri" w:cstheme="minorHAnsi"/>
        </w:rPr>
      </w:r>
      <w:bookmarkEnd w:id="3544"/>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Much of the resulting diffusivities (see Supplemental Table) show H</w:t>
      </w:r>
      <w:r>
        <w:rPr>
          <w:vertAlign w:val="superscript"/>
        </w:rPr>
        <w:t>+</w:t>
      </w:r>
      <w:r>
        <w:rPr/>
        <w:t xml:space="preserve"> loss rates that are </w:t>
      </w:r>
      <w:r>
        <w:rPr>
          <w:i/>
        </w:rPr>
        <w:t>intermediate</w:t>
      </w:r>
      <w:r>
        <w:rPr/>
        <w:t xml:space="preserve"> between the PP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[Si-Fe</w:t>
      </w:r>
      <w:r>
        <w:rPr>
          <w:vertAlign w:val="superscript"/>
        </w:rPr>
        <w:t>2+</w:t>
      </w:r>
      <w:r>
        <w:rPr/>
        <w:t>] at 3600 cm</w:t>
      </w:r>
      <w:r>
        <w:rPr>
          <w:vertAlign w:val="superscript"/>
        </w:rPr>
        <w:t>-1</w:t>
      </w:r>
      <w:r>
        <w:rPr/>
        <w:t xml:space="preserve">, and [Ti-3525] in San Carlos SC1-2.  All spectra, baselines, profile data, and best-fit curves are provided in the Supplemental PDF. Selected profile data are shown in comparison with expected proton-polaron rate profiles in Figure 7, and all estimated diffusivities are shown as a function of heating time in Figure 8. </w:t>
      </w:r>
    </w:p>
    <w:p>
      <w:pPr>
        <w:pStyle w:val="Normal"/>
        <w:rPr/>
      </w:pPr>
      <w:r>
        <w:rPr/>
        <w:t>The height of the [Si-Fe</w:t>
      </w:r>
      <w:r>
        <w:rPr>
          <w:vertAlign w:val="superscript"/>
        </w:rPr>
        <w:t>2+</w:t>
      </w:r>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[Si-Fe</w:t>
      </w:r>
      <w:r>
        <w:rPr>
          <w:vertAlign w:val="superscript"/>
        </w:rPr>
        <w:t>2+</w:t>
      </w:r>
      <w:r>
        <w:rPr/>
        <w:t xml:space="preserve"> peak], clear H</w:t>
      </w:r>
      <w:r>
        <w:rPr>
          <w:vertAlign w:val="superscript"/>
        </w:rPr>
        <w:t>+</w:t>
      </w:r>
      <w:r>
        <w:rPr/>
        <w:t>-loss profiles could be observed for [Si-Fe</w:t>
      </w:r>
      <w:r>
        <w:rPr>
          <w:vertAlign w:val="superscript"/>
        </w:rPr>
        <w:t>2+</w:t>
      </w:r>
      <w:r>
        <w:rPr/>
        <w:t xml:space="preserve">], with apparent diffusivities that were relatively fast compared to the initial stages and with a fast direction || </w:t>
      </w:r>
      <w:r>
        <w:rPr>
          <w:i/>
          <w:iCs/>
        </w:rPr>
        <w:t>a</w:t>
      </w:r>
      <w:r>
        <w:rPr/>
        <w:t>. These [Si-Fe</w:t>
      </w:r>
      <w:r>
        <w:rPr>
          <w:vertAlign w:val="superscript"/>
        </w:rPr>
        <w:t>2+</w:t>
      </w:r>
      <w:r>
        <w:rPr/>
        <w:t>]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[Si-Fe</w:t>
      </w:r>
      <w:r>
        <w:rPr>
          <w:vertAlign w:val="superscript"/>
        </w:rPr>
        <w:t>2+</w:t>
      </w:r>
      <w:r>
        <w:rPr/>
        <w:t>] peak accelerated during the experiment, the loss of H</w:t>
      </w:r>
      <w:r>
        <w:rPr>
          <w:vertAlign w:val="superscript"/>
        </w:rPr>
        <w:t>+</w:t>
      </w:r>
      <w:r>
        <w:rPr/>
        <w:t xml:space="preserve"> from the [Ti-3525] peak slowed down. To observe this decrease in H</w:t>
      </w:r>
      <w:r>
        <w:rPr>
          <w:vertAlign w:val="superscript"/>
        </w:rPr>
        <w:t>+</w:t>
      </w:r>
      <w:r>
        <w:rPr/>
        <w:t xml:space="preserve"> loss rate in the profile data, compare the close correspondence of the [Ti-3525] data with the expected PP rate curves at 7 hours with the large difference between the data and the PP curves at 19 hours (Figure 7D-F). The [Si-Fe</w:t>
      </w:r>
      <w:r>
        <w:rPr>
          <w:vertAlign w:val="superscript"/>
        </w:rPr>
        <w:t>2+</w:t>
      </w:r>
      <w:r>
        <w:rPr/>
        <w:t>] and [Ti-3525] diffusivities eventually come close to converging, but the [Ti-3525] peak diffusivity is always higher (Figure 8). Profiles for the other [Ti] peak and additional [Si] peaks in SC1-2 are not shown but behave similarly to [Ti-3525].</w:t>
      </w:r>
    </w:p>
    <w:p>
      <w:pPr>
        <w:pStyle w:val="Normal"/>
        <w:rPr/>
      </w:pPr>
      <w:r>
        <w:rPr/>
        <w:t>The bulk H</w:t>
      </w:r>
      <w:r>
        <w:rPr>
          <w:vertAlign w:val="superscript"/>
        </w:rPr>
        <w:t>+</w:t>
      </w:r>
      <w:r>
        <w:rPr/>
        <w:t xml:space="preserve"> curves, which consist of a combination of peaks, the [Si] and [Ti] peaks, show apparent diffusivities that are intermediate between the final [Ti-3525] and [Si-Fe</w:t>
      </w:r>
      <w:r>
        <w:rPr>
          <w:vertAlign w:val="superscript"/>
        </w:rPr>
        <w:t>2+</w:t>
      </w:r>
      <w:r>
        <w:rPr/>
        <w:t>] mechanism diffusivities. The bulk H</w:t>
      </w:r>
      <w:r>
        <w:rPr>
          <w:vertAlign w:val="superscript"/>
        </w:rPr>
        <w:t>+</w:t>
      </w:r>
      <w:r>
        <w:rPr/>
        <w:t xml:space="preserve"> curves are typically less symmetric than the profiles of either the [Ti] or [Si] peak, in part because of the occasional appearance of spectra with relatively large [tri-Fe</w:t>
      </w:r>
      <w:r>
        <w:rPr>
          <w:vertAlign w:val="superscript"/>
        </w:rPr>
        <w:t>3+</w:t>
      </w:r>
      <w:r>
        <w:rPr/>
        <w:t xml:space="preserve">] peaks and distorted baselines (see Supplemental PDF, e.g., 100 μm from the edge along </w:t>
      </w:r>
      <w:r>
        <w:rPr>
          <w:i/>
          <w:iCs/>
        </w:rPr>
        <w:t>a</w:t>
      </w:r>
      <w:r>
        <w:rPr/>
        <w:t xml:space="preserve"> after 43 hours of heat treatment). This [tri-Fe</w:t>
      </w:r>
      <w:r>
        <w:rPr>
          <w:vertAlign w:val="superscript"/>
        </w:rPr>
        <w:t>3+</w:t>
      </w:r>
      <w:r>
        <w:rPr/>
        <w:t>]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[Si-Fe</w:t>
      </w:r>
      <w:r>
        <w:rPr>
          <w:vertAlign w:val="superscript"/>
        </w:rPr>
        <w:t>2+</w:t>
      </w:r>
      <w:r>
        <w:rPr/>
        <w:t>] peak does not decrease to zero at the rim (as noted above), and therefore the bulk H</w:t>
      </w:r>
      <w:r>
        <w:rPr>
          <w:vertAlign w:val="superscript"/>
        </w:rPr>
        <w:t>+</w:t>
      </w:r>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H</w:t>
      </w:r>
      <w:r>
        <w:rPr>
          <w:vertAlign w:val="superscript"/>
        </w:rPr>
        <w:t>+</w:t>
      </w:r>
      <w:r>
        <w:rPr/>
        <w:t xml:space="preserve"> could be modeled well with PP, similar to [Ti].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[Ti-3525] (Figure 9). Although bulk H</w:t>
      </w:r>
      <w:r>
        <w:rPr>
          <w:vertAlign w:val="superscript"/>
        </w:rPr>
        <w:t>+</w:t>
      </w:r>
      <w:r>
        <w:rPr/>
        <w:t xml:space="preserve"> and [Ti] did not change, heating the Kilauea Iki olivine at 800°C did result in significant re-organization, wher the H</w:t>
      </w:r>
      <w:r>
        <w:rPr>
          <w:vertAlign w:val="superscript"/>
        </w:rPr>
        <w:t>+</w:t>
      </w:r>
      <w:r>
        <w:rPr/>
        <w:t xml:space="preserve"> from [tri-Fe</w:t>
      </w:r>
      <w:r>
        <w:rPr>
          <w:vertAlign w:val="superscript"/>
        </w:rPr>
        <w:t>3+</w:t>
      </w:r>
      <w:r>
        <w:rPr/>
        <w:t>] decreased by 50% and the H from [Si] doubled. The Kilauea Iki 800°C [tri]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/s at 8 hours. This drop in the [tri]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[Ti] and 10</w:t>
      </w:r>
      <w:r>
        <w:rPr>
          <w:vertAlign w:val="superscript"/>
        </w:rPr>
        <w:t>-10.7</w:t>
      </w:r>
      <w:r>
        <w:rPr/>
        <w:t xml:space="preserve"> m</w:t>
      </w:r>
      <w:r>
        <w:rPr>
          <w:vertAlign w:val="superscript"/>
        </w:rPr>
        <w:t>2</w:t>
      </w:r>
      <w:r>
        <w:rPr/>
        <w:t>/s for [Si-Fe</w:t>
      </w:r>
      <w:r>
        <w:rPr>
          <w:vertAlign w:val="superscript"/>
        </w:rPr>
        <w:t>2+</w:t>
      </w:r>
      <w:r>
        <w:rPr/>
        <w:t xml:space="preserve">] || to the fast direction </w:t>
      </w:r>
      <w:r>
        <w:rPr>
          <w:i/>
          <w:iCs/>
        </w:rPr>
        <w:t>a</w:t>
      </w:r>
      <w:r>
        <w:rPr/>
        <w:t>. These fits are shown in Figure 10 for the 6 hour data, and the rest are provided in the Supplement. The [Si-Fe</w:t>
      </w:r>
      <w:r>
        <w:rPr>
          <w:vertAlign w:val="superscript"/>
        </w:rPr>
        <w:t>2+</w:t>
      </w:r>
      <w:r>
        <w:rPr/>
        <w:t xml:space="preserve">] loss profiles in Kilauea Iki (Figure 10 J-L), unlike in San Carlos (Figure 7G-I), appear to decrease to zero concentration at the rim, and to decrease at a rate faster than [Ti-3525]. The [tri] loss at 1000°C was slower than the other peaks and did not include an obvious fast direction.  </w:t>
      </w:r>
    </w:p>
    <w:p>
      <w:pPr>
        <w:pStyle w:val="Normal"/>
        <w:ind w:hanging="0"/>
        <w:rPr/>
      </w:pPr>
      <w:r>
        <w:rPr/>
      </w:r>
    </w:p>
    <w:p>
      <w:pPr>
        <w:pStyle w:val="Normal"/>
        <w:rPr/>
      </w:pPr>
      <w:r>
        <w:rPr/>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indicate that, under the conditions of generation of these H</w:t>
      </w:r>
      <w:r>
        <w:rPr>
          <w:vertAlign w:val="superscript"/>
        </w:rPr>
        <w:t>+</w:t>
      </w:r>
      <w:r>
        <w:rPr/>
        <w:t xml:space="preserve"> concentration gradients, the diffusivity of H</w:t>
      </w:r>
      <w:r>
        <w:rPr>
          <w:vertAlign w:val="superscript"/>
        </w:rPr>
        <w:t>+</w:t>
      </w:r>
      <w:r>
        <w:rPr/>
        <w:t xml:space="preserve"> parallel to </w:t>
      </w:r>
      <w:r>
        <w:rPr>
          <w:i/>
          <w:iCs/>
        </w:rPr>
        <w:t>a</w:t>
      </w:r>
      <w:r>
        <w:rPr/>
        <w:t xml:space="preserve"> is greater than that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/s at 1200°C.</w:t>
      </w:r>
    </w:p>
    <w:p>
      <w:pPr>
        <w:pStyle w:val="Heading2"/>
        <w:rPr/>
      </w:pPr>
      <w:r>
        <w:rPr/>
        <w:t>Estimated bulk H diffusivity during dehydration of natural olivine</w:t>
      </w:r>
    </w:p>
    <w:p>
      <w:pPr>
        <w:pStyle w:val="Normal"/>
        <w:rPr/>
      </w:pPr>
      <w:r>
        <w:rPr/>
        <w:t>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rough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545" w:name="move3707164271"/>
      <w:r>
        <w:rPr/>
        <w:t xml:space="preserve"> </w:t>
      </w:r>
      <w:bookmarkEnd w:id="3545"/>
      <w:r>
        <w:rPr/>
        <w:t>The final diffusivity estimates for [Ti] and [Si]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The Arrhenius laws for our final bulk H</w:t>
      </w:r>
      <w:r>
        <w:rPr>
          <w:vertAlign w:val="superscript"/>
        </w:rPr>
        <w:t>+</w:t>
      </w:r>
      <w:r>
        <w:rPr/>
        <w:t xml:space="preserve"> diffusivities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These many observations of dehydration rates intermediate between PP and PV rates with a fast direction || </w:t>
      </w:r>
      <w:r>
        <w:rPr>
          <w:i/>
          <w:iCs/>
        </w:rPr>
        <w:t>a</w:t>
      </w:r>
      <w:r>
        <w:rPr/>
        <w:t xml:space="preserve"> in natural samples are fully consistent with the results of the experiments presented here.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SIMS data to map the bulk H</w:t>
      </w:r>
      <w:r>
        <w:rPr>
          <w:vertAlign w:val="superscript"/>
        </w:rPr>
        <w:t>+</w:t>
      </w:r>
      <w:r>
        <w:rPr/>
        <w:t xml:space="preserve"> around an olivine-hosted melt inclusion and found strongly anisotropic diffusion with a fast direction of </w:t>
      </w:r>
      <w:r>
        <w:rPr>
          <w:i/>
          <w:iCs/>
        </w:rPr>
        <w:t>a</w:t>
      </w:r>
      <w:r>
        <w:rPr/>
        <w:t xml:space="preserve">. They interpreted this observed anisotropy as dehydration at the  PP rate, but the results presented here demonstrate that dehydration can occur with a fast direction || </w:t>
      </w:r>
      <w:r>
        <w:rPr>
          <w:i/>
          <w:iCs/>
        </w:rPr>
        <w:t>a</w:t>
      </w:r>
      <w:r>
        <w:rPr/>
        <w:t xml:space="preserve"> and diffusivities lower than PP. Lloyd et al. 2013 document water loss from olivine-hosted melt inclusions as a function of 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546" w:name="__DdeLink__5775_687217606"/>
      <w:r>
        <w:rPr/>
        <w:t>Portnyagin et al. 2008, Chen et al. 2011, Gaetani et al. 2012, and Mironov et al. 2015</w:t>
      </w:r>
      <w:bookmarkEnd w:id="3546"/>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but it does match well with the PP rate observed during very early stages of dehydration in San Carlos olivine SC1-2. Thus, while most natural olivine is likely dehydrating at the intermediate rates shown in pink lines in Figure 12, H</w:t>
      </w:r>
      <w:r>
        <w:rPr>
          <w:vertAlign w:val="superscript"/>
        </w:rPr>
        <w:t>+</w:t>
      </w:r>
      <w:r>
        <w:rPr/>
        <w:t xml:space="preserve"> diffusion may in at least some cases be faster, particularly during early stages of dehydration.</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PP rate, resulting in H</w:t>
      </w:r>
      <w:r>
        <w:rPr>
          <w:vertAlign w:val="superscript"/>
        </w:rPr>
        <w:t>+</w:t>
      </w:r>
      <w:r>
        <w:rPr/>
        <w:t xml:space="preserve"> diffusion with a fast direction || </w:t>
      </w:r>
      <w:r>
        <w:rPr>
          <w:i/>
          <w:iCs/>
        </w:rPr>
        <w:t>a</w:t>
      </w:r>
      <w:r>
        <w:rPr/>
        <w:t xml:space="preserve"> and diffusivities faster than PV.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PP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 and/or [tri] relative to Si-vacancy-related defects [Ti] and [Si] during dehydration. This observation is echoed in our hydration data for SC1-7 (Figure 5) but we were unable to test this result during dehydration of our SC1-2 sample because these peaks were either not present ([Mg]) or not systematically present ([tri]).  </w:t>
      </w:r>
    </w:p>
    <w:p>
      <w:pPr>
        <w:pStyle w:val="Normal"/>
        <w:rPr/>
      </w:pPr>
      <w:r>
        <w:rPr/>
        <w:t xml:space="preserve">During the sequential dehydration of the Kilauea Iki olivine, we observe a clear fast direction || </w:t>
      </w:r>
      <w:r>
        <w:rPr>
          <w:i/>
          <w:iCs/>
        </w:rPr>
        <w:t>a</w:t>
      </w:r>
      <w:r>
        <w:rPr/>
        <w:t xml:space="preserve"> in [Si] and [Ti] but not the [tri] peaks, which produce noisy, isotropic profiles with diffusivities that are, while still faster than would be expected from vacancy-controlled diffusivities in forsterite, roughly an order of magnitude slower || </w:t>
      </w:r>
      <w:r>
        <w:rPr>
          <w:i/>
          <w:iCs/>
        </w:rPr>
        <w:t>a</w:t>
      </w:r>
      <w:r>
        <w:rPr/>
        <w:t xml:space="preserve"> than the [Ti] and [Si] peaks, in contrast to the observations of faster [tri] movement by other authors. The difference in anisotropy also suggests that the dominant mechanism by which in our SC1-2 sample leaves [tri] is different from that by which in our SC1-2 sample leaves the [Ti] and [Si]. Perhaps, for instance, in our SC1-2 sample leaves [Ti] and [Si] primarily at the PP rate but leaves [tri] primarily during some redistribution process, for instance by moving from a Mg vacancy to a Si vacancy as discussed in more detail later in the discussion.</w:t>
      </w:r>
    </w:p>
    <w:p>
      <w:pPr>
        <w:pStyle w:val="Normal"/>
        <w:rPr/>
      </w:pPr>
      <w:r>
        <w:rPr/>
        <w:t>The SC1-2 partial hydration to metastable equilibrium resulted in minuscule amounts of [Mg] and [tri] (Figures 4 and 5) too small to give meaningful diffusivities during dehydration. The absence of these peaks from SC1-2 and large increase in [Ti] suggest that in San Carlos olivine, the vast majority of H</w:t>
      </w:r>
      <w:r>
        <w:rPr>
          <w:vertAlign w:val="superscript"/>
        </w:rPr>
        <w:t>+</w:t>
      </w:r>
      <w:r>
        <w:rPr/>
        <w:t xml:space="preserve"> diffusion at the PP rate  is affecting the [Ti] specifically. The reason for this close association is not entirely clear, but the [Ti]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at the  PP rate 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diffusion is observed. Thus, any rapid influx of H</w:t>
      </w:r>
      <w:r>
        <w:rPr>
          <w:vertAlign w:val="superscript"/>
        </w:rPr>
        <w:t>+</w:t>
      </w:r>
      <w:r>
        <w:rPr/>
        <w:t xml:space="preserve"> at the PP rate into an olivine may be limited not only by the initial quantity of Fe</w:t>
      </w:r>
      <w:r>
        <w:rPr>
          <w:vertAlign w:val="superscript"/>
        </w:rPr>
        <w:t>3+</w:t>
      </w:r>
      <w:r>
        <w:rPr/>
        <w:t xml:space="preserve"> (Kohlstedt and Mackwell 1998) but the initial amount of octahedral Ti.</w:t>
      </w:r>
    </w:p>
    <w:p>
      <w:pPr>
        <w:pStyle w:val="Normal"/>
        <w:rPr/>
      </w:pPr>
      <w:r>
        <w:rPr/>
        <w:t>The convergence of peak-specific rates in San Carlos olivine (Figure 8)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most famously as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(Kohlstedt and Mackwell 1998). The relationship between this rapid process and purely vacancy-facilitated diffusion is traditionally understood in terms of the abrupt transition, a sort of light switch that is set to either on or off, at rates equal to either PP or PV. This clear transition has been observed for hydration (Figure 5; Kohlstedt &amp; Mackwell 1998; Demouchy &amp; Mackwell 2006),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°C, when Thoraval and Demouchy suggest that rapid PP rate diffusion should be occuring,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PP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 xml:space="preserve"> and transition from the PP to the PV rate 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During PP-rate hydration, the reaction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at the PP rate. In contrast, PP-rate loss of H</w:t>
      </w:r>
      <w:r>
        <w:rPr>
          <w:vertAlign w:val="superscript"/>
        </w:rPr>
        <w:t>+</w:t>
      </w:r>
      <w:r>
        <w:rPr/>
        <w:t xml:space="preserve"> may have been impeded in the significantly oxidized (Helz et al. 2017) Kilauea Iki olivine.</w:t>
      </w:r>
    </w:p>
    <w:p>
      <w:pPr>
        <w:pStyle w:val="Normal"/>
        <w:rPr/>
      </w:pPr>
      <w:r>
        <w:rPr/>
        <w:t xml:space="preserve"> </w:t>
      </w:r>
      <w:r>
        <w:rPr/>
        <w:t>Because of this decrease in the bulk H</w:t>
      </w:r>
      <w:r>
        <w:rPr>
          <w:vertAlign w:val="superscript"/>
        </w:rPr>
        <w:t>+</w:t>
      </w:r>
      <w:r>
        <w:rPr/>
        <w:t xml:space="preserve"> diffusivity, the transition from the PP rate to the PV rate during dehydration is less like a light switch and more like a dimmer switch, with a top setting of PP and bottom setting of PV. However, this analogy is not perfect because, as discussed in the next two sections, variations in H</w:t>
      </w:r>
      <w:r>
        <w:rPr>
          <w:vertAlign w:val="superscript"/>
        </w:rPr>
        <w:t>+</w:t>
      </w:r>
      <w:r>
        <w:rPr/>
        <w:t xml:space="preserve"> diffusivities can also be affected by changes in the ferric/ferrous ratio and a competition between dehydration and rehydration associated with H</w:t>
      </w:r>
      <w:r>
        <w:rPr>
          <w:vertAlign w:val="superscript"/>
        </w:rPr>
        <w:t>+</w:t>
      </w:r>
      <w:r>
        <w:rPr/>
        <w:t xml:space="preserve"> redistributing among defect sites.</w:t>
      </w:r>
    </w:p>
    <w:p>
      <w:pPr>
        <w:pStyle w:val="Heading2"/>
        <w:rPr/>
      </w:pPr>
      <w:r>
        <w:rPr/>
        <w:t>Redox re-equilibration and common Arrhenius laws</w:t>
      </w:r>
    </w:p>
    <w:p>
      <w:pPr>
        <w:pStyle w:val="Normal"/>
        <w:rPr/>
      </w:pPr>
      <w:r>
        <w:rPr/>
        <w:t>An added complication is the potential for re-equilibration of the ferric/ferrous ratio with the outside (Gaetani et al. 2012) at rates likely to be set by vacancy diffusion (Uli Faul ref), which could reduce the Fe and allow PP-rate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saturation, PP-rate diffusion in that olivine will then be limited by the rate at which Fe</w:t>
      </w:r>
      <w:r>
        <w:rPr>
          <w:vertAlign w:val="superscript"/>
        </w:rPr>
        <w:t>3+</w:t>
      </w:r>
      <w:r>
        <w:rPr/>
        <w:t xml:space="preserve"> can be re-introduced. This ferrous/ferric re-equilibration rate, if it is similar for different olivines, may at least partially explain the observation of a common set of Arrhenius laws for a variety of different olivines (Figure 12). </w:t>
      </w:r>
    </w:p>
    <w:p>
      <w:pPr>
        <w:pStyle w:val="Heading2"/>
        <w:rPr/>
      </w:pPr>
      <w:r>
        <w:rPr/>
        <w:t>Redistribution of H</w:t>
      </w:r>
      <w:r>
        <w:rPr>
          <w:vertAlign w:val="superscript"/>
        </w:rPr>
        <w:t>+</w:t>
      </w:r>
      <w:r>
        <w:rPr/>
        <w:t xml:space="preserve"> among incorporation sites</w:t>
      </w:r>
    </w:p>
    <w:p>
      <w:pPr>
        <w:pStyle w:val="Normal"/>
        <w:rPr/>
      </w:pPr>
      <w:r>
        <w:rPr/>
        <w:t>In addition  moving H</w:t>
      </w:r>
      <w:r>
        <w:rPr>
          <w:vertAlign w:val="superscript"/>
        </w:rPr>
        <w:t>+</w:t>
      </w:r>
      <w:r>
        <w:rPr/>
        <w:t xml:space="preserve"> out of the structure, a hydrous olivine moved into a lower pressure environment, e.g. 1 bar at Kilauea Iki (Ferguson et al. 2016), may improve its stability in part through a redistribution of the H</w:t>
      </w:r>
      <w:r>
        <w:rPr>
          <w:vertAlign w:val="superscript"/>
        </w:rPr>
        <w:t>+</w:t>
      </w:r>
      <w:r>
        <w:rPr/>
        <w:t xml:space="preserve"> among different sites. Such a redistribution can be seen in both the Kilauea Iki and San Carlos olivine.</w:t>
      </w:r>
    </w:p>
    <w:p>
      <w:pPr>
        <w:pStyle w:val="Heading3"/>
        <w:rPr/>
      </w:pPr>
      <w:r>
        <w:rPr/>
        <w:t>Peak redistribution in Kilauea Iki</w:t>
      </w:r>
    </w:p>
    <w:p>
      <w:pPr>
        <w:pStyle w:val="Normal"/>
        <w:rPr/>
      </w:pPr>
      <w:r>
        <w:rPr/>
        <w:t>After 8 hours of heating at 800°C, Kilauea Iki olivine shows a clear decrease in the [tri] concentration and corresponding increase in [Si], while the [Ti] peaks and bulk H</w:t>
      </w:r>
      <w:r>
        <w:rPr>
          <w:vertAlign w:val="superscript"/>
        </w:rPr>
        <w:t>+</w:t>
      </w:r>
      <w:r>
        <w:rPr/>
        <w:t xml:space="preserve"> were essentially immobile (Figure 9), in striking contrast to the clear loss in [Ti] from San Carlos olivine SC1-2 under the same experimental conditions (Figure 7). After increasing the temperature to 1000°C, the [Ti] exhibited fast, anisotropic loss profiles from Iki (Figure 10). The reason for this jump in the [Ti] movement rate, from essentially immobile (at or near thePV rate) to noticeable H</w:t>
      </w:r>
      <w:r>
        <w:rPr>
          <w:vertAlign w:val="superscript"/>
        </w:rPr>
        <w:t>+</w:t>
      </w:r>
      <w:r>
        <w:rPr/>
        <w:t xml:space="preserve"> loss at the PP rate,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PP-rate diffusion to proceed efficiently. Alternatively, PP-rate diffusion may have been occurring from [Ti] at 800°C, but that loss could have been masked by rapid redistribution of H</w:t>
      </w:r>
      <w:r>
        <w:rPr>
          <w:vertAlign w:val="superscript"/>
        </w:rPr>
        <w:t>+</w:t>
      </w:r>
      <w:r>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w:t>
      </w:r>
      <w:r>
        <w:rPr>
          <w:i/>
          <w:iCs/>
        </w:rPr>
        <w:t>a</w:t>
      </w:r>
      <w:r>
        <w:rPr/>
        <w:t xml:space="preserve"> and diffusivities intermediate between PP and PV. </w:t>
      </w:r>
    </w:p>
    <w:p>
      <w:pPr>
        <w:pStyle w:val="Heading3"/>
        <w:rPr/>
      </w:pPr>
      <w:r>
        <w:rPr/>
        <w:t>Peak redistribution in San Carlos olivine</w:t>
      </w:r>
    </w:p>
    <w:p>
      <w:pPr>
        <w:pStyle w:val="Normal"/>
        <w:rPr/>
      </w:pPr>
      <w:r>
        <w:rPr/>
        <w:t>Immediately prior to dehydration, the H</w:t>
      </w:r>
      <w:r>
        <w:rPr>
          <w:vertAlign w:val="superscript"/>
        </w:rPr>
        <w:t>+</w:t>
      </w:r>
      <w:r>
        <w:rPr/>
        <w:t xml:space="preserve"> in San Carlos olivine SC1-2 was observed almost entirely as [Ti], which decreased rapidly with a fast direction || </w:t>
      </w:r>
      <w:r>
        <w:rPr>
          <w:i/>
          <w:iCs/>
        </w:rPr>
        <w:t>a</w:t>
      </w:r>
      <w:r>
        <w:rPr/>
        <w:t>. Most of the [Si] peaks behaved similarly to [Ti], with the exception of one small peak at 3600 cm</w:t>
      </w:r>
      <w:r>
        <w:rPr>
          <w:vertAlign w:val="superscript"/>
        </w:rPr>
        <w:t>-1</w:t>
      </w:r>
      <w:r>
        <w:rPr/>
        <w:t xml:space="preserve"> (Figure 6). The increase in the rate of [Si] movement coupled with a decrease in the rate of [Ti] (Figure 8)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 xml:space="preserve">The initial hydrogen movement of [Ti] out of SC1-2 occurs at rates comparable to the PP rate  (Figure 7D-F), which suggests Fe oxidation and an increase in the number of open tetrahedral site vacancies near octahedral Ti: </w:t>
      </w:r>
    </w:p>
    <w:p>
      <w:pPr>
        <w:pStyle w:val="Normal"/>
        <w:rPr/>
      </w:pPr>
      <w:r>
        <w:rPr/>
      </w:r>
    </w:p>
    <w:p>
      <w:pPr>
        <w:pStyle w:val="Normal"/>
        <w:rPr/>
      </w:pPr>
      <w:r>
        <w:rPr/>
        <w:t>2(Fe</w:t>
      </w:r>
      <w:r>
        <w:rPr>
          <w:vertAlign w:val="superscript"/>
        </w:rPr>
        <w:t>2+</w:t>
      </w:r>
      <w:r>
        <w:rPr>
          <w:vertAlign w:val="subscript"/>
        </w:rPr>
        <w:t>M</w:t>
      </w:r>
      <w:r>
        <w:rPr/>
        <w:t>)</w:t>
      </w:r>
      <w:r>
        <w:rPr>
          <w:vertAlign w:val="superscript"/>
        </w:rPr>
        <w:t xml:space="preserve">x </w:t>
      </w:r>
      <w:r>
        <w:rPr/>
        <w:t xml:space="preserve"> + (Ti</w:t>
      </w:r>
      <w:r>
        <w:rPr>
          <w:vertAlign w:val="subscript"/>
        </w:rPr>
        <w:t xml:space="preserve">M </w:t>
      </w:r>
      <w:r>
        <w:rPr/>
        <w:t>)</w:t>
      </w:r>
      <w:r>
        <w:rPr>
          <w:vertAlign w:val="superscript"/>
        </w:rPr>
        <w:t>**</w:t>
      </w:r>
      <w:r>
        <w:rPr/>
        <w:t xml:space="preserve"> + (2H</w:t>
      </w:r>
      <w:r>
        <w:rPr>
          <w:vertAlign w:val="superscript"/>
        </w:rPr>
        <w:t>+</w:t>
      </w:r>
      <w:r>
        <w:rPr>
          <w:vertAlign w:val="subscript"/>
        </w:rPr>
        <w:t>T</w:t>
      </w:r>
      <w:r>
        <w:rPr/>
        <w:t>)</w:t>
      </w:r>
      <w:r>
        <w:rPr>
          <w:vertAlign w:val="superscript"/>
        </w:rPr>
        <w:t xml:space="preserve">’’ </w:t>
      </w:r>
      <w:r>
        <w:rPr/>
        <w:t>→ 2H</w:t>
      </w:r>
      <w:r>
        <w:rPr>
          <w:vertAlign w:val="subscript"/>
        </w:rPr>
        <w:t>2</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w:t>
      </w:r>
      <w:r>
        <w:rPr>
          <w:vertAlign w:val="superscript"/>
        </w:rPr>
        <w:tab/>
        <w:tab/>
      </w:r>
    </w:p>
    <w:p>
      <w:pPr>
        <w:pStyle w:val="Normal"/>
        <w:rPr/>
      </w:pPr>
      <w:r>
        <w:rPr/>
      </w:r>
    </w:p>
    <w:p>
      <w:pPr>
        <w:pStyle w:val="Normal"/>
        <w:ind w:hanging="0"/>
        <w:rPr/>
      </w:pPr>
      <w:r>
        <w:rPr/>
        <w:t>In contrast, the profiles for the high-wavenumber [Si] peak that was initially present in our sample (Figure 3A) did not change significantly during the initial stages of either hydration or dehydration, suggesting that H</w:t>
      </w:r>
      <w:r>
        <w:rPr>
          <w:vertAlign w:val="superscript"/>
        </w:rPr>
        <w:t>+</w:t>
      </w:r>
      <w:r>
        <w:rPr/>
        <w:t xml:space="preserve"> loss by PP from this site was impeded for reasons that are unclear.</w:t>
      </w:r>
    </w:p>
    <w:p>
      <w:pPr>
        <w:pStyle w:val="Normal"/>
        <w:rPr/>
      </w:pPr>
      <w:r>
        <w:rPr/>
        <w:t>The [Ti] mechanism is known from incorporation studies as a particularly favorable position for H</w:t>
      </w:r>
      <w:r>
        <w:rPr>
          <w:vertAlign w:val="superscript"/>
        </w:rPr>
        <w:t>+</w:t>
      </w:r>
      <w:r>
        <w:rPr/>
        <w:t xml:space="preserve"> (e.g., Berry et al. 2005). Because of the relative stability of [Ti], any H</w:t>
      </w:r>
      <w:r>
        <w:rPr>
          <w:vertAlign w:val="superscript"/>
        </w:rPr>
        <w:t>+</w:t>
      </w:r>
      <w:r>
        <w:rPr/>
        <w:t xml:space="preserve"> that are unable to leave readily by PP from [Si] may prefer to move into recently-vacated Si vacancies that bring them closer to the octahedral Ti:</w:t>
      </w:r>
    </w:p>
    <w:p>
      <w:pPr>
        <w:pStyle w:val="Normal"/>
        <w:rPr/>
      </w:pPr>
      <w:r>
        <w:rPr/>
      </w:r>
    </w:p>
    <w:p>
      <w:pPr>
        <w:pStyle w:val="Normal"/>
        <w:rPr/>
      </w:pPr>
      <w:r>
        <w:rPr/>
        <w:t xml:space="preserve"> </w:t>
      </w:r>
      <w:r>
        <w:rPr/>
        <w:t>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 xml:space="preserve"> + (4H</w:t>
      </w:r>
      <w:r>
        <w:rPr>
          <w:vertAlign w:val="superscript"/>
        </w:rPr>
        <w:t>+</w:t>
      </w:r>
      <w:r>
        <w:rPr/>
        <w:t>)</w:t>
      </w:r>
      <w:r>
        <w:rPr>
          <w:vertAlign w:val="subscript"/>
        </w:rPr>
        <w:t>Si</w:t>
      </w:r>
      <w:r>
        <w:rPr>
          <w:vertAlign w:val="superscript"/>
        </w:rPr>
        <w:t>x</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+ 2(2H</w:t>
      </w:r>
      <w:r>
        <w:rPr>
          <w:vertAlign w:val="superscript"/>
        </w:rPr>
        <w:t>+</w:t>
      </w:r>
      <w:r>
        <w:rPr/>
        <w:t>)</w:t>
      </w:r>
      <w:r>
        <w:rPr>
          <w:vertAlign w:val="superscript"/>
        </w:rPr>
        <w:t>’’</w:t>
      </w:r>
      <w:r>
        <w:rPr/>
        <w:t>.</w:t>
      </w:r>
    </w:p>
    <w:p>
      <w:pPr>
        <w:pStyle w:val="Normal"/>
        <w:rPr/>
      </w:pPr>
      <w:r>
        <w:rPr/>
      </w:r>
    </w:p>
    <w:p>
      <w:pPr>
        <w:pStyle w:val="Normal"/>
        <w:ind w:hanging="0"/>
        <w:rPr/>
      </w:pPr>
      <w:r>
        <w:rPr/>
        <w:t>As H loss proceeds at the PP rate from [Ti], the number of Si vacancies near octahedral Ti increases, and so the redistribution of H</w:t>
      </w:r>
      <w:r>
        <w:rPr>
          <w:vertAlign w:val="superscript"/>
        </w:rPr>
        <w:t>+</w:t>
      </w:r>
      <w:r>
        <w:rPr/>
        <w:t xml:space="preserve"> from [Si] to [Ti] becomes easier and thus faster. This increase in Si vacancies is also likely to increase the rate of vacancy-facilitated diffusion of the H</w:t>
      </w:r>
      <w:r>
        <w:rPr>
          <w:vertAlign w:val="superscript"/>
        </w:rPr>
        <w:t>+</w:t>
      </w:r>
      <w:r>
        <w:rPr/>
        <w:t xml:space="preserve"> in this [Si] peak out of the crystal.</w:t>
      </w:r>
    </w:p>
    <w:p>
      <w:pPr>
        <w:pStyle w:val="Normal"/>
        <w:rPr/>
      </w:pPr>
      <w:r>
        <w:rPr/>
        <w:t>Such a redistribution would explain the relative changes in rates that we observe between [Ti] and [Si] in Figure 8. The H</w:t>
      </w:r>
      <w:r>
        <w:rPr>
          <w:vertAlign w:val="superscript"/>
        </w:rPr>
        <w:t>+</w:t>
      </w:r>
      <w:r>
        <w:rPr/>
        <w:t xml:space="preserve"> leaves quickly from [Ti] at the PP rate throughout the duration of the experiment, but the peak appears to slow down as more and more H</w:t>
      </w:r>
      <w:r>
        <w:rPr>
          <w:vertAlign w:val="superscript"/>
        </w:rPr>
        <w:t>+</w:t>
      </w:r>
      <w:r>
        <w:rPr/>
        <w:t xml:space="preserve"> moves into [Ti] from [Si]. Thus, the observed loss of the [Si] peak may not represent H</w:t>
      </w:r>
      <w:r>
        <w:rPr>
          <w:vertAlign w:val="superscript"/>
        </w:rPr>
        <w:t>+</w:t>
      </w:r>
      <w:r>
        <w:rPr/>
        <w:t xml:space="preserve"> moving out of the sample at all, but rather may indicate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w:t>
      </w:r>
    </w:p>
    <w:p>
      <w:pPr>
        <w:pStyle w:val="Normal"/>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First, the [Ti]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defect-rich samples. Further, the changes in bulk H</w:t>
      </w:r>
      <w:r>
        <w:rPr>
          <w:vertAlign w:val="superscript"/>
        </w:rPr>
        <w:t>+</w:t>
      </w:r>
      <w:r>
        <w:rPr/>
        <w:t xml:space="preserve"> diffusivities observed here for dehydration are different from the binary change of rates from proton-polaron to proton-vacancy suggested by Thoraval &amp; Demouchy 2014 based on observations of hydration. Instead, the buildup of Fe</w:t>
      </w:r>
      <w:r>
        <w:rPr>
          <w:vertAlign w:val="superscript"/>
        </w:rPr>
        <w:t>3+</w:t>
      </w:r>
      <w:r>
        <w:rPr/>
        <w:t xml:space="preserve"> and redistribution of H</w:t>
      </w:r>
      <w:r>
        <w:rPr>
          <w:vertAlign w:val="superscript"/>
        </w:rPr>
        <w:t>+</w:t>
      </w:r>
      <w:r>
        <w:rPr/>
        <w:t xml:space="preserve"> defects effectively slow down dehydration from proton-polaron rates.</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PP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 and therefore should provide reasonable starting estimates for applications such as the determination of decompression rates from H</w:t>
      </w:r>
      <w:r>
        <w:rPr>
          <w:vertAlign w:val="superscript"/>
        </w:rPr>
        <w:t>+</w:t>
      </w:r>
      <w:r>
        <w:rPr/>
        <w:t xml:space="preserve"> zonation profiles.</w:t>
      </w:r>
    </w:p>
    <w:p>
      <w:pPr>
        <w:pStyle w:val="Heading1"/>
        <w:rPr/>
      </w:pPr>
      <w:r>
        <w:rPr/>
        <w:t>Acknowledgments</w:t>
      </w:r>
    </w:p>
    <w:p>
      <w:pPr>
        <w:pStyle w:val="Normal"/>
        <w:rPr/>
      </w:pPr>
      <w:r>
        <w:rPr/>
        <w:t xml:space="preserve">This work was supported by National Science Foundation grant #1449699. Daniel Rasmussen performed the electron microprobe analyses. Henry Towbin and Anna Barth performed the EBSD analyses to confirm the sample orientations. </w:t>
      </w:r>
    </w:p>
    <w:p>
      <w:pPr>
        <w:pStyle w:val="Normal"/>
        <w:ind w:hanging="0"/>
        <w:rPr/>
      </w:pPr>
      <w:r>
        <w:rPr/>
      </w:r>
    </w:p>
    <w:p>
      <w:pPr>
        <w:pStyle w:val="Normal"/>
        <w:rPr/>
      </w:pPr>
      <w:r>
        <w:rPr/>
      </w:r>
    </w:p>
    <w:p>
      <w:pPr>
        <w:pStyle w:val="Heading1"/>
        <w:rPr/>
      </w:pPr>
      <w:r>
        <w:rPr/>
        <w:t>Figures</w:t>
      </w:r>
    </w:p>
    <w:p>
      <w:pPr>
        <w:pStyle w:val="Normal"/>
        <w:ind w:hanging="0"/>
        <w:rPr/>
      </w:pPr>
      <w:r>
        <w:rPr/>
      </w:r>
    </w:p>
    <w:p>
      <w:pPr>
        <w:pStyle w:val="Normal"/>
        <w:ind w:hanging="0"/>
        <w:rPr/>
      </w:pPr>
      <w:bookmarkStart w:id="3547"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547"/>
      <w:r>
        <w:rPr/>
        <w:t xml:space="preserve"> </w:t>
      </w:r>
      <w:r>
        <w:rPr/>
        <w:fldChar w:fldCharType="begin"/>
      </w:r>
      <w:r>
        <w:instrText> SEQ Figure \* ARABIC </w:instrText>
      </w:r>
      <w:r>
        <w:fldChar w:fldCharType="separate"/>
      </w:r>
      <w:r>
        <w:t>1</w:t>
      </w:r>
      <w:r>
        <w:fldChar w:fldCharType="end"/>
      </w:r>
      <w:bookmarkStart w:id="3548" w:name="_Ref477259778"/>
      <w:bookmarkEnd w:id="3548"/>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6">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549" w:name="_Ref4772859181"/>
      <w:r>
        <w:rPr/>
        <w:t>Figure</w:t>
      </w:r>
      <w:bookmarkEnd w:id="3549"/>
      <w:r>
        <w:rPr/>
        <w:t xml:space="preserve"> </w:t>
      </w:r>
      <w:r>
        <w:rPr/>
        <w:fldChar w:fldCharType="begin"/>
      </w:r>
      <w:r>
        <w:instrText> SEQ Figure \* ARABIC </w:instrText>
      </w:r>
      <w:r>
        <w:fldChar w:fldCharType="separate"/>
      </w:r>
      <w:r>
        <w:t>2</w:t>
      </w:r>
      <w:r>
        <w:fldChar w:fldCharType="end"/>
      </w:r>
      <w:bookmarkStart w:id="3550" w:name="_Ref4772597782"/>
      <w:bookmarkEnd w:id="3550"/>
      <w:r>
        <w:rPr/>
        <w:t>. Schematic illustration of the orientations of the traverses, ray paths, and electric vectors used to collect</w:t>
      </w:r>
      <w:del w:id="0" w:author="Elizabeth F" w:date="2017-11-17T17:34:15Z">
        <w:r>
          <w:rPr/>
          <w:delText xml:space="preserve"> </w:delText>
        </w:r>
      </w:del>
      <w:ins w:id="1" w:author="Elizabeth F" w:date="2017-11-17T17:34:16Z">
        <w:r>
          <w:rPr/>
          <w:t xml:space="preserve"> </w:t>
        </w:r>
      </w:ins>
      <w:r>
        <w:rPr/>
        <w:t xml:space="preserve">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r>
        <w:rPr/>
      </w:r>
    </w:p>
    <w:p>
      <w:pPr>
        <w:pStyle w:val="Normal"/>
        <w:rPr/>
      </w:pPr>
      <w:bookmarkStart w:id="3551" w:name="_Ref490060168"/>
      <w:r>
        <w:drawing>
          <wp:anchor behindDoc="0" distT="0" distB="0" distL="0" distR="0" simplePos="0" locked="0" layoutInCell="1" allowOverlap="1" relativeHeight="3">
            <wp:simplePos x="0" y="0"/>
            <wp:positionH relativeFrom="column">
              <wp:posOffset>240030</wp:posOffset>
            </wp:positionH>
            <wp:positionV relativeFrom="paragraph">
              <wp:posOffset>35560</wp:posOffset>
            </wp:positionV>
            <wp:extent cx="5486400" cy="337439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3</w:t>
      </w:r>
      <w:r>
        <w:fldChar w:fldCharType="end"/>
      </w:r>
      <w:bookmarkStart w:id="3552" w:name="_Ref4772597781"/>
      <w:bookmarkEnd w:id="3551"/>
      <w:bookmarkEnd w:id="3552"/>
      <w:r>
        <w:rPr/>
        <w:t>. Polarized FTIR spectra and baselines (black) used to estimate the H</w:t>
      </w:r>
      <w:r>
        <w:rPr>
          <w:vertAlign w:val="superscript"/>
        </w:rPr>
        <w:t>+</w:t>
      </w:r>
      <w:r>
        <w:rPr/>
        <w:t xml:space="preserve">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3374390"/>
                    </a:xfrm>
                    <a:prstGeom prst="rect">
                      <a:avLst/>
                    </a:prstGeom>
                  </pic:spPr>
                </pic:pic>
              </a:graphicData>
            </a:graphic>
          </wp:anchor>
        </w:drawing>
      </w:r>
    </w:p>
    <w:p>
      <w:pPr>
        <w:pStyle w:val="Caption1"/>
        <w:rPr/>
      </w:pPr>
      <w:bookmarkStart w:id="3553" w:name="_Ref477446399"/>
      <w:r>
        <w:rPr/>
        <w:t xml:space="preserve">Figure </w:t>
      </w:r>
      <w:r>
        <w:rPr/>
        <w:fldChar w:fldCharType="begin"/>
      </w:r>
      <w:r>
        <w:instrText> SEQ Figure \* ARABIC </w:instrText>
      </w:r>
      <w:r>
        <w:fldChar w:fldCharType="separate"/>
      </w:r>
      <w:r>
        <w:t>4</w:t>
      </w:r>
      <w:r>
        <w:fldChar w:fldCharType="end"/>
      </w:r>
      <w:bookmarkEnd w:id="3553"/>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proton-polaron rate (SC1-2, green) at 800</w:t>
      </w:r>
      <w:r>
        <w:rPr>
          <w:rFonts w:cs="Calibri" w:cstheme="minorHAnsi"/>
        </w:rPr>
        <w:t>°</w:t>
      </w:r>
      <w:r>
        <w:rPr/>
        <w:t xml:space="preserve">C; and hydrated long enough to enter into  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7">
            <wp:simplePos x="0" y="0"/>
            <wp:positionH relativeFrom="column">
              <wp:posOffset>95250</wp:posOffset>
            </wp:positionH>
            <wp:positionV relativeFrom="paragraph">
              <wp:posOffset>104140</wp:posOffset>
            </wp:positionV>
            <wp:extent cx="4912360" cy="604647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912360" cy="6046470"/>
                    </a:xfrm>
                    <a:prstGeom prst="rect">
                      <a:avLst/>
                    </a:prstGeom>
                  </pic:spPr>
                </pic:pic>
              </a:graphicData>
            </a:graphic>
          </wp:anchor>
        </w:drawing>
      </w:r>
    </w:p>
    <w:p>
      <w:pPr>
        <w:pStyle w:val="Caption1"/>
        <w:rPr/>
      </w:pPr>
      <w:r>
        <w:rPr/>
      </w:r>
    </w:p>
    <w:p>
      <w:pPr>
        <w:pStyle w:val="Caption1"/>
        <w:rPr/>
      </w:pPr>
      <w:bookmarkStart w:id="3554" w:name="_Ref4774463993"/>
      <w:r>
        <w:rPr/>
        <w:t xml:space="preserve">Figure </w:t>
      </w:r>
      <w:r>
        <w:rPr/>
        <w:fldChar w:fldCharType="begin"/>
      </w:r>
      <w:r>
        <w:instrText> SEQ Figure \* ARABIC </w:instrText>
      </w:r>
      <w:r>
        <w:fldChar w:fldCharType="separate"/>
      </w:r>
      <w:r>
        <w:t>5</w:t>
      </w:r>
      <w:r>
        <w:fldChar w:fldCharType="end"/>
      </w:r>
      <w:bookmarkEnd w:id="3554"/>
      <w:r>
        <w:rPr/>
        <w:t xml:space="preserve">. </w:t>
      </w:r>
      <w:bookmarkStart w:id="3555" w:name="_Ref4774463992"/>
      <w:r>
        <w:rPr/>
        <w:t>C</w:t>
      </w:r>
      <w:bookmarkEnd w:id="3555"/>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(PP)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Normal"/>
        <w:rPr/>
      </w:pPr>
      <w:r>
        <w:rPr/>
        <w:drawing>
          <wp:anchor behindDoc="0" distT="0" distB="0" distL="0" distR="0" simplePos="0" locked="0" layoutInCell="1" allowOverlap="1" relativeHeight="13">
            <wp:simplePos x="0" y="0"/>
            <wp:positionH relativeFrom="column">
              <wp:posOffset>-60960</wp:posOffset>
            </wp:positionH>
            <wp:positionV relativeFrom="paragraph">
              <wp:posOffset>-135255</wp:posOffset>
            </wp:positionV>
            <wp:extent cx="6065520" cy="404368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6065520" cy="4043680"/>
                    </a:xfrm>
                    <a:prstGeom prst="rect">
                      <a:avLst/>
                    </a:prstGeom>
                  </pic:spPr>
                </pic:pic>
              </a:graphicData>
            </a:graphic>
          </wp:anchor>
        </w:drawing>
      </w:r>
    </w:p>
    <w:p>
      <w:pPr>
        <w:pStyle w:val="Caption1"/>
        <w:rPr/>
      </w:pPr>
      <w:r>
        <w:rPr/>
      </w:r>
    </w:p>
    <w:p>
      <w:pPr>
        <w:pStyle w:val="Caption1"/>
        <w:rPr/>
      </w:pPr>
      <w:r>
        <w:rPr/>
      </w:r>
    </w:p>
    <w:p>
      <w:pPr>
        <w:pStyle w:val="Caption1"/>
        <w:rPr/>
      </w:pPr>
      <w:r>
        <w:br w:type="column"/>
      </w:r>
      <w:r>
        <w:rPr/>
      </w:r>
    </w:p>
    <w:p>
      <w:pPr>
        <w:pStyle w:val="Caption1"/>
        <w:rPr/>
      </w:pPr>
      <w:r>
        <w:rPr/>
      </w:r>
    </w:p>
    <w:p>
      <w:pPr>
        <w:pStyle w:val="Caption1"/>
        <w:rPr/>
      </w:pPr>
      <w:bookmarkStart w:id="3556" w:name="_Ref480967392"/>
      <w:r>
        <w:rPr/>
        <w:t xml:space="preserve">Figure </w:t>
      </w:r>
      <w:r>
        <w:rPr/>
        <w:fldChar w:fldCharType="begin"/>
      </w:r>
      <w:r>
        <w:instrText> SEQ Figure \* ARABIC </w:instrText>
      </w:r>
      <w:r>
        <w:fldChar w:fldCharType="separate"/>
      </w:r>
      <w:r>
        <w:t>6</w:t>
      </w:r>
      <w:r>
        <w:fldChar w:fldCharType="end"/>
      </w:r>
      <w:bookmarkEnd w:id="3556"/>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r>
        <w:rPr/>
      </w:r>
    </w:p>
    <w:p>
      <w:pPr>
        <w:pStyle w:val="Caption1"/>
        <w:rPr/>
      </w:pPr>
      <w:r>
        <w:rPr/>
      </w:r>
    </w:p>
    <w:p>
      <w:pPr>
        <w:pStyle w:val="Caption1"/>
        <w:rPr/>
      </w:pPr>
      <w:r>
        <w:rPr/>
        <w:drawing>
          <wp:anchor behindDoc="0" distT="0" distB="0" distL="0" distR="0" simplePos="0" locked="0" layoutInCell="1" allowOverlap="1" relativeHeight="8">
            <wp:simplePos x="0" y="0"/>
            <wp:positionH relativeFrom="column">
              <wp:posOffset>113030</wp:posOffset>
            </wp:positionH>
            <wp:positionV relativeFrom="paragraph">
              <wp:posOffset>160020</wp:posOffset>
            </wp:positionV>
            <wp:extent cx="4983480" cy="6134100"/>
            <wp:effectExtent l="0" t="0" r="0" b="0"/>
            <wp:wrapTopAndBottom/>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983480" cy="6134100"/>
                    </a:xfrm>
                    <a:prstGeom prst="rect">
                      <a:avLst/>
                    </a:prstGeom>
                  </pic:spPr>
                </pic:pic>
              </a:graphicData>
            </a:graphic>
          </wp:anchor>
        </w:drawing>
      </w:r>
    </w:p>
    <w:p>
      <w:pPr>
        <w:pStyle w:val="Caption1"/>
        <w:rPr/>
      </w:pPr>
      <w:bookmarkStart w:id="3557" w:name="_Ref482090897"/>
      <w:r>
        <w:rPr/>
        <w:t xml:space="preserve">Figure </w:t>
      </w:r>
      <w:r>
        <w:rPr/>
        <w:fldChar w:fldCharType="begin"/>
      </w:r>
      <w:r>
        <w:instrText> SEQ Figure \* ARABIC </w:instrText>
      </w:r>
      <w:r>
        <w:fldChar w:fldCharType="separate"/>
      </w:r>
      <w:r>
        <w:t>7</w:t>
      </w:r>
      <w:r>
        <w:fldChar w:fldCharType="end"/>
      </w:r>
      <w:bookmarkEnd w:id="3557"/>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PP rate is somewhat too fast to describe the bulk H data and much too fast to describe the [Si] peak data. The [Ti] data is very well described by the PP rate after 7 hours of heating, but [Ti]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drawing>
          <wp:anchor behindDoc="0" distT="0" distB="0" distL="0" distR="0" simplePos="0" locked="0" layoutInCell="1" allowOverlap="1" relativeHeight="9">
            <wp:simplePos x="0" y="0"/>
            <wp:positionH relativeFrom="column">
              <wp:posOffset>25400</wp:posOffset>
            </wp:positionH>
            <wp:positionV relativeFrom="paragraph">
              <wp:posOffset>57150</wp:posOffset>
            </wp:positionV>
            <wp:extent cx="5528310" cy="425259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28310" cy="4252595"/>
                    </a:xfrm>
                    <a:prstGeom prst="rect">
                      <a:avLst/>
                    </a:prstGeom>
                  </pic:spPr>
                </pic:pic>
              </a:graphicData>
            </a:graphic>
          </wp:anchor>
        </w:drawing>
      </w:r>
    </w:p>
    <w:p>
      <w:pPr>
        <w:pStyle w:val="Caption1"/>
        <w:rPr/>
      </w:pPr>
      <w:r>
        <w:rPr/>
      </w:r>
    </w:p>
    <w:p>
      <w:pPr>
        <w:pStyle w:val="Caption1"/>
        <w:rPr/>
      </w:pPr>
      <w:r>
        <w:rPr/>
      </w:r>
    </w:p>
    <w:p>
      <w:pPr>
        <w:pStyle w:val="Caption1"/>
        <w:rPr/>
      </w:pPr>
      <w:bookmarkStart w:id="3558" w:name="_Ref47744639911"/>
      <w:r>
        <w:rPr/>
        <w:t xml:space="preserve">Figure </w:t>
      </w:r>
      <w:r>
        <w:rPr/>
        <w:fldChar w:fldCharType="begin"/>
      </w:r>
      <w:r>
        <w:instrText> SEQ Figure \* ARABIC </w:instrText>
      </w:r>
      <w:r>
        <w:fldChar w:fldCharType="separate"/>
      </w:r>
      <w:r>
        <w:t>8</w:t>
      </w:r>
      <w:r>
        <w:fldChar w:fldCharType="end"/>
      </w:r>
      <w:bookmarkEnd w:id="3558"/>
      <w:r>
        <w:rPr/>
        <w:t>. Estimated rates of H</w:t>
      </w:r>
      <w:r>
        <w:rPr>
          <w:vertAlign w:val="superscript"/>
        </w:rPr>
        <w:t>+</w:t>
      </w:r>
      <w:r>
        <w:rPr/>
        <w:t xml:space="preserve"> movement represented as diffusivities in San Carlos 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[Si] and [Ti], compared with expected diffusivities for the proton-polaron, or PP, rate. Errors on all diffusivities (provided in Supplement) are omitted for clarity. The anisotropy of the observed diffusivities and PP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r>
        <w:br w:type="column"/>
      </w:r>
      <w:bookmarkStart w:id="3559" w:name="_Ref4828617441"/>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731520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731520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9</w:t>
      </w:r>
      <w:r>
        <w:fldChar w:fldCharType="end"/>
      </w:r>
      <w:bookmarkEnd w:id="3559"/>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[Ti] peak </w:t>
      </w:r>
    </w:p>
    <w:p>
      <w:pPr>
        <w:pStyle w:val="Caption1"/>
        <w:rPr/>
      </w:pPr>
      <w:r>
        <w:rPr/>
        <w:t>at 3525 cm</w:t>
      </w:r>
      <w:r>
        <w:rPr>
          <w:vertAlign w:val="superscript"/>
        </w:rPr>
        <w:t>-1</w:t>
      </w:r>
      <w:r>
        <w:rPr/>
        <w:t>, and (J-L) the [Si] peak at 3600 cm</w:t>
      </w:r>
      <w:r>
        <w:rPr>
          <w:vertAlign w:val="superscript"/>
        </w:rPr>
        <w:t>-1</w:t>
      </w:r>
      <w:r>
        <w:rPr/>
        <w:t xml:space="preserve"> in an uncut block of Kilauea Iki olivine after 8 hours of heating at 1 atm and 800°C. R is the ray path of the infrared beam. The increase in the average [Si] peak height of 0.06 cm</w:t>
      </w:r>
      <w:r>
        <w:rPr>
          <w:vertAlign w:val="superscript"/>
        </w:rPr>
        <w:t>-1</w:t>
      </w:r>
      <w:r>
        <w:rPr/>
        <w:t xml:space="preserve"> is similar to the decrease in the average peak height of the [tri] peak. The apparent increase of 4 ppm H</w:t>
      </w:r>
      <w:r>
        <w:rPr>
          <w:vertAlign w:val="subscript"/>
        </w:rPr>
        <w:t>2</w:t>
      </w:r>
      <w:r>
        <w:rPr/>
        <w:t>O in the bulk H</w:t>
      </w:r>
      <w:r>
        <w:rPr>
          <w:vertAlign w:val="superscript"/>
        </w:rPr>
        <w:t xml:space="preserve">+ </w:t>
      </w:r>
      <w:r>
        <w:rPr/>
        <w:t xml:space="preserve">is small enough  (15% change) to be within error of the initial. </w:t>
      </w:r>
    </w:p>
    <w:p>
      <w:pPr>
        <w:pStyle w:val="Caption1"/>
        <w:rPr/>
      </w:pPr>
      <w:r>
        <w:br w:type="column"/>
      </w:r>
      <w:bookmarkStart w:id="3560" w:name="_Ref482861744"/>
      <w:r>
        <w:rPr/>
        <w:t xml:space="preserve">Figure </w:t>
      </w:r>
      <w:r>
        <w:rPr/>
        <w:fldChar w:fldCharType="begin"/>
      </w:r>
      <w:r>
        <w:instrText> SEQ Figure \* ARABIC </w:instrText>
      </w:r>
      <w:r>
        <w:fldChar w:fldCharType="separate"/>
      </w:r>
      <w:r>
        <w:t>10</w:t>
      </w:r>
      <w:r>
        <w:fldChar w:fldCharType="end"/>
      </w:r>
      <w:bookmarkEnd w:id="3560"/>
      <w:r>
        <w:rPr/>
        <w:t>. Path-in</w:t>
      </w:r>
      <w:r>
        <w:drawing>
          <wp:anchor behindDoc="0" distT="0" distB="0" distL="0" distR="0" simplePos="0" locked="0" layoutInCell="1" allowOverlap="1" relativeHeight="5">
            <wp:simplePos x="0" y="0"/>
            <wp:positionH relativeFrom="column">
              <wp:posOffset>53340</wp:posOffset>
            </wp:positionH>
            <wp:positionV relativeFrom="paragraph">
              <wp:posOffset>-136525</wp:posOffset>
            </wp:positionV>
            <wp:extent cx="5109845" cy="629031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109845" cy="6290310"/>
                    </a:xfrm>
                    <a:prstGeom prst="rect">
                      <a:avLst/>
                    </a:prstGeom>
                  </pic:spPr>
                </pic:pic>
              </a:graphicData>
            </a:graphic>
          </wp:anchor>
        </w:drawing>
      </w:r>
      <w:r>
        <w:rPr/>
        <w:t>t</w:t>
      </w:r>
      <w:r>
        <w:rPr/>
        <w:t>egrated profiles of (A-C) bulk H</w:t>
      </w:r>
      <w:r>
        <w:rPr>
          <w:vertAlign w:val="superscript"/>
        </w:rPr>
        <w:t>+</w:t>
      </w:r>
      <w:r>
        <w:rPr/>
        <w:t>, (D-F) the [tri-Fe</w:t>
      </w:r>
      <w:r>
        <w:rPr>
          <w:vertAlign w:val="superscript"/>
        </w:rPr>
        <w:t>3+</w:t>
      </w:r>
      <w:r>
        <w:rPr/>
        <w:t>] peak at 3356 cm</w:t>
      </w:r>
      <w:r>
        <w:rPr>
          <w:vertAlign w:val="superscript"/>
        </w:rPr>
        <w:t>-1</w:t>
      </w:r>
      <w:r>
        <w:rPr/>
        <w:t>, (G-I) the [Ti] peak at 3525 cm</w:t>
      </w:r>
      <w:r>
        <w:rPr>
          <w:vertAlign w:val="superscript"/>
        </w:rPr>
        <w:t>-1</w:t>
      </w:r>
      <w:r>
        <w:rPr/>
        <w:t>, and (J-L) the [Si]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PP,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475615</wp:posOffset>
            </wp:positionH>
            <wp:positionV relativeFrom="paragraph">
              <wp:posOffset>5080</wp:posOffset>
            </wp:positionV>
            <wp:extent cx="2719705" cy="27565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6427" t="12987" r="27824" b="4558"/>
                    <a:stretch>
                      <a:fillRect/>
                    </a:stretch>
                  </pic:blipFill>
                  <pic:spPr bwMode="auto">
                    <a:xfrm>
                      <a:off x="0" y="0"/>
                      <a:ext cx="2719705" cy="2756535"/>
                    </a:xfrm>
                    <a:prstGeom prst="rect">
                      <a:avLst/>
                    </a:prstGeom>
                  </pic:spPr>
                </pic:pic>
              </a:graphicData>
            </a:graphic>
          </wp:anchor>
        </w:drawing>
      </w:r>
    </w:p>
    <w:p>
      <w:pPr>
        <w:pStyle w:val="Caption1"/>
        <w:rPr/>
      </w:pPr>
      <w:r>
        <w:rPr/>
      </w:r>
    </w:p>
    <w:p>
      <w:pPr>
        <w:pStyle w:val="Normal"/>
        <w:rPr/>
      </w:pPr>
      <w:r>
        <w:rPr/>
      </w:r>
    </w:p>
    <w:p>
      <w:pPr>
        <w:pStyle w:val="Caption1"/>
        <w:rPr/>
      </w:pPr>
      <w:r>
        <w:rPr/>
        <w:t>F</w:t>
      </w:r>
      <w:bookmarkStart w:id="3561" w:name="_Ref47744639912"/>
      <w:r>
        <w:rPr/>
        <w:t xml:space="preserve">igure </w:t>
      </w:r>
      <w:r>
        <w:rPr/>
        <w:fldChar w:fldCharType="begin"/>
      </w:r>
      <w:r>
        <w:instrText> SEQ Figure \* ARABIC </w:instrText>
      </w:r>
      <w:r>
        <w:fldChar w:fldCharType="separate"/>
      </w:r>
      <w:r>
        <w:t>11</w:t>
      </w:r>
      <w:r>
        <w:fldChar w:fldCharType="end"/>
      </w:r>
      <w:bookmarkEnd w:id="3561"/>
      <w:r>
        <w:rPr/>
        <w:t>.SIMS measurements of bulk H</w:t>
      </w:r>
      <w:r>
        <w:rPr>
          <w:vertAlign w:val="superscript"/>
        </w:rPr>
        <w:t>+</w:t>
      </w:r>
      <w:r>
        <w:rPr/>
        <w:t xml:space="preserve"> along </w:t>
      </w:r>
      <w:r>
        <w:rPr>
          <w:i/>
          <w:iCs/>
        </w:rPr>
        <w:t>a</w:t>
      </w:r>
      <w:r>
        <w:rPr/>
        <w:t xml:space="preserve"> in a Kilauea Iki olivine phenocryst and best-fit diffusivity at 1200</w:t>
      </w:r>
      <w:r>
        <w:rPr>
          <w:rFonts w:eastAsia="Calibri" w:cs=""/>
        </w:rPr>
        <w:t xml:space="preserve">°C </w:t>
      </w:r>
      <w:r>
        <w:rPr/>
        <w:t>based on Monte Carlo modeling and a 1D diffusion model. The grey envelope shows the data plus/minus 2 standard deviations, which 0.6 ppm H</w:t>
      </w:r>
      <w:r>
        <w:rPr>
          <w:vertAlign w:val="subscript"/>
        </w:rPr>
        <w:t>2</w:t>
      </w:r>
      <w:r>
        <w:rPr/>
        <w:t>O.</w:t>
      </w:r>
    </w:p>
    <w:p>
      <w:pPr>
        <w:pStyle w:val="Normal"/>
        <w:rPr/>
      </w:pPr>
      <w:r>
        <w:rPr/>
      </w:r>
    </w:p>
    <w:p>
      <w:pPr>
        <w:pStyle w:val="Caption1"/>
        <w:rPr/>
      </w:pPr>
      <w:r>
        <w:rPr/>
      </w:r>
    </w:p>
    <w:p>
      <w:pPr>
        <w:pStyle w:val="Caption1"/>
        <w:rPr/>
      </w:pPr>
      <w:bookmarkStart w:id="3562" w:name="__DdeLink__3458_1692434574"/>
      <w:bookmarkStart w:id="3563" w:name="_Ref4774463991"/>
      <w:r>
        <w:drawing>
          <wp:anchor behindDoc="0" distT="0" distB="0" distL="0" distR="0" simplePos="0" locked="0" layoutInCell="1" allowOverlap="1" relativeHeight="12">
            <wp:simplePos x="0" y="0"/>
            <wp:positionH relativeFrom="column">
              <wp:posOffset>-279400</wp:posOffset>
            </wp:positionH>
            <wp:positionV relativeFrom="paragraph">
              <wp:posOffset>53340</wp:posOffset>
            </wp:positionV>
            <wp:extent cx="5833110" cy="448691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833110" cy="448691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12</w:t>
      </w:r>
      <w:r>
        <w:fldChar w:fldCharType="end"/>
      </w:r>
      <w:bookmarkEnd w:id="3563"/>
      <w:r>
        <w:rPr/>
        <w:t>. Arrhenius d</w:t>
      </w:r>
      <w:bookmarkEnd w:id="3562"/>
      <w:r>
        <w:rPr/>
        <w:t>iagram for bulk H movement in olivine. Black lines show ranges for previous measurements of the proton-polaron rate (PP)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r>
        <w:rPr/>
      </w:r>
    </w:p>
    <w:p>
      <w:pPr>
        <w:pStyle w:val="Caption1"/>
        <w:rPr/>
      </w:pPr>
      <w:r>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564" w:name="__Fieldmark__12147_249888731"/>
      <w:r>
        <w:rPr/>
        <w:br/>
      </w:r>
      <w:bookmarkStart w:id="3565" w:name="__Fieldmark__12198_208418766"/>
      <w:r>
        <w:rPr/>
        <w:t>B</w:t>
      </w:r>
      <w:bookmarkStart w:id="3566" w:name="__Fieldmark__11197_2403155824"/>
      <w:r>
        <w:rPr/>
        <w:t>e</w:t>
      </w:r>
      <w:bookmarkStart w:id="3567" w:name="__Fieldmark__10807_545160095"/>
      <w:r>
        <w:rPr/>
        <w:t>l</w:t>
      </w:r>
      <w:bookmarkStart w:id="3568" w:name="__Fieldmark__10486_1417665735"/>
      <w:r>
        <w:rPr/>
        <w:t>l</w:t>
      </w:r>
      <w:bookmarkStart w:id="3569" w:name="__Fieldmark__10374_3310317172"/>
      <w:r>
        <w:rPr/>
        <w:t>,</w:t>
      </w:r>
      <w:bookmarkStart w:id="3570" w:name="__Fieldmark__11381_2505137388"/>
      <w:r>
        <w:rPr/>
        <w:t xml:space="preserve"> </w:t>
      </w:r>
      <w:bookmarkStart w:id="3571" w:name="__Fieldmark__8463_1561598236"/>
      <w:r>
        <w:rPr/>
        <w:t>D</w:t>
      </w:r>
      <w:bookmarkStart w:id="3572" w:name="__Fieldmark__8095_2280461051"/>
      <w:r>
        <w:rPr/>
        <w:t>.</w:t>
      </w:r>
      <w:bookmarkStart w:id="3573" w:name="__Fieldmark__7675_908293503"/>
      <w:r>
        <w:rPr/>
        <w:t xml:space="preserve"> </w:t>
      </w:r>
      <w:bookmarkStart w:id="3574" w:name="__Fieldmark__13981_1777031281"/>
      <w:r>
        <w:rPr/>
        <w:t>R</w:t>
      </w:r>
      <w:bookmarkStart w:id="3575" w:name="__Fieldmark__6501_2048093008"/>
      <w:r>
        <w:rPr/>
        <w:t>.</w:t>
      </w:r>
      <w:bookmarkStart w:id="3576" w:name="__Fieldmark__6106_527255555"/>
      <w:r>
        <w:rPr/>
        <w:t>,</w:t>
      </w:r>
      <w:bookmarkStart w:id="3577" w:name="__Fieldmark__5950_3642959469"/>
      <w:r>
        <w:rPr/>
        <w:t xml:space="preserve"> </w:t>
      </w:r>
      <w:bookmarkStart w:id="3578" w:name="__Fieldmark__5610_2362112943"/>
      <w:r>
        <w:rPr/>
        <w:t>a</w:t>
      </w:r>
      <w:bookmarkStart w:id="3579" w:name="__Fieldmark__5418_2049629825"/>
      <w:r>
        <w:rPr/>
        <w:t>n</w:t>
      </w:r>
      <w:bookmarkStart w:id="3580" w:name="__Fieldmark__5380_687217606"/>
      <w:r>
        <w:rPr/>
        <w:t>d</w:t>
      </w:r>
      <w:bookmarkStart w:id="3581" w:name="__Fieldmark__5188_2209115713"/>
      <w:r>
        <w:rPr/>
        <w:t xml:space="preserve"> </w:t>
      </w:r>
      <w:bookmarkStart w:id="3582" w:name="__Fieldmark__4857_1105856583"/>
      <w:r>
        <w:rPr/>
        <w:t>G</w:t>
      </w:r>
      <w:bookmarkStart w:id="3583" w:name="__Fieldmark__4720_1929513578"/>
      <w:r>
        <w:rPr/>
        <w:t>.</w:t>
      </w:r>
      <w:bookmarkStart w:id="3584" w:name="__Fieldmark__4541_739104655"/>
      <w:r>
        <w:rPr/>
        <w:t xml:space="preserve"> </w:t>
      </w:r>
      <w:bookmarkStart w:id="3585" w:name="__Fieldmark__4371_462321902"/>
      <w:r>
        <w:rPr/>
        <w:t>R</w:t>
      </w:r>
      <w:bookmarkStart w:id="3586" w:name="__Fieldmark__4232_948816634"/>
      <w:r>
        <w:rPr/>
        <w:t>.</w:t>
      </w:r>
      <w:bookmarkStart w:id="3587" w:name="__Fieldmark__4082_2312622389"/>
      <w:r>
        <w:rPr/>
        <w:t xml:space="preserve"> </w:t>
      </w:r>
      <w:bookmarkStart w:id="3588" w:name="__Fieldmark__3941_2161409428"/>
      <w:r>
        <w:rPr/>
        <w:t>R</w:t>
      </w:r>
      <w:bookmarkStart w:id="3589" w:name="__Fieldmark__3762_188299688"/>
      <w:r>
        <w:rPr/>
        <w:t>o</w:t>
      </w:r>
      <w:bookmarkStart w:id="3590" w:name="__Fieldmark__3640_1216455718"/>
      <w:r>
        <w:rPr/>
        <w:t>s</w:t>
      </w:r>
      <w:bookmarkStart w:id="3591" w:name="__Fieldmark__3448_649753871"/>
      <w:r>
        <w:rPr/>
        <w:t>s</w:t>
      </w:r>
      <w:bookmarkStart w:id="3592" w:name="__Fieldmark__3322_2534479100"/>
      <w:r>
        <w:rPr/>
        <w:t>m</w:t>
      </w:r>
      <w:bookmarkStart w:id="3593" w:name="__Fieldmark__3115_1692434574"/>
      <w:r>
        <w:rPr/>
        <w:t>a</w:t>
      </w:r>
      <w:bookmarkStart w:id="3594" w:name="__Fieldmark__2968_148202576"/>
      <w:r>
        <w:rPr/>
        <w:t>n</w:t>
      </w:r>
      <w:bookmarkStart w:id="3595" w:name="__Fieldmark__4374_2994147849"/>
      <w:r>
        <w:rPr/>
        <w:br/>
      </w:r>
      <w:bookmarkStart w:id="3596" w:name="__Fieldmark__2733_3231691474"/>
      <w:r>
        <w:rPr/>
        <w:t xml:space="preserve"> </w:t>
      </w:r>
      <w:bookmarkStart w:id="3597" w:name="__Fieldmark__2438_3149341642"/>
      <w:r>
        <w:rPr/>
        <w:t>1</w:t>
      </w:r>
      <w:bookmarkStart w:id="3598" w:name="__Fieldmark__2268_4213078475"/>
      <w:r>
        <w:rPr/>
        <w:t>9</w:t>
      </w:r>
      <w:bookmarkStart w:id="3599" w:name="__Fieldmark__2109_4019975519"/>
      <w:r>
        <w:rPr/>
        <w:t>9</w:t>
      </w:r>
      <w:bookmarkStart w:id="3600" w:name="__Fieldmark__1963_3852820974"/>
      <w:r>
        <w:rPr/>
        <w:t>2</w:t>
      </w:r>
      <w:bookmarkStart w:id="3601" w:name="__Fieldmark__1818_3917936936"/>
      <w:r>
        <w:rPr/>
        <w:tab/>
      </w:r>
      <w:bookmarkStart w:id="3602" w:name="__Fieldmark__1736_3265051427"/>
      <w:r>
        <w:rPr/>
        <w:t>W</w:t>
      </w:r>
      <w:bookmarkStart w:id="3603" w:name="__Fieldmark__1778_837005789"/>
      <w:r>
        <w:rPr/>
        <w:t>a</w:t>
      </w:r>
      <w:bookmarkStart w:id="3604" w:name="__Fieldmark__1621_3470823330"/>
      <w:r>
        <w:rPr/>
        <w:t>t</w:t>
      </w:r>
      <w:bookmarkStart w:id="3605" w:name="__Fieldmark__1604_2630548144"/>
      <w:r>
        <w:rPr/>
        <w:t>e</w:t>
      </w:r>
      <w:bookmarkStart w:id="3606" w:name="__Fieldmark__3634_2304565098"/>
      <w:r>
        <w:rPr/>
        <w:t>r</w:t>
      </w:r>
      <w:bookmarkStart w:id="3607" w:name="__Fieldmark__1912_2304565098"/>
      <w:r>
        <w:rPr/>
        <w:t xml:space="preserve"> in Earth’s Mantle: The Role of Nominally Anhydrous Minerals. Science 255(5050). WOS:A1992HH74400043: 1391–1397.</w:t>
      </w:r>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ins w:id="2" w:author="Elizabeth F" w:date="2017-11-29T13:51:19Z">
        <w:r>
          <w:rPr/>
        </w:r>
      </w:ins>
    </w:p>
    <w:p>
      <w:pPr>
        <w:pStyle w:val="Bibliography"/>
        <w:rPr/>
      </w:pPr>
      <w:ins w:id="3" w:author="Elizabeth F" w:date="2017-11-29T13:51:19Z">
        <w:r>
          <w:rPr/>
          <w:t>Bostrum, D. Am Min 72 (1987) 965-972 (olivine crystal structure, CIF data)</w:t>
        </w:r>
      </w:ins>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Normal"/>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Normal"/>
        <w:rPr/>
      </w:pPr>
      <w:r>
        <w:rPr/>
      </w:r>
    </w:p>
    <w:p>
      <w:pPr>
        <w:pStyle w:val="Normal"/>
        <w:rPr/>
      </w:pPr>
      <w:r>
        <w:rPr/>
        <w:t xml:space="preserve">K. Momma and F. Izumi, "VESTA 3 for three-dimensional visualization of crystal, volumetric and morphology data," </w:t>
      </w:r>
      <w:r>
        <w:rPr>
          <w:i/>
        </w:rPr>
        <w:t>J. Appl. Crystallogr.</w:t>
      </w:r>
      <w:r>
        <w:rPr/>
        <w:t xml:space="preserve">, </w:t>
      </w:r>
      <w:r>
        <w:rPr>
          <w:rStyle w:val="StrongEmphasis"/>
        </w:rPr>
        <w:t>44</w:t>
      </w:r>
      <w:r>
        <w:rPr/>
        <w:t xml:space="preserve">, 1272-1276 (2011). </w:t>
      </w:r>
    </w:p>
    <w:p>
      <w:pPr>
        <w:pStyle w:val="Normal"/>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Liberation Mono">
    <w:altName w:val="Courier New"/>
    <w:charset w:val="00"/>
    <w:family w:val="modern"/>
    <w:pitch w:val="fixed"/>
  </w:font>
  <w:font w:name="Symbol">
    <w:charset w:val="00"/>
    <w:family w:val="roman"/>
    <w:pitch w:val="variable"/>
  </w:font>
</w:fonts>
</file>

<file path=word/settings.xml><?xml version="1.0" encoding="utf-8"?>
<w:settings xmlns:w="http://schemas.openxmlformats.org/wordprocessingml/2006/main">
  <w:zoom w:percent="62"/>
  <w:trackRevisions/>
  <w:defaultTabStop w:val="114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8DD1-93F0-3B47-81F7-8023B29D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Application>LibreOffice/5.4.2.2$Windows_X86_64 LibreOffice_project/22b09f6418e8c2d508a9eaf86b2399209b0990f4</Application>
  <Pages>31</Pages>
  <Words>13031</Words>
  <Characters>66094</Characters>
  <CharactersWithSpaces>78361</CharactersWithSpaces>
  <Paragraphs>335</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2017-10-24T17:41:00Z</dcterms:created>
  <dc:creator>Elizabeth</dc:creator>
  <dc:description/>
  <dc:language>en-US</dc:language>
  <cp:lastModifiedBy>Elizabeth F</cp:lastModifiedBy>
  <dcterms:modified xsi:type="dcterms:W3CDTF">2017-11-29T13:51:59Z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