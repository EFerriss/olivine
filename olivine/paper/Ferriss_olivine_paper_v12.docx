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Elizabeth Ferriss, Terry Plank, Megan Newcombe, Dave Walker</w:t>
      </w:r>
    </w:p>
    <w:p>
      <w:pPr>
        <w:pStyle w:val="Normal"/>
        <w:rPr/>
      </w:pPr>
      <w:r>
        <w:rPr/>
        <w:t>Lamont-Doherty Earth Observatory of Columbia University</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For the first time, we have carried out sequential dehydration experiments on single crystals of natural, Fe-bearing olivine polished and oriented along three crystallographic orientations.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dehydration, producing over 50 sets of 3 apparent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thus H</w:t>
      </w:r>
      <w:ins w:id="0" w:author="Elizabeth F" w:date="2017-12-15T12:59:10Z">
        <w:r>
          <w:rPr>
            <w:vertAlign w:val="superscript"/>
          </w:rPr>
          <w:t>+</w:t>
        </w:r>
      </w:ins>
      <w:r>
        <w:rPr/>
        <w:t xml:space="preserve"> does not diffuse at inherently site-specific rates. Th</w:t>
      </w:r>
      <w:ins w:id="1" w:author="Elizabeth F" w:date="2017-12-15T12:59:38Z">
        <w:r>
          <w:rPr/>
          <w:t>ese</w:t>
        </w:r>
      </w:ins>
      <w:del w:id="2" w:author="Elizabeth F" w:date="2017-12-15T12:59:37Z">
        <w:r>
          <w:rPr/>
          <w:delText>is</w:delText>
        </w:r>
      </w:del>
      <w:r>
        <w:rPr/>
        <w:t xml:space="preserve"> </w:t>
      </w:r>
      <w:ins w:id="3" w:author="Elizabeth F" w:date="2017-12-15T12:59:19Z">
        <w:r>
          <w:rPr/>
          <w:t>variations are</w:t>
        </w:r>
      </w:ins>
      <w:del w:id="4" w:author="Elizabeth F" w:date="2017-12-15T12:59:34Z">
        <w:r>
          <w:rPr/>
          <w:delText>is</w:delText>
        </w:r>
      </w:del>
      <w:r>
        <w:rPr/>
        <w:t xml:space="preserve"> due to rapid reactions that may occur between sites as a function of changing defect concentration</w:t>
      </w:r>
      <w:ins w:id="5" w:author="Elizabeth F" w:date="2017-12-15T12:59:28Z">
        <w:r>
          <w:rPr/>
          <w:t>s</w:t>
        </w:r>
      </w:ins>
      <w:r>
        <w:rPr/>
        <w:t>. In support of this view, our experiments reveal three new phenomena: (1) H</w:t>
      </w:r>
      <w:r>
        <w:rPr>
          <w:vertAlign w:val="superscript"/>
        </w:rPr>
        <w:t>+</w:t>
      </w:r>
      <w:r>
        <w:rPr/>
        <w:t xml:space="preserve"> that is associated with an octahedral Ti defect, </w:t>
      </w:r>
      <w:del w:id="6" w:author="Elizabeth F" w:date="2017-12-15T15:25:44Z">
        <w:r>
          <w:rPr/>
          <w:delText>[Ti]</w:delText>
        </w:r>
      </w:del>
      <w:ins w:id="7" w:author="Elizabeth F" w:date="2017-12-15T15:25:44Z">
        <w:r>
          <w:rPr>
            <w:rFonts w:eastAsia="Calibri"/>
            <w:color w:val="00000A"/>
            <w:sz w:val="22"/>
          </w:rPr>
          <w:t>[Ti-2H]</w:t>
        </w:r>
      </w:ins>
      <w:r>
        <w:rPr/>
        <w:t>, can enter and exit olivine extremely rapidly, at a rate previously ascribed to proton-polaron diffusion. (2) The rate of H</w:t>
      </w:r>
      <w:r>
        <w:rPr>
          <w:vertAlign w:val="superscript"/>
          <w:rPrChange w:id="0" w:author="Elizabeth F" w:date="2017-12-15T13:00:08Z"/>
        </w:rPr>
        <w:t>+</w:t>
      </w:r>
      <w:r>
        <w:rPr/>
        <w:t xml:space="preserve"> loss from specific </w:t>
      </w:r>
      <w:ins w:id="9" w:author="Elizabeth F" w:date="2017-12-15T13:00:28Z">
        <w:r>
          <w:rPr/>
          <w:t>infrared absorption</w:t>
        </w:r>
      </w:ins>
      <w:del w:id="10" w:author="Elizabeth F" w:date="2017-12-15T13:00:27Z">
        <w:r>
          <w:rPr/>
          <w:delText>IR</w:delText>
        </w:r>
      </w:del>
      <w:r>
        <w:rPr/>
        <w:t>-</w:t>
      </w:r>
      <w:ins w:id="11" w:author="Elizabeth F" w:date="2017-12-15T13:00:35Z">
        <w:r>
          <w:rPr/>
          <w:t xml:space="preserve"> </w:t>
        </w:r>
      </w:ins>
      <w:r>
        <w:rPr/>
        <w:t>peaks, and in bulk, may change with progressive dehydration due to the buildup of Fe</w:t>
      </w:r>
      <w:r>
        <w:rPr>
          <w:vertAlign w:val="superscript"/>
        </w:rPr>
        <w:t>3+</w:t>
      </w:r>
      <w:r>
        <w:rPr/>
        <w:t xml:space="preserve"> and redistribution of the defects, particularly the rehydration of </w:t>
      </w:r>
      <w:del w:id="12" w:author="Elizabeth F" w:date="2017-12-15T15:25:44Z">
        <w:r>
          <w:rPr/>
          <w:delText>[Ti]</w:delText>
        </w:r>
      </w:del>
      <w:ins w:id="13" w:author="Elizabeth F" w:date="2017-12-15T15:25:44Z">
        <w:r>
          <w:rPr>
            <w:rFonts w:eastAsia="Calibri"/>
            <w:color w:val="00000A"/>
            <w:sz w:val="22"/>
          </w:rPr>
          <w:t>[Ti-2H]</w:t>
        </w:r>
      </w:ins>
      <w:r>
        <w:rPr/>
        <w:t>. (3) The following Arrhenius laws appear to apply to bulk H</w:t>
      </w:r>
      <w:r>
        <w:rPr>
          <w:vertAlign w:val="superscript"/>
        </w:rPr>
        <w:t>+</w:t>
      </w:r>
      <w:r>
        <w:rPr/>
        <w:t xml:space="preserve"> diffusion out of most natural olivines that have been studied experimentally and naturally decompression (including the natural Kilauea Iki crystal measured here):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This rate is slower than proton-polaron but faster than proton-metal vacancy diffusion. However, the results also show that diffusivities may change over ti</w:t>
      </w:r>
      <w:bookmarkStart w:id="0" w:name="__DdeLink__8196_908293503111111111111111"/>
      <w:bookmarkEnd w:id="0"/>
      <w:r>
        <w:rPr/>
        <w:t>me, and the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rock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82_1108267904"/>
      <w:r>
        <w:rPr/>
        <w:t>(</w:t>
      </w:r>
      <w:bookmarkStart w:id="2" w:name="__Fieldmark__156_1786183302"/>
      <w:r>
        <w:rPr/>
        <w:t>K</w:t>
      </w:r>
      <w:bookmarkStart w:id="3" w:name="__Fieldmark__64_208418766"/>
      <w:r>
        <w:rPr/>
        <w:t>e</w:t>
      </w:r>
      <w:bookmarkStart w:id="4" w:name="__Fieldmark__64_2403155824"/>
      <w:r>
        <w:rPr/>
        <w:t>p</w:t>
      </w:r>
      <w:bookmarkStart w:id="5" w:name="__Fieldmark__64_545160095"/>
      <w:r>
        <w:rPr/>
        <w:t>p</w:t>
      </w:r>
      <w:bookmarkStart w:id="6" w:name="__Fieldmark__66_1417665735"/>
      <w:r>
        <w:rPr/>
        <w:t>l</w:t>
      </w:r>
      <w:bookmarkStart w:id="7" w:name="__Fieldmark__79_3310317172"/>
      <w:r>
        <w:rPr/>
        <w:t>e</w:t>
      </w:r>
      <w:bookmarkStart w:id="8" w:name="__Fieldmark__147_2505137388"/>
      <w:r>
        <w:rPr/>
        <w:t>r</w:t>
      </w:r>
      <w:bookmarkStart w:id="9" w:name="__Fieldmark__102_1561598236"/>
      <w:r>
        <w:rPr/>
        <w:t xml:space="preserve"> </w:t>
      </w:r>
      <w:bookmarkStart w:id="10" w:name="__Fieldmark__97_2280461051"/>
      <w:r>
        <w:rPr/>
        <w:t>a</w:t>
      </w:r>
      <w:bookmarkStart w:id="11" w:name="__Fieldmark__46_908293503"/>
      <w:r>
        <w:rPr/>
        <w:t>n</w:t>
      </w:r>
      <w:bookmarkStart w:id="12" w:name="__Fieldmark__7095_1777031281"/>
      <w:r>
        <w:rPr/>
        <w:t>d</w:t>
      </w:r>
      <w:bookmarkStart w:id="13" w:name="__Fieldmark__91_2048093008"/>
      <w:r>
        <w:rPr/>
        <w:t xml:space="preserve"> </w:t>
      </w:r>
      <w:bookmarkStart w:id="14" w:name="__Fieldmark__59_527255555"/>
      <w:r>
        <w:rPr/>
        <w:t>S</w:t>
      </w:r>
      <w:bookmarkStart w:id="15" w:name="__Fieldmark__5_3642959469"/>
      <w:r>
        <w:rPr/>
        <w:t>m</w:t>
      </w:r>
      <w:bookmarkStart w:id="16" w:name="__Fieldmark__5_2362112943"/>
      <w:r>
        <w:rPr/>
        <w:t>y</w:t>
      </w:r>
      <w:bookmarkStart w:id="17" w:name="__Fieldmark__5_2049629825"/>
      <w:r>
        <w:rPr/>
        <w:t>t</w:t>
      </w:r>
      <w:bookmarkStart w:id="18" w:name="__Fieldmark__5_687217606"/>
      <w:r>
        <w:rPr/>
        <w:t>h</w:t>
      </w:r>
      <w:bookmarkStart w:id="19" w:name="__Fieldmark__5_2209115713"/>
      <w:r>
        <w:rPr/>
        <w:t xml:space="preserve"> </w:t>
      </w:r>
      <w:bookmarkStart w:id="20" w:name="__Fieldmark__7_1105856583"/>
      <w:r>
        <w:rPr/>
        <w:t>2</w:t>
      </w:r>
      <w:bookmarkStart w:id="21" w:name="__Fieldmark__5_1929513578"/>
      <w:r>
        <w:rPr/>
        <w:t>0</w:t>
      </w:r>
      <w:bookmarkStart w:id="22" w:name="__Fieldmark__5_739104655"/>
      <w:r>
        <w:rPr/>
        <w:t>0</w:t>
      </w:r>
      <w:bookmarkStart w:id="23" w:name="__Fieldmark__5_462321902"/>
      <w:r>
        <w:rPr/>
        <w:t>6</w:t>
      </w:r>
      <w:bookmarkStart w:id="24" w:name="__Fieldmark__5_948816634"/>
      <w:r>
        <w:rPr/>
        <w:t>;</w:t>
      </w:r>
      <w:bookmarkStart w:id="25" w:name="__Fieldmark__5_2312622389"/>
      <w:r>
        <w:rPr/>
        <w:t xml:space="preserve"> </w:t>
      </w:r>
      <w:bookmarkStart w:id="26" w:name="__Fieldmark__5_2161409428"/>
      <w:r>
        <w:rPr/>
        <w:t>B</w:t>
      </w:r>
      <w:bookmarkStart w:id="27" w:name="__Fieldmark__5_188299688"/>
      <w:r>
        <w:rPr/>
        <w:t>e</w:t>
      </w:r>
      <w:bookmarkStart w:id="28" w:name="__Fieldmark__5_1216455718"/>
      <w:r>
        <w:rPr/>
        <w:t>l</w:t>
      </w:r>
      <w:bookmarkStart w:id="29" w:name="__Fieldmark__5_649753871"/>
      <w:r>
        <w:rPr/>
        <w:t>l</w:t>
      </w:r>
      <w:bookmarkStart w:id="30" w:name="__Fieldmark__5_2534479100"/>
      <w:r>
        <w:rPr/>
        <w:t xml:space="preserve"> </w:t>
      </w:r>
      <w:bookmarkStart w:id="31" w:name="__Fieldmark__5_1692434574"/>
      <w:r>
        <w:rPr/>
        <w:t>a</w:t>
      </w:r>
      <w:bookmarkStart w:id="32" w:name="__Fieldmark__5_148202576"/>
      <w:r>
        <w:rPr/>
        <w:t>n</w:t>
      </w:r>
      <w:bookmarkStart w:id="33" w:name="__Fieldmark__1577_2994147849"/>
      <w:r>
        <w:rPr/>
        <w:t>d</w:t>
      </w:r>
      <w:bookmarkStart w:id="34" w:name="__Fieldmark__5_3231691474"/>
      <w:r>
        <w:rPr/>
        <w:t xml:space="preserve"> </w:t>
      </w:r>
      <w:bookmarkStart w:id="35" w:name="__Fieldmark__5_3149341642"/>
      <w:r>
        <w:rPr/>
        <w:t>R</w:t>
      </w:r>
      <w:bookmarkStart w:id="36" w:name="__Fieldmark__5_4213078475"/>
      <w:r>
        <w:rPr/>
        <w:t>o</w:t>
      </w:r>
      <w:bookmarkStart w:id="37" w:name="__Fieldmark__5_4019975519"/>
      <w:r>
        <w:rPr/>
        <w:t>s</w:t>
      </w:r>
      <w:bookmarkStart w:id="38" w:name="__Fieldmark__5_3852820974"/>
      <w:r>
        <w:rPr/>
        <w:t>s</w:t>
      </w:r>
      <w:bookmarkStart w:id="39" w:name="__Fieldmark__5_3917936936"/>
      <w:r>
        <w:rPr/>
        <w:t>m</w:t>
      </w:r>
      <w:bookmarkStart w:id="40" w:name="__Fieldmark__5_3265051427"/>
      <w:r>
        <w:rPr/>
        <w:t>a</w:t>
      </w:r>
      <w:bookmarkStart w:id="41" w:name="__Fieldmark__5_837005789"/>
      <w:r>
        <w:rPr/>
        <w:t>n</w:t>
      </w:r>
      <w:bookmarkStart w:id="42" w:name="__Fieldmark__5_3470823330"/>
      <w:r>
        <w:rPr/>
        <w:t xml:space="preserve"> </w:t>
      </w:r>
      <w:bookmarkStart w:id="43" w:name="__Fieldmark__5_2630548144"/>
      <w:r>
        <w:rPr/>
        <w:t>1</w:t>
      </w:r>
      <w:bookmarkStart w:id="44" w:name="__Fieldmark__2397_2304565098"/>
      <w:r>
        <w:rPr/>
        <w:t>9</w:t>
      </w:r>
      <w:bookmarkStart w:id="45" w:name="__Fieldmark__11_2304565098"/>
      <w:r>
        <w:rPr/>
        <w:t>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6" w:name="__Fieldmark__261_1108267904"/>
      <w:r>
        <w:rPr/>
        <w:t>(</w:t>
      </w:r>
      <w:bookmarkStart w:id="47" w:name="__Fieldmark__331_1786183302"/>
      <w:r>
        <w:rPr/>
        <w:t>D</w:t>
      </w:r>
      <w:bookmarkStart w:id="48" w:name="__Fieldmark__249_1561598236"/>
      <w:bookmarkStart w:id="49" w:name="__Fieldmark__301_2505137388"/>
      <w:bookmarkStart w:id="50" w:name="__Fieldmark__234_3310317172"/>
      <w:bookmarkStart w:id="51" w:name="__Fieldmark__225_1417665735"/>
      <w:bookmarkStart w:id="52" w:name="__Fieldmark__227_545160095"/>
      <w:bookmarkStart w:id="53" w:name="__Fieldmark__231_2403155824"/>
      <w:bookmarkStart w:id="54" w:name="__Fieldmark__235_208418766"/>
      <w:r>
        <w:rPr/>
        <w:t>e</w:t>
      </w:r>
      <w:bookmarkStart w:id="55" w:name="__Fieldmark__240_2280461051"/>
      <w:r>
        <w:rPr/>
        <w:t>mouchy, et al., 2006)</w:t>
      </w:r>
      <w:bookmarkStart w:id="56" w:name="__Fieldmark__222_2048093008"/>
      <w:bookmarkStart w:id="57" w:name="__Fieldmark__7230_1777031281"/>
      <w:bookmarkStart w:id="58" w:name="__Fieldmark__185_908293503"/>
      <w:r>
        <w:rPr/>
      </w:r>
      <w:r>
        <w:fldChar w:fldCharType="end"/>
      </w:r>
      <w:bookmarkStart w:id="59" w:name="__Fieldmark__128_3642959469"/>
      <w:bookmarkStart w:id="60" w:name="__Fieldmark__120_2049629825"/>
      <w:bookmarkStart w:id="61" w:name="__Fieldmark__112_2209115713"/>
      <w:bookmarkStart w:id="62" w:name="__Fieldmark__104_1929513578"/>
      <w:bookmarkStart w:id="63" w:name="__Fieldmark__96_462321902"/>
      <w:bookmarkStart w:id="64" w:name="__Fieldmark__88_2312622389"/>
      <w:bookmarkStart w:id="65" w:name="__Fieldmark__80_188299688"/>
      <w:bookmarkStart w:id="66" w:name="__Fieldmark__72_649753871"/>
      <w:bookmarkStart w:id="67" w:name="__Fieldmark__64_1692434574"/>
      <w:bookmarkStart w:id="68" w:name="__Fieldmark__1628_2994147849"/>
      <w:bookmarkStart w:id="69" w:name="__Fieldmark__48_3149341642"/>
      <w:bookmarkStart w:id="70" w:name="__Fieldmark__40_4019975519"/>
      <w:bookmarkStart w:id="71" w:name="__Fieldmark__32_3917936936"/>
      <w:bookmarkStart w:id="72" w:name="__Fieldmark__24_837005789"/>
      <w:bookmarkStart w:id="73" w:name="__Fieldmark__16_2630548144"/>
      <w:bookmarkStart w:id="74" w:name="__Fieldmark__22_2304565098"/>
      <w:bookmarkStart w:id="75" w:name="__Fieldmark__2404_2304565098"/>
      <w:bookmarkStart w:id="76" w:name="__Fieldmark__20_3470823330"/>
      <w:bookmarkStart w:id="77" w:name="__Fieldmark__28_3265051427"/>
      <w:bookmarkStart w:id="78" w:name="__Fieldmark__36_3852820974"/>
      <w:bookmarkStart w:id="79" w:name="__Fieldmark__44_4213078475"/>
      <w:bookmarkStart w:id="80" w:name="__Fieldmark__52_3231691474"/>
      <w:bookmarkStart w:id="81" w:name="__Fieldmark__60_148202576"/>
      <w:bookmarkStart w:id="82" w:name="__Fieldmark__68_2534479100"/>
      <w:bookmarkStart w:id="83" w:name="__Fieldmark__76_1216455718"/>
      <w:bookmarkStart w:id="84" w:name="__Fieldmark__84_2161409428"/>
      <w:bookmarkStart w:id="85" w:name="__Fieldmark__92_948816634"/>
      <w:bookmarkStart w:id="86" w:name="__Fieldmark__100_739104655"/>
      <w:bookmarkStart w:id="87" w:name="__Fieldmark__110_1105856583"/>
      <w:bookmarkStart w:id="88" w:name="__Fieldmark__116_687217606"/>
      <w:bookmarkStart w:id="89" w:name="__Fieldmark__124_2362112943"/>
      <w:bookmarkStart w:id="90" w:name="__Fieldmark__186_5272555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91" w:name="__Fieldmark__400_1108267904"/>
      <w:r>
        <w:rPr/>
        <w:t>(</w:t>
      </w:r>
      <w:bookmarkStart w:id="92" w:name="__Fieldmark__485_1786183302"/>
      <w:r>
        <w:rPr/>
        <w:t>B</w:t>
      </w:r>
      <w:bookmarkStart w:id="93" w:name="__Fieldmark__384_208418766"/>
      <w:r>
        <w:rPr/>
        <w:t>e</w:t>
      </w:r>
      <w:bookmarkStart w:id="94" w:name="__Fieldmark__377_2403155824"/>
      <w:r>
        <w:rPr/>
        <w:t>r</w:t>
      </w:r>
      <w:bookmarkStart w:id="95" w:name="__Fieldmark__370_545160095"/>
      <w:r>
        <w:rPr/>
        <w:t>r</w:t>
      </w:r>
      <w:bookmarkStart w:id="96" w:name="__Fieldmark__365_1417665735"/>
      <w:r>
        <w:rPr/>
        <w:t>y</w:t>
      </w:r>
      <w:bookmarkStart w:id="97" w:name="__Fieldmark__371_3310317172"/>
      <w:r>
        <w:rPr/>
        <w:t xml:space="preserve"> </w:t>
      </w:r>
      <w:bookmarkStart w:id="98" w:name="__Fieldmark__445_2505137388"/>
      <w:r>
        <w:rPr/>
        <w:t>e</w:t>
      </w:r>
      <w:bookmarkStart w:id="99" w:name="__Fieldmark__386_1561598236"/>
      <w:r>
        <w:rPr/>
        <w:t>t</w:t>
      </w:r>
      <w:bookmarkStart w:id="100" w:name="__Fieldmark__394_2280461051"/>
      <w:r>
        <w:rPr/>
        <w:t xml:space="preserve"> </w:t>
      </w:r>
      <w:bookmarkStart w:id="101" w:name="__Fieldmark__306_908293503"/>
      <w:r>
        <w:rPr/>
        <w:t>a</w:t>
      </w:r>
      <w:bookmarkStart w:id="102" w:name="__Fieldmark__7348_1777031281"/>
      <w:r>
        <w:rPr/>
        <w:t>l</w:t>
      </w:r>
      <w:bookmarkStart w:id="103" w:name="__Fieldmark__337_2048093008"/>
      <w:r>
        <w:rPr/>
        <w:t>.</w:t>
      </w:r>
      <w:bookmarkStart w:id="104" w:name="__Fieldmark__298_527255555"/>
      <w:r>
        <w:rPr/>
        <w:t xml:space="preserve"> </w:t>
      </w:r>
      <w:bookmarkStart w:id="105" w:name="__Fieldmark__237_3642959469"/>
      <w:r>
        <w:rPr/>
        <w:t>2</w:t>
      </w:r>
      <w:bookmarkStart w:id="106" w:name="__Fieldmark__230_2362112943"/>
      <w:r>
        <w:rPr/>
        <w:t>0</w:t>
      </w:r>
      <w:bookmarkStart w:id="107" w:name="__Fieldmark__223_2049629825"/>
      <w:r>
        <w:rPr/>
        <w:t>0</w:t>
      </w:r>
      <w:bookmarkStart w:id="108" w:name="__Fieldmark__216_687217606"/>
      <w:r>
        <w:rPr/>
        <w:t>5</w:t>
      </w:r>
      <w:bookmarkStart w:id="109" w:name="__Fieldmark__209_2209115713"/>
      <w:r>
        <w:rPr/>
        <w:t>;</w:t>
      </w:r>
      <w:bookmarkStart w:id="110" w:name="__Fieldmark__204_1105856583"/>
      <w:r>
        <w:rPr/>
        <w:t xml:space="preserve"> </w:t>
      </w:r>
      <w:bookmarkStart w:id="111" w:name="__Fieldmark__195_1929513578"/>
      <w:r>
        <w:rPr/>
        <w:t>I</w:t>
      </w:r>
      <w:bookmarkStart w:id="112" w:name="__Fieldmark__188_739104655"/>
      <w:r>
        <w:rPr/>
        <w:t>n</w:t>
      </w:r>
      <w:bookmarkStart w:id="113" w:name="__Fieldmark__181_462321902"/>
      <w:r>
        <w:rPr/>
        <w:t>g</w:t>
      </w:r>
      <w:bookmarkStart w:id="114" w:name="__Fieldmark__174_948816634"/>
      <w:r>
        <w:rPr/>
        <w:t>r</w:t>
      </w:r>
      <w:bookmarkStart w:id="115" w:name="__Fieldmark__167_2312622389"/>
      <w:r>
        <w:rPr/>
        <w:t>i</w:t>
      </w:r>
      <w:bookmarkStart w:id="116" w:name="__Fieldmark__160_2161409428"/>
      <w:r>
        <w:rPr/>
        <w:t>n</w:t>
      </w:r>
      <w:bookmarkStart w:id="117" w:name="__Fieldmark__153_188299688"/>
      <w:r>
        <w:rPr/>
        <w:t xml:space="preserve"> </w:t>
      </w:r>
      <w:bookmarkStart w:id="118" w:name="__Fieldmark__146_1216455718"/>
      <w:r>
        <w:rPr/>
        <w:t>e</w:t>
      </w:r>
      <w:bookmarkStart w:id="119" w:name="__Fieldmark__139_649753871"/>
      <w:r>
        <w:rPr/>
        <w:t>t</w:t>
      </w:r>
      <w:bookmarkStart w:id="120" w:name="__Fieldmark__132_2534479100"/>
      <w:r>
        <w:rPr/>
        <w:t xml:space="preserve"> </w:t>
      </w:r>
      <w:bookmarkStart w:id="121" w:name="__Fieldmark__125_1692434574"/>
      <w:r>
        <w:rPr/>
        <w:t>a</w:t>
      </w:r>
      <w:bookmarkStart w:id="122" w:name="__Fieldmark__118_148202576"/>
      <w:r>
        <w:rPr/>
        <w:t>l</w:t>
      </w:r>
      <w:bookmarkStart w:id="123" w:name="__Fieldmark__1683_2994147849"/>
      <w:r>
        <w:rPr/>
        <w:t>.</w:t>
      </w:r>
      <w:bookmarkStart w:id="124" w:name="__Fieldmark__103_3231691474"/>
      <w:r>
        <w:rPr/>
        <w:t xml:space="preserve"> </w:t>
      </w:r>
      <w:bookmarkStart w:id="125" w:name="__Fieldmark__95_3149341642"/>
      <w:r>
        <w:rPr/>
        <w:t>2</w:t>
      </w:r>
      <w:bookmarkStart w:id="126" w:name="__Fieldmark__87_4213078475"/>
      <w:r>
        <w:rPr/>
        <w:t>0</w:t>
      </w:r>
      <w:bookmarkStart w:id="127" w:name="__Fieldmark__79_4019975519"/>
      <w:r>
        <w:rPr/>
        <w:t>1</w:t>
      </w:r>
      <w:bookmarkStart w:id="128" w:name="__Fieldmark__71_3852820974"/>
      <w:r>
        <w:rPr/>
        <w:t>3</w:t>
      </w:r>
      <w:bookmarkStart w:id="129" w:name="__Fieldmark__63_3917936936"/>
      <w:r>
        <w:rPr/>
        <w:t>)</w:t>
      </w:r>
      <w:bookmarkStart w:id="130" w:name="__Fieldmark__55_3265051427"/>
      <w:r>
        <w:rPr/>
      </w:r>
      <w:r>
        <w:fldChar w:fldCharType="end"/>
      </w:r>
      <w:bookmarkStart w:id="131" w:name="__Fieldmark__39_3470823330"/>
      <w:bookmarkStart w:id="132" w:name="__Fieldmark__2415_2304565098"/>
      <w:bookmarkStart w:id="133" w:name="__Fieldmark__34_2304565098"/>
      <w:bookmarkStart w:id="134" w:name="__Fieldmark__31_2630548144"/>
      <w:bookmarkStart w:id="135" w:name="__Fieldmark__47_83700578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w:t>
      </w:r>
      <w:del w:id="14" w:author="Elizabeth F" w:date="2017-12-15T16:04:34Z">
        <w:r>
          <w:rPr/>
          <w:delText xml:space="preserve">and </w:delText>
        </w:r>
      </w:del>
      <w:ins w:id="15" w:author="Elizabeth F" w:date="2017-12-15T16:03:37Z">
        <w:r>
          <w:rPr/>
          <w:t>Si</w:t>
        </w:r>
      </w:ins>
      <w:del w:id="16" w:author="Elizabeth F" w:date="2017-12-15T16:03:36Z">
        <w:r>
          <w:rPr/>
          <w:delText>T</w:delText>
        </w:r>
      </w:del>
      <w:r>
        <w:rPr/>
        <w:t xml:space="preserve"> for tetrahedral</w:t>
      </w:r>
      <w:ins w:id="17" w:author="Elizabeth F" w:date="2017-12-15T16:03:42Z">
        <w:r>
          <w:rPr/>
          <w:t xml:space="preserve"> sites ordinarily occupied by </w:t>
        </w:r>
      </w:ins>
      <w:ins w:id="18" w:author="Elizabeth F" w:date="2017-12-15T16:05:04Z">
        <w:r>
          <w:rPr/>
          <w:t>silicon</w:t>
        </w:r>
      </w:ins>
      <w:ins w:id="19" w:author="Elizabeth F" w:date="2017-12-15T16:04:37Z">
        <w:r>
          <w:rPr/>
          <w:t>, and O for a site normally occupied by oxygen</w:t>
        </w:r>
      </w:ins>
      <w:r>
        <w:rPr/>
        <w:t>. Atoms that are not involved in any reactions are typically ignored. F</w:t>
      </w:r>
      <w:del w:id="20" w:author="Elizabeth F" w:date="2017-12-15T16:05:24Z">
        <w:r>
          <w:rPr/>
          <w:delText>or simplicity, all equations describing H</w:delText>
        </w:r>
      </w:del>
      <w:del w:id="21" w:author="Elizabeth F" w:date="2017-12-15T16:05:24Z">
        <w:r>
          <w:rPr>
            <w:vertAlign w:val="superscript"/>
          </w:rPr>
          <w:delText>+</w:delText>
        </w:r>
      </w:del>
      <w:del w:id="22" w:author="Elizabeth F" w:date="2017-12-15T16:05:24Z">
        <w:r>
          <w:rPr/>
          <w:delText xml:space="preserve"> incorporation here will assume H</w:delText>
        </w:r>
      </w:del>
      <w:del w:id="23" w:author="Elizabeth F" w:date="2017-12-15T16:05:24Z">
        <w:r>
          <w:rPr>
            <w:vertAlign w:val="superscript"/>
          </w:rPr>
          <w:delText>+</w:delText>
        </w:r>
      </w:del>
      <w:del w:id="24" w:author="Elizabeth F" w:date="2017-12-15T16:05:24Z">
        <w:r>
          <w:rPr/>
          <w:delText xml:space="preserve"> is occupying a related vacancy rather than an interstitial site. </w:delText>
        </w:r>
      </w:del>
      <w:r>
        <w:rPr/>
        <w:t>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6" w:name="__Fieldmark__605_1108267904"/>
      <w:r>
        <w:rPr/>
      </w:r>
      <w:r>
        <w:rPr/>
      </w:r>
      <w:r>
        <w:fldChar w:fldCharType="end"/>
      </w:r>
      <w:r>
        <w:fldChar w:fldCharType="begin"/>
      </w:r>
      <w:r/>
      <w:r>
        <w:fldChar w:fldCharType="separate"/>
      </w:r>
      <w:bookmarkStart w:id="137" w:name="__Fieldmark__677_1786183302"/>
      <w:bookmarkStart w:id="138" w:name="__Fieldmark__572_208418766"/>
      <w:bookmarkStart w:id="139" w:name="__Fieldmark__609_1108267904"/>
      <w:bookmarkEnd w:id="136"/>
      <w:r>
        <w:rPr/>
      </w:r>
      <w:r>
        <w:rPr/>
      </w:r>
      <w:r>
        <w:fldChar w:fldCharType="end"/>
      </w:r>
      <w:del w:id="25" w:author="Elizabeth F" w:date="2017-12-15T16:04:00Z">
        <w:r>
          <w:rPr/>
          <w:delText>.</w:delText>
        </w:r>
      </w:del>
      <w:del w:id="26" w:author="Elizabeth F" w:date="2017-12-15T16:03:59Z">
        <w:r>
          <w:rPr/>
          <w:delText xml:space="preserve"> </w:delText>
        </w:r>
      </w:del>
      <w:bookmarkEnd w:id="137"/>
      <w:bookmarkEnd w:id="138"/>
      <w:bookmarkEnd w:id="139"/>
      <w:r>
        <w:rPr/>
        <w:t xml:space="preserve">This mechanism, labeled </w:t>
      </w:r>
      <w:del w:id="27" w:author="Elizabeth F" w:date="2017-12-15T15:25:44Z">
        <w:r>
          <w:rPr/>
          <w:delText>[Ti]</w:delText>
        </w:r>
      </w:del>
      <w:ins w:id="28" w:author="Elizabeth F" w:date="2017-12-15T15:26:44Z">
        <w:r>
          <w:rPr/>
          <w:t xml:space="preserve">here </w:t>
        </w:r>
      </w:ins>
      <w:ins w:id="29" w:author="Elizabeth F" w:date="2017-12-15T15:25:44Z">
        <w:r>
          <w:rPr>
            <w:rFonts w:eastAsia="Calibri"/>
            <w:color w:val="00000A"/>
            <w:sz w:val="22"/>
          </w:rPr>
          <w:t>[Ti-2H]</w:t>
        </w:r>
      </w:ins>
      <w:r>
        <w:rP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0" w:name="__Fieldmark__626_1108267904"/>
      <w:r>
        <w:rPr/>
        <w:t>(</w:t>
      </w:r>
      <w:bookmarkStart w:id="141" w:name="__Fieldmark__819_1786183302"/>
      <w:r>
        <w:rPr/>
        <w:t>F</w:t>
      </w:r>
      <w:bookmarkStart w:id="142" w:name="__Fieldmark__711_208418766"/>
      <w:r>
        <w:rPr/>
        <w:t>a</w:t>
      </w:r>
      <w:bookmarkStart w:id="143" w:name="__Fieldmark__711_2403155824"/>
      <w:r>
        <w:rPr/>
        <w:t>u</w:t>
      </w:r>
      <w:bookmarkStart w:id="144" w:name="__Fieldmark__695_545160095"/>
      <w:r>
        <w:rPr/>
        <w:t>l</w:t>
      </w:r>
      <w:bookmarkStart w:id="145" w:name="__Fieldmark__713_1417665735"/>
      <w:r>
        <w:rPr/>
        <w:t xml:space="preserve"> et al. 2016) and manifests as a doublet of peaks at 3525 and 3573 cm</w:t>
      </w:r>
      <w:r>
        <w:rPr>
          <w:vertAlign w:val="superscript"/>
        </w:rPr>
        <w:t xml:space="preserve">-1 </w:t>
      </w:r>
      <w:r>
        <w:rPr/>
      </w:r>
      <w:r>
        <w:fldChar w:fldCharType="end"/>
      </w:r>
      <w:bookmarkStart w:id="146" w:name="__Fieldmark__674_3310317172"/>
      <w:bookmarkStart w:id="147" w:name="__Fieldmark__756_2505137388"/>
      <w:bookmarkStart w:id="148" w:name="__Fieldmark__680_1561598236"/>
      <w:bookmarkStart w:id="149" w:name="__Fieldmark__681_2280461051"/>
      <w:bookmarkStart w:id="150" w:name="__Fieldmark__579_908293503"/>
      <w:bookmarkStart w:id="151" w:name="__Fieldmark__7615_1777031281"/>
      <w:bookmarkStart w:id="152" w:name="__Fieldmark__600_2048093008"/>
      <w:bookmarkStart w:id="153" w:name="__Fieldmark__550_527255555"/>
      <w:bookmarkStart w:id="154" w:name="__Fieldmark__482_3642959469"/>
      <w:bookmarkStart w:id="155" w:name="__Fieldmark__468_2362112943"/>
      <w:bookmarkStart w:id="156" w:name="__Fieldmark__454_2049629825"/>
      <w:bookmarkStart w:id="157" w:name="__Fieldmark__440_687217606"/>
      <w:bookmarkStart w:id="158" w:name="__Fieldmark__426_2209115713"/>
      <w:bookmarkStart w:id="159" w:name="__Fieldmark__414_1105856583"/>
      <w:bookmarkStart w:id="160" w:name="__Fieldmark__398_1929513578"/>
      <w:bookmarkStart w:id="161" w:name="__Fieldmark__384_739104655"/>
      <w:bookmarkStart w:id="162" w:name="__Fieldmark__370_462321902"/>
      <w:bookmarkStart w:id="163" w:name="__Fieldmark__356_948816634"/>
      <w:bookmarkStart w:id="164" w:name="__Fieldmark__342_2312622389"/>
      <w:bookmarkStart w:id="165" w:name="__Fieldmark__328_2161409428"/>
      <w:bookmarkStart w:id="166" w:name="__Fieldmark__313_188299688"/>
      <w:bookmarkStart w:id="167" w:name="__Fieldmark__283_649753871"/>
      <w:bookmarkStart w:id="168" w:name="__Fieldmark__253_1692434574"/>
      <w:bookmarkStart w:id="169" w:name="__Fieldmark__1795_2994147849"/>
      <w:bookmarkStart w:id="170" w:name="__Fieldmark__191_3149341642"/>
      <w:bookmarkStart w:id="171" w:name="__Fieldmark__159_4019975519"/>
      <w:bookmarkStart w:id="172" w:name="__Fieldmark__127_3917936936"/>
      <w:bookmarkStart w:id="173" w:name="__Fieldmark__95_837005789"/>
      <w:bookmarkStart w:id="174" w:name="__Fieldmark__63_2630548144"/>
      <w:bookmarkStart w:id="175" w:name="__Fieldmark__59_2304565098"/>
      <w:bookmarkStart w:id="176" w:name="__Fieldmark__2439_2304565098"/>
      <w:bookmarkStart w:id="177" w:name="__Fieldmark__79_3470823330"/>
      <w:bookmarkStart w:id="178" w:name="__Fieldmark__111_3265051427"/>
      <w:bookmarkStart w:id="179" w:name="__Fieldmark__143_3852820974"/>
      <w:bookmarkStart w:id="180" w:name="__Fieldmark__175_4213078475"/>
      <w:bookmarkStart w:id="181" w:name="__Fieldmark__207_3231691474"/>
      <w:bookmarkStart w:id="182" w:name="__Fieldmark__238_148202576"/>
      <w:bookmarkStart w:id="183" w:name="__Fieldmark__268_2534479100"/>
      <w:bookmarkStart w:id="184" w:name="__Fieldmark__298_121645571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5" w:name="__Fieldmark__768_110826790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6" w:name="__Fieldmark__957_1786183302"/>
      <w:bookmarkStart w:id="187" w:name="__Fieldmark__771_1108267904"/>
      <w:bookmarkEnd w:id="18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8" w:name="__Fieldmark__960_1786183302"/>
      <w:bookmarkStart w:id="189" w:name="__Fieldmark__845_208418766"/>
      <w:bookmarkStart w:id="190" w:name="__Fieldmark__776_1108267904"/>
      <w:bookmarkEnd w:id="186"/>
      <w:bookmarkEnd w:id="187"/>
      <w:r>
        <w:rPr/>
        <w:t>(</w:t>
      </w:r>
      <w:bookmarkStart w:id="191" w:name="__Fieldmark__965_1786183302"/>
      <w:bookmarkStart w:id="192" w:name="__Fieldmark__848_208418766"/>
      <w:bookmarkStart w:id="193" w:name="__Fieldmark__843_2403155824"/>
      <w:r>
        <w:rPr/>
        <w:t>B</w:t>
      </w:r>
      <w:bookmarkStart w:id="194" w:name="__Fieldmark__846_2403155824"/>
      <w:bookmarkStart w:id="195" w:name="__Fieldmark__823_545160095"/>
      <w:bookmarkStart w:id="196" w:name="__Fieldmark__853_208418766"/>
      <w:r>
        <w:rPr/>
        <w:t>e</w:t>
      </w:r>
      <w:bookmarkStart w:id="197" w:name="__Fieldmark__851_2403155824"/>
      <w:bookmarkStart w:id="198" w:name="__Fieldmark__843_1417665735"/>
      <w:bookmarkStart w:id="199" w:name="__Fieldmark__826_545160095"/>
      <w:r>
        <w:rPr/>
        <w:t>r</w:t>
      </w:r>
      <w:bookmarkStart w:id="200" w:name="__Fieldmark__846_1417665735"/>
      <w:bookmarkStart w:id="201" w:name="__Fieldmark__830_545160095"/>
      <w:r>
        <w:rPr/>
        <w:t>r</w:t>
      </w:r>
      <w:bookmarkStart w:id="202" w:name="__Fieldmark__848_1417665735"/>
      <w:r>
        <w:rPr/>
        <w:t>y et al. 2007)</w:t>
      </w:r>
      <w:r>
        <w:rPr/>
      </w:r>
      <w:r>
        <w:fldChar w:fldCharType="end"/>
      </w:r>
      <w:bookmarkStart w:id="203" w:name="__Fieldmark__11031_3310317172"/>
      <w:bookmarkStart w:id="204" w:name="__Fieldmark__618_25051373881"/>
      <w:bookmarkStart w:id="205" w:name="__Fieldmark__550_15615982361"/>
      <w:bookmarkStart w:id="206" w:name="__Fieldmark__554_22804610511"/>
      <w:bookmarkStart w:id="207" w:name="__Fieldmark__455_9082935031"/>
      <w:bookmarkStart w:id="208" w:name="__Fieldmark__7493_17770312811"/>
      <w:bookmarkStart w:id="209" w:name="__Fieldmark__482_20480930081"/>
      <w:bookmarkStart w:id="210" w:name="__Fieldmark__435_5272555551"/>
      <w:bookmarkStart w:id="211" w:name="__Fieldmark__370_36429594691"/>
      <w:bookmarkStart w:id="212" w:name="__Fieldmark__359_23621129431"/>
      <w:bookmarkStart w:id="213" w:name="__Fieldmark__348_20496298251"/>
      <w:bookmarkStart w:id="214" w:name="__Fieldmark__337_6872176061"/>
      <w:bookmarkStart w:id="215" w:name="__Fieldmark__326_22091157131"/>
      <w:bookmarkStart w:id="216" w:name="__Fieldmark__317_11058565831"/>
      <w:bookmarkStart w:id="217" w:name="__Fieldmark__304_19295135781"/>
      <w:bookmarkStart w:id="218" w:name="__Fieldmark__293_7391046551"/>
      <w:bookmarkStart w:id="219" w:name="__Fieldmark__282_4623219021"/>
      <w:bookmarkStart w:id="220" w:name="__Fieldmark__271_9488166341"/>
      <w:bookmarkStart w:id="221" w:name="__Fieldmark__260_23126223891"/>
      <w:bookmarkStart w:id="222" w:name="__Fieldmark__249_21614094281"/>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t>, and are labeled</w:t>
      </w:r>
      <w:ins w:id="30" w:author="Elizabeth F" w:date="2017-12-15T15:30:09Z">
        <w:r>
          <w:rPr/>
          <w:t xml:space="preserve"> here</w:t>
        </w:r>
      </w:ins>
      <w:r>
        <w:rPr/>
        <w:t xml:space="preserve"> [Si</w:t>
      </w:r>
      <w:ins w:id="31" w:author="Elizabeth F" w:date="2017-12-15T15:26:58Z">
        <w:r>
          <w:rPr/>
          <w:t>-4H</w:t>
        </w:r>
      </w:ins>
      <w:r>
        <w:rPr/>
        <w:t>].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3" w:name="__Fieldmark__900_1108267904"/>
      <w:r>
        <w:rPr/>
        <w:t>(</w:t>
      </w:r>
      <w:bookmarkStart w:id="224" w:name="__Fieldmark__1075_1786183302"/>
      <w:r>
        <w:rPr/>
        <w:t>B</w:t>
      </w:r>
      <w:bookmarkStart w:id="225" w:name="__Fieldmark__956_208418766"/>
      <w:r>
        <w:rPr/>
        <w:t>l</w:t>
      </w:r>
      <w:bookmarkStart w:id="226" w:name="__Fieldmark__947_2403155824"/>
      <w:r>
        <w:rPr/>
        <w:t>a</w:t>
      </w:r>
      <w:bookmarkStart w:id="227" w:name="__Fieldmark__921_545160095"/>
      <w:r>
        <w:rPr/>
        <w:t>n</w:t>
      </w:r>
      <w:bookmarkStart w:id="228" w:name="__Fieldmark__970_1417665735"/>
      <w:r>
        <w:rPr/>
        <w:t>chard et al. 2017)</w:t>
      </w:r>
      <w:r>
        <w:rPr/>
      </w:r>
      <w:r>
        <w:fldChar w:fldCharType="end"/>
      </w:r>
      <w:bookmarkStart w:id="229" w:name="__Fieldmark__922_2505137388"/>
      <w:bookmarkStart w:id="230" w:name="__Fieldmark__823_1561598236"/>
      <w:bookmarkStart w:id="231" w:name="__Fieldmark__821_2280461051"/>
      <w:bookmarkStart w:id="232" w:name="__Fieldmark__716_908293503"/>
      <w:bookmarkStart w:id="233" w:name="__Fieldmark__7749_1777031281"/>
      <w:bookmarkStart w:id="234" w:name="__Fieldmark__731_2048093008"/>
      <w:bookmarkStart w:id="235" w:name="__Fieldmark__678_527255555"/>
      <w:bookmarkStart w:id="236" w:name="__Fieldmark__607_3642959469"/>
      <w:bookmarkStart w:id="237" w:name="__Fieldmark__590_2362112943"/>
      <w:bookmarkStart w:id="238" w:name="__Fieldmark__573_2049629825"/>
      <w:bookmarkStart w:id="239" w:name="__Fieldmark__556_687217606"/>
      <w:bookmarkStart w:id="240" w:name="__Fieldmark__539_2209115713"/>
      <w:bookmarkStart w:id="241" w:name="__Fieldmark__524_1105856583"/>
      <w:bookmarkStart w:id="242" w:name="__Fieldmark__505_1929513578"/>
      <w:bookmarkStart w:id="243" w:name="__Fieldmark__488_739104655"/>
      <w:bookmarkStart w:id="244" w:name="__Fieldmark__471_462321902"/>
      <w:bookmarkStart w:id="245" w:name="__Fieldmark__454_948816634"/>
      <w:bookmarkStart w:id="246" w:name="__Fieldmark__437_2312622389"/>
      <w:bookmarkStart w:id="247" w:name="__Fieldmark__420_2161409428"/>
      <w:bookmarkStart w:id="248" w:name="__Fieldmark__402_188299688"/>
      <w:bookmarkStart w:id="249" w:name="__Fieldmark__383_1216455718"/>
      <w:bookmarkStart w:id="250" w:name="__Fieldmark__364_649753871"/>
      <w:bookmarkStart w:id="251" w:name="__Fieldmark__345_2534479100"/>
      <w:bookmarkStart w:id="252" w:name="__Fieldmark__326_1692434574"/>
      <w:bookmarkStart w:id="253" w:name="__Fieldmark__307_148202576"/>
      <w:bookmarkStart w:id="254" w:name="__Fieldmark__268_3231691474"/>
      <w:bookmarkStart w:id="255" w:name="__Fieldmark__228_4213078475"/>
      <w:bookmarkStart w:id="256" w:name="__Fieldmark__188_3852820974"/>
      <w:bookmarkStart w:id="257" w:name="__Fieldmark__148_3265051427"/>
      <w:bookmarkStart w:id="258" w:name="__Fieldmark__108_3470823330"/>
      <w:bookmarkStart w:id="259" w:name="__Fieldmark__2460_2304565098"/>
      <w:bookmarkStart w:id="260" w:name="__Fieldmark__91_2304565098"/>
      <w:bookmarkStart w:id="261" w:name="__Fieldmark__88_2630548144"/>
      <w:bookmarkStart w:id="262" w:name="__Fieldmark__128_837005789"/>
      <w:bookmarkStart w:id="263" w:name="__Fieldmark__168_3917936936"/>
      <w:bookmarkStart w:id="264" w:name="__Fieldmark__208_4019975519"/>
      <w:bookmarkStart w:id="265" w:name="__Fieldmark__248_3149341642"/>
      <w:bookmarkStart w:id="266" w:name="__Fieldmark__1860_2994147849"/>
      <w:bookmarkStart w:id="267" w:name="__Fieldmark__807_331031717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Pr/>
        <w:t>, (</w:t>
      </w:r>
      <w:ins w:id="32" w:author="Elizabeth F" w:date="2017-12-15T22:18:36Z">
        <w:r>
          <w:rPr/>
          <w:t>M</w:t>
        </w:r>
      </w:ins>
      <w:del w:id="33" w:author="Elizabeth F" w:date="2017-12-15T22:18:36Z">
        <w:r>
          <w:rPr/>
          <w:delText>Fe</w:delText>
        </w:r>
      </w:del>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w:t>
      </w:r>
      <w:ins w:id="34" w:author="Elizabeth F" w:date="2017-12-15T15:30:11Z">
        <w:r>
          <w:rPr/>
          <w:t xml:space="preserve"> here</w:t>
        </w:r>
      </w:ins>
      <w:r>
        <w:rPr/>
        <w:t xml:space="preserve"> </w:t>
      </w:r>
      <w:del w:id="35" w:author="Elizabeth F" w:date="2017-12-15T15:27:51Z">
        <w:r>
          <w:rPr/>
          <w:delText>[tri]</w:delText>
        </w:r>
      </w:del>
      <w:ins w:id="36" w:author="Elizabeth F" w:date="2017-12-15T15:27:51Z">
        <w:r>
          <w:rPr>
            <w:rFonts w:eastAsia="Calibri"/>
            <w:color w:val="00000A"/>
            <w:sz w:val="22"/>
          </w:rPr>
          <w:t>[tri-H]</w:t>
        </w:r>
      </w:ins>
      <w:ins w:id="37" w:author="Elizabeth F" w:date="2017-12-15T22:18:41Z">
        <w:r>
          <w:rPr>
            <w:rFonts w:eastAsia="Calibri"/>
            <w:color w:val="00000A"/>
            <w:sz w:val="22"/>
          </w:rPr>
          <w:t xml:space="preserve">, </w:t>
        </w:r>
      </w:ins>
      <w:ins w:id="38" w:author="Elizabeth F" w:date="2017-12-15T22:18:41Z">
        <w:r>
          <w:rPr>
            <w:rFonts w:eastAsia="Calibri"/>
            <w:color w:val="00000A"/>
            <w:sz w:val="22"/>
          </w:rPr>
          <w:t>with [tri-H-Fe</w:t>
        </w:r>
      </w:ins>
      <w:ins w:id="39" w:author="Elizabeth F" w:date="2017-12-15T22:18:41Z">
        <w:r>
          <w:rPr>
            <w:rFonts w:eastAsia="Calibri"/>
            <w:color w:val="00000A"/>
            <w:sz w:val="22"/>
            <w:vertAlign w:val="superscript"/>
          </w:rPr>
          <w:t>3+</w:t>
        </w:r>
      </w:ins>
      <w:ins w:id="40" w:author="Elizabeth F" w:date="2017-12-15T22:18:41Z">
        <w:r>
          <w:rPr>
            <w:rFonts w:eastAsia="Calibri"/>
            <w:color w:val="00000A"/>
            <w:sz w:val="22"/>
          </w:rPr>
          <w:t>] indicating that Fe</w:t>
        </w:r>
      </w:ins>
      <w:ins w:id="41" w:author="Elizabeth F" w:date="2017-12-15T22:18:41Z">
        <w:r>
          <w:rPr>
            <w:rFonts w:eastAsia="Calibri"/>
            <w:color w:val="00000A"/>
            <w:sz w:val="22"/>
            <w:vertAlign w:val="superscript"/>
          </w:rPr>
          <w:t>3+</w:t>
        </w:r>
      </w:ins>
      <w:ins w:id="42" w:author="Elizabeth F" w:date="2017-12-15T22:18:41Z">
        <w:r>
          <w:rPr>
            <w:rFonts w:eastAsia="Calibri"/>
            <w:color w:val="00000A"/>
            <w:sz w:val="22"/>
          </w:rPr>
          <w:t xml:space="preserve"> is the tr</w:t>
        </w:r>
      </w:ins>
      <w:ins w:id="43" w:author="Elizabeth F" w:date="2017-12-15T22:19:01Z">
        <w:r>
          <w:rPr>
            <w:rFonts w:eastAsia="Calibri"/>
            <w:color w:val="00000A"/>
            <w:sz w:val="22"/>
          </w:rPr>
          <w:t>ivalent cation and [tri-H-Al</w:t>
        </w:r>
      </w:ins>
      <w:ins w:id="44" w:author="Elizabeth F" w:date="2017-12-15T22:19:01Z">
        <w:r>
          <w:rPr>
            <w:rFonts w:eastAsia="Calibri"/>
            <w:color w:val="00000A"/>
            <w:sz w:val="22"/>
            <w:vertAlign w:val="superscript"/>
          </w:rPr>
          <w:t>3+</w:t>
        </w:r>
      </w:ins>
      <w:ins w:id="45" w:author="Elizabeth F" w:date="2017-12-15T22:19:01Z">
        <w:r>
          <w:rPr>
            <w:rFonts w:eastAsia="Calibri"/>
            <w:color w:val="00000A"/>
            <w:sz w:val="22"/>
          </w:rPr>
          <w:t>] indicating Al</w:t>
        </w:r>
      </w:ins>
      <w:ins w:id="46" w:author="Elizabeth F" w:date="2017-12-15T22:19:01Z">
        <w:r>
          <w:rPr>
            <w:rFonts w:eastAsia="Calibri"/>
            <w:color w:val="00000A"/>
            <w:sz w:val="22"/>
            <w:vertAlign w:val="superscript"/>
          </w:rPr>
          <w:t>3+</w:t>
        </w:r>
      </w:ins>
      <w:r>
        <w:rPr/>
        <w:t>.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xml:space="preserve">, and these are labeled </w:t>
      </w:r>
      <w:ins w:id="47" w:author="Elizabeth F" w:date="2017-12-15T15:30:15Z">
        <w:r>
          <w:rPr/>
          <w:t xml:space="preserve">here </w:t>
        </w:r>
      </w:ins>
      <w:del w:id="48" w:author="Elizabeth F" w:date="2017-12-15T15:28:17Z">
        <w:r>
          <w:rPr/>
          <w:delText>[Mg]</w:delText>
        </w:r>
      </w:del>
      <w:ins w:id="49" w:author="Elizabeth F" w:date="2017-12-15T15:28:17Z">
        <w:r>
          <w:rPr>
            <w:rFonts w:eastAsia="Calibri"/>
            <w:color w:val="00000A"/>
            <w:sz w:val="22"/>
          </w:rPr>
          <w:t>[Mg-2H]</w:t>
        </w:r>
      </w:ins>
      <w:r>
        <w:rPr/>
        <w:t>.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8" w:name="__Fieldmark__1072_1108267904"/>
      <w:r>
        <w:rPr/>
      </w:r>
      <w:r>
        <w:rPr>
          <w:rFonts w:cs="Times New Roman"/>
          <w:szCs w:val="24"/>
        </w:rPr>
        <w:t>(</w:t>
      </w:r>
      <w:bookmarkStart w:id="269" w:name="__Fieldmark__1233_1786183302"/>
      <w:r>
        <w:rPr>
          <w:rFonts w:cs="Times New Roman"/>
          <w:szCs w:val="24"/>
        </w:rPr>
        <w:t>P</w:t>
      </w:r>
      <w:bookmarkStart w:id="270" w:name="__Fieldmark__1110_208418766"/>
      <w:r>
        <w:rPr>
          <w:rFonts w:cs="Times New Roman"/>
          <w:szCs w:val="24"/>
        </w:rPr>
        <w:t>a</w:t>
      </w:r>
      <w:bookmarkStart w:id="271" w:name="__Fieldmark__1102_2403155824"/>
      <w:r>
        <w:rPr>
          <w:rFonts w:cs="Times New Roman"/>
          <w:szCs w:val="24"/>
        </w:rPr>
        <w:t>d</w:t>
      </w:r>
      <w:bookmarkStart w:id="272" w:name="__Fieldmark__1072_545160095"/>
      <w:r>
        <w:rPr>
          <w:rFonts w:cs="Times New Roman"/>
          <w:szCs w:val="24"/>
        </w:rPr>
        <w:t>r</w:t>
      </w:r>
      <w:bookmarkStart w:id="273" w:name="__Fieldmark__1119_1417665735"/>
      <w:r>
        <w:rPr>
          <w:rFonts w:cs="Times New Roman"/>
          <w:szCs w:val="24"/>
        </w:rPr>
        <w:t>ón-Navarta, Hermann, and O’Neill 2014)</w:t>
      </w:r>
      <w:r>
        <w:rPr/>
      </w:r>
      <w:r>
        <w:fldChar w:fldCharType="end"/>
      </w:r>
      <w:bookmarkStart w:id="274" w:name="__Fieldmark__1096_2505137388"/>
      <w:bookmarkStart w:id="275" w:name="__Fieldmark__969_1561598236"/>
      <w:bookmarkStart w:id="276" w:name="__Fieldmark__964_2280461051"/>
      <w:bookmarkStart w:id="277" w:name="__Fieldmark__852_908293503"/>
      <w:bookmarkStart w:id="278" w:name="__Fieldmark__7882_1777031281"/>
      <w:bookmarkStart w:id="279" w:name="__Fieldmark__861_2048093008"/>
      <w:bookmarkStart w:id="280" w:name="__Fieldmark__805_527255555"/>
      <w:bookmarkStart w:id="281" w:name="__Fieldmark__731_3642959469"/>
      <w:bookmarkStart w:id="282" w:name="__Fieldmark__711_2362112943"/>
      <w:bookmarkStart w:id="283" w:name="__Fieldmark__691_2049629825"/>
      <w:bookmarkStart w:id="284" w:name="__Fieldmark__671_687217606"/>
      <w:bookmarkStart w:id="285" w:name="__Fieldmark__651_2209115713"/>
      <w:bookmarkStart w:id="286" w:name="__Fieldmark__633_1105856583"/>
      <w:bookmarkStart w:id="287" w:name="__Fieldmark__611_1929513578"/>
      <w:bookmarkStart w:id="288" w:name="__Fieldmark__591_739104655"/>
      <w:bookmarkStart w:id="289" w:name="__Fieldmark__570_462321902"/>
      <w:bookmarkStart w:id="290" w:name="__Fieldmark__549_948816634"/>
      <w:bookmarkStart w:id="291" w:name="__Fieldmark__528_2312622389"/>
      <w:bookmarkStart w:id="292" w:name="__Fieldmark__507_2161409428"/>
      <w:bookmarkStart w:id="293" w:name="__Fieldmark__485_188299688"/>
      <w:bookmarkStart w:id="294" w:name="__Fieldmark__462_1216455718"/>
      <w:bookmarkStart w:id="295" w:name="__Fieldmark__439_649753871"/>
      <w:bookmarkStart w:id="296" w:name="__Fieldmark__416_2534479100"/>
      <w:bookmarkStart w:id="297" w:name="__Fieldmark__393_1692434574"/>
      <w:bookmarkStart w:id="298" w:name="__Fieldmark__370_148202576"/>
      <w:bookmarkStart w:id="299" w:name="__Fieldmark__1919_2994147849"/>
      <w:bookmarkStart w:id="300" w:name="__Fieldmark__323_3231691474"/>
      <w:bookmarkStart w:id="301" w:name="__Fieldmark__299_3149341642"/>
      <w:bookmarkStart w:id="302" w:name="__Fieldmark__275_4213078475"/>
      <w:bookmarkStart w:id="303" w:name="__Fieldmark__251_4019975519"/>
      <w:bookmarkStart w:id="304" w:name="__Fieldmark__227_3852820974"/>
      <w:bookmarkStart w:id="305" w:name="__Fieldmark__203_3917936936"/>
      <w:bookmarkStart w:id="306" w:name="__Fieldmark__179_3265051427"/>
      <w:bookmarkStart w:id="307" w:name="__Fieldmark__155_837005789"/>
      <w:bookmarkStart w:id="308" w:name="__Fieldmark__131_3470823330"/>
      <w:bookmarkStart w:id="309" w:name="__Fieldmark__107_2630548144"/>
      <w:bookmarkStart w:id="310" w:name="__Fieldmark__2475_2304565098"/>
      <w:bookmarkStart w:id="311" w:name="__Fieldmark__117_2304565098"/>
      <w:bookmarkStart w:id="312" w:name="__Fieldmark__934_331031717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13" w:name="__Fieldmark__1220_1108267904"/>
      <w:r>
        <w:rPr/>
        <w:t>(</w:t>
      </w:r>
      <w:bookmarkStart w:id="314" w:name="__Fieldmark__1377_1786183302"/>
      <w:r>
        <w:rPr/>
        <w:t>M</w:t>
      </w:r>
      <w:bookmarkStart w:id="315" w:name="__Fieldmark__1250_208418766"/>
      <w:r>
        <w:rPr/>
        <w:t>a</w:t>
      </w:r>
      <w:bookmarkStart w:id="316" w:name="__Fieldmark__1238_2403155824"/>
      <w:r>
        <w:rPr/>
        <w:t>c</w:t>
      </w:r>
      <w:bookmarkStart w:id="317" w:name="__Fieldmark__1204_545160095"/>
      <w:r>
        <w:rPr/>
        <w:t>k</w:t>
      </w:r>
      <w:bookmarkStart w:id="318" w:name="__Fieldmark__1249_1417665735"/>
      <w:r>
        <w:rPr/>
        <w:t>w</w:t>
      </w:r>
      <w:bookmarkStart w:id="319" w:name="__Fieldmark__1061_3310317172"/>
      <w:r>
        <w:rPr/>
        <w:t>e</w:t>
      </w:r>
      <w:bookmarkStart w:id="320" w:name="__Fieldmark__1295_2505137388"/>
      <w:r>
        <w:rPr/>
        <w:t>l</w:t>
      </w:r>
      <w:bookmarkStart w:id="321" w:name="__Fieldmark__1127_1561598236"/>
      <w:r>
        <w:rPr/>
        <w:t>l</w:t>
      </w:r>
      <w:bookmarkStart w:id="322" w:name="__Fieldmark__1118_2280461051"/>
      <w:r>
        <w:rPr/>
        <w:t xml:space="preserve"> </w:t>
      </w:r>
      <w:bookmarkStart w:id="323" w:name="__Fieldmark__1001_908293503"/>
      <w:r>
        <w:rPr/>
        <w:t>a</w:t>
      </w:r>
      <w:bookmarkStart w:id="324" w:name="__Fieldmark__8027_1777031281"/>
      <w:r>
        <w:rPr/>
        <w:t>n</w:t>
      </w:r>
      <w:bookmarkStart w:id="325" w:name="__Fieldmark__1006_2048093008"/>
      <w:r>
        <w:rPr/>
        <w:t>d</w:t>
      </w:r>
      <w:bookmarkStart w:id="326" w:name="__Fieldmark__940_527255555"/>
      <w:r>
        <w:rPr/>
        <w:t xml:space="preserve"> </w:t>
      </w:r>
      <w:bookmarkStart w:id="327" w:name="__Fieldmark__862_3642959469"/>
      <w:r>
        <w:rPr/>
        <w:t>K</w:t>
      </w:r>
      <w:bookmarkStart w:id="328" w:name="__Fieldmark__838_2362112943"/>
      <w:r>
        <w:rPr/>
        <w:t>o</w:t>
      </w:r>
      <w:bookmarkStart w:id="329" w:name="__Fieldmark__814_2049629825"/>
      <w:r>
        <w:rPr/>
        <w:t>h</w:t>
      </w:r>
      <w:bookmarkStart w:id="330" w:name="__Fieldmark__790_687217606"/>
      <w:r>
        <w:rPr/>
        <w:t>l</w:t>
      </w:r>
      <w:bookmarkStart w:id="331" w:name="__Fieldmark__766_2209115713"/>
      <w:r>
        <w:rPr/>
        <w:t>s</w:t>
      </w:r>
      <w:bookmarkStart w:id="332" w:name="__Fieldmark__744_1105856583"/>
      <w:r>
        <w:rPr/>
        <w:t>t</w:t>
      </w:r>
      <w:bookmarkStart w:id="333" w:name="__Fieldmark__718_1929513578"/>
      <w:r>
        <w:rPr/>
        <w:t>e</w:t>
      </w:r>
      <w:bookmarkStart w:id="334" w:name="__Fieldmark__694_739104655"/>
      <w:r>
        <w:rPr/>
        <w:t>d</w:t>
      </w:r>
      <w:bookmarkStart w:id="335" w:name="__Fieldmark__669_462321902"/>
      <w:r>
        <w:rPr/>
        <w:t>t</w:t>
      </w:r>
      <w:bookmarkStart w:id="336" w:name="__Fieldmark__644_948816634"/>
      <w:r>
        <w:rPr/>
        <w:t xml:space="preserve"> </w:t>
      </w:r>
      <w:bookmarkStart w:id="337" w:name="__Fieldmark__619_2312622389"/>
      <w:r>
        <w:rPr/>
        <w:t>1</w:t>
      </w:r>
      <w:bookmarkStart w:id="338" w:name="__Fieldmark__594_2161409428"/>
      <w:r>
        <w:rPr/>
        <w:t>9</w:t>
      </w:r>
      <w:bookmarkStart w:id="339" w:name="__Fieldmark__568_188299688"/>
      <w:r>
        <w:rPr/>
        <w:t>9</w:t>
      </w:r>
      <w:bookmarkStart w:id="340" w:name="__Fieldmark__541_1216455718"/>
      <w:r>
        <w:rPr/>
        <w:t>0</w:t>
      </w:r>
      <w:bookmarkStart w:id="341" w:name="__Fieldmark__514_649753871"/>
      <w:r>
        <w:rPr/>
        <w:t>)</w:t>
      </w:r>
      <w:bookmarkStart w:id="342" w:name="__Fieldmark__487_2534479100"/>
      <w:r>
        <w:rPr/>
      </w:r>
      <w:r>
        <w:fldChar w:fldCharType="end"/>
      </w:r>
      <w:bookmarkStart w:id="343" w:name="__Fieldmark__433_148202576"/>
      <w:bookmarkStart w:id="344" w:name="__Fieldmark__378_3231691474"/>
      <w:bookmarkStart w:id="345" w:name="__Fieldmark__322_4213078475"/>
      <w:bookmarkStart w:id="346" w:name="__Fieldmark__266_3852820974"/>
      <w:bookmarkStart w:id="347" w:name="__Fieldmark__210_3265051427"/>
      <w:bookmarkStart w:id="348" w:name="__Fieldmark__154_3470823330"/>
      <w:bookmarkStart w:id="349" w:name="__Fieldmark__2490_2304565098"/>
      <w:bookmarkStart w:id="350" w:name="__Fieldmark__133_2304565098"/>
      <w:bookmarkStart w:id="351" w:name="__Fieldmark__126_2630548144"/>
      <w:bookmarkStart w:id="352" w:name="__Fieldmark__182_837005789"/>
      <w:bookmarkStart w:id="353" w:name="__Fieldmark__238_3917936936"/>
      <w:bookmarkStart w:id="354" w:name="__Fieldmark__294_4019975519"/>
      <w:bookmarkStart w:id="355" w:name="__Fieldmark__350_3149341642"/>
      <w:bookmarkStart w:id="356" w:name="__Fieldmark__1978_2994147849"/>
      <w:bookmarkStart w:id="357" w:name="__Fieldmark__460_1692434574"/>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t xml:space="preserve"> to 10</w:t>
      </w:r>
      <w:r>
        <w:rPr>
          <w:vertAlign w:val="superscript"/>
        </w:rPr>
        <w:t>-15.7</w:t>
      </w:r>
      <w:r>
        <w:rPr/>
        <w:t xml:space="preserve"> m</w:t>
      </w:r>
      <w:r>
        <w:rPr>
          <w:vertAlign w:val="superscript"/>
        </w:rPr>
        <w:t>2</w:t>
      </w:r>
      <w:r>
        <w:rPr/>
        <w:t xml:space="preserve">/s for the decrease in hydrated Si vacancies, </w:t>
      </w:r>
      <w:del w:id="50" w:author="Elizabeth F" w:date="2017-12-15T15:27:27Z">
        <w:r>
          <w:rPr/>
          <w:delText>[Si]</w:delText>
        </w:r>
      </w:del>
      <w:ins w:id="51" w:author="Elizabeth F" w:date="2017-12-15T15:27:27Z">
        <w:r>
          <w:rPr>
            <w:rFonts w:eastAsia="Calibri"/>
            <w:color w:val="00000A"/>
            <w:sz w:val="22"/>
          </w:rPr>
          <w:t>[Si-4H]</w:t>
        </w:r>
      </w:ins>
      <w:r>
        <w:rPr/>
        <w:t xml:space="preserve">,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58" w:name="__Fieldmark__1391_1108267904"/>
      <w:r>
        <w:rPr/>
      </w:r>
      <w:r>
        <w:rPr>
          <w:rFonts w:cs="Times New Roman"/>
          <w:szCs w:val="24"/>
        </w:rPr>
        <w:t>(</w:t>
      </w:r>
      <w:bookmarkStart w:id="359" w:name="__Fieldmark__1542_1786183302"/>
      <w:r>
        <w:rPr>
          <w:rFonts w:cs="Times New Roman"/>
          <w:szCs w:val="24"/>
        </w:rPr>
        <w:t>P</w:t>
      </w:r>
      <w:bookmarkStart w:id="360" w:name="__Fieldmark__1412_208418766"/>
      <w:r>
        <w:rPr>
          <w:rFonts w:cs="Times New Roman"/>
          <w:szCs w:val="24"/>
        </w:rPr>
        <w:t>a</w:t>
      </w:r>
      <w:bookmarkStart w:id="361" w:name="__Fieldmark__1407_2403155824"/>
      <w:r>
        <w:rPr>
          <w:rFonts w:cs="Times New Roman"/>
          <w:szCs w:val="24"/>
        </w:rPr>
        <w:t>d</w:t>
      </w:r>
      <w:bookmarkStart w:id="362" w:name="__Fieldmark__1370_545160095"/>
      <w:r>
        <w:rPr>
          <w:rFonts w:cs="Times New Roman"/>
          <w:szCs w:val="24"/>
        </w:rPr>
        <w:t>r</w:t>
      </w:r>
      <w:bookmarkStart w:id="363" w:name="__Fieldmark__1413_1417665735"/>
      <w:r>
        <w:rPr>
          <w:rFonts w:cs="Times New Roman"/>
          <w:szCs w:val="24"/>
        </w:rPr>
        <w:t>ó</w:t>
      </w:r>
      <w:bookmarkStart w:id="364" w:name="__Fieldmark__1214_3310317172"/>
      <w:r>
        <w:rPr>
          <w:rFonts w:cs="Times New Roman"/>
          <w:szCs w:val="24"/>
        </w:rPr>
        <w:t>n</w:t>
      </w:r>
      <w:bookmarkStart w:id="365" w:name="__Fieldmark__1447_2505137388"/>
      <w:r>
        <w:rPr>
          <w:rFonts w:cs="Times New Roman"/>
          <w:szCs w:val="24"/>
        </w:rPr>
        <w:t>-</w:t>
      </w:r>
      <w:bookmarkStart w:id="366" w:name="__Fieldmark__1271_1561598236"/>
      <w:r>
        <w:rPr>
          <w:rFonts w:cs="Times New Roman"/>
          <w:szCs w:val="24"/>
        </w:rPr>
        <w:t>N</w:t>
      </w:r>
      <w:bookmarkStart w:id="367" w:name="__Fieldmark__1259_2280461051"/>
      <w:r>
        <w:rPr>
          <w:rFonts w:cs="Times New Roman"/>
          <w:szCs w:val="24"/>
        </w:rPr>
        <w:t>a</w:t>
      </w:r>
      <w:bookmarkStart w:id="368" w:name="__Fieldmark__1139_908293503"/>
      <w:r>
        <w:rPr>
          <w:rFonts w:cs="Times New Roman"/>
          <w:szCs w:val="24"/>
        </w:rPr>
        <w:t>v</w:t>
      </w:r>
      <w:bookmarkStart w:id="369" w:name="__Fieldmark__8162_1777031281"/>
      <w:r>
        <w:rPr>
          <w:rFonts w:cs="Times New Roman"/>
          <w:szCs w:val="24"/>
        </w:rPr>
        <w:t>a</w:t>
      </w:r>
      <w:bookmarkStart w:id="370" w:name="__Fieldmark__1138_2048093008"/>
      <w:r>
        <w:rPr>
          <w:rFonts w:cs="Times New Roman"/>
          <w:szCs w:val="24"/>
        </w:rPr>
        <w:t>r</w:t>
      </w:r>
      <w:bookmarkStart w:id="371" w:name="__Fieldmark__1069_527255555"/>
      <w:r>
        <w:rPr>
          <w:rFonts w:cs="Times New Roman"/>
          <w:szCs w:val="24"/>
        </w:rPr>
        <w:t>t</w:t>
      </w:r>
      <w:bookmarkStart w:id="372" w:name="__Fieldmark__988_3642959469"/>
      <w:r>
        <w:rPr>
          <w:rFonts w:cs="Times New Roman"/>
          <w:szCs w:val="24"/>
        </w:rPr>
        <w:t>a</w:t>
      </w:r>
      <w:bookmarkStart w:id="373" w:name="__Fieldmark__961_2362112943"/>
      <w:r>
        <w:rPr>
          <w:rFonts w:cs="Times New Roman"/>
          <w:szCs w:val="24"/>
        </w:rPr>
        <w:t>,</w:t>
      </w:r>
      <w:bookmarkStart w:id="374" w:name="__Fieldmark__933_2049629825"/>
      <w:r>
        <w:rPr>
          <w:rFonts w:cs="Times New Roman"/>
          <w:szCs w:val="24"/>
        </w:rPr>
        <w:t xml:space="preserve"> </w:t>
      </w:r>
      <w:bookmarkStart w:id="375" w:name="__Fieldmark__905_687217606"/>
      <w:r>
        <w:rPr>
          <w:rFonts w:cs="Times New Roman"/>
          <w:szCs w:val="24"/>
        </w:rPr>
        <w:t>H</w:t>
      </w:r>
      <w:bookmarkStart w:id="376" w:name="__Fieldmark__877_2209115713"/>
      <w:r>
        <w:rPr>
          <w:rFonts w:cs="Times New Roman"/>
          <w:szCs w:val="24"/>
        </w:rPr>
        <w:t>e</w:t>
      </w:r>
      <w:bookmarkStart w:id="377" w:name="__Fieldmark__851_1105856583"/>
      <w:r>
        <w:rPr>
          <w:rFonts w:cs="Times New Roman"/>
          <w:szCs w:val="24"/>
        </w:rPr>
        <w:t>r</w:t>
      </w:r>
      <w:bookmarkStart w:id="378" w:name="__Fieldmark__821_1929513578"/>
      <w:r>
        <w:rPr>
          <w:rFonts w:cs="Times New Roman"/>
          <w:szCs w:val="24"/>
        </w:rPr>
        <w:t>m</w:t>
      </w:r>
      <w:bookmarkStart w:id="379" w:name="__Fieldmark__793_739104655"/>
      <w:r>
        <w:rPr>
          <w:rFonts w:cs="Times New Roman"/>
          <w:szCs w:val="24"/>
        </w:rPr>
        <w:t>a</w:t>
      </w:r>
      <w:bookmarkStart w:id="380" w:name="__Fieldmark__764_462321902"/>
      <w:r>
        <w:rPr>
          <w:rFonts w:cs="Times New Roman"/>
          <w:szCs w:val="24"/>
        </w:rPr>
        <w:t>n</w:t>
      </w:r>
      <w:bookmarkStart w:id="381" w:name="__Fieldmark__735_948816634"/>
      <w:r>
        <w:rPr>
          <w:rFonts w:cs="Times New Roman"/>
          <w:szCs w:val="24"/>
        </w:rPr>
        <w:t>n</w:t>
      </w:r>
      <w:bookmarkStart w:id="382" w:name="__Fieldmark__706_2312622389"/>
      <w:r>
        <w:rPr>
          <w:rFonts w:cs="Times New Roman"/>
          <w:szCs w:val="24"/>
        </w:rPr>
        <w:t>,</w:t>
      </w:r>
      <w:bookmarkStart w:id="383" w:name="__Fieldmark__677_2161409428"/>
      <w:r>
        <w:rPr>
          <w:rFonts w:cs="Times New Roman"/>
          <w:szCs w:val="24"/>
        </w:rPr>
        <w:t xml:space="preserve"> </w:t>
      </w:r>
      <w:bookmarkStart w:id="384" w:name="__Fieldmark__647_188299688"/>
      <w:r>
        <w:rPr>
          <w:rFonts w:cs="Times New Roman"/>
          <w:szCs w:val="24"/>
        </w:rPr>
        <w:t>a</w:t>
      </w:r>
      <w:bookmarkStart w:id="385" w:name="__Fieldmark__616_1216455718"/>
      <w:r>
        <w:rPr>
          <w:rFonts w:cs="Times New Roman"/>
          <w:szCs w:val="24"/>
        </w:rPr>
        <w:t>n</w:t>
      </w:r>
      <w:bookmarkStart w:id="386" w:name="__Fieldmark__585_649753871"/>
      <w:r>
        <w:rPr>
          <w:rFonts w:cs="Times New Roman"/>
          <w:szCs w:val="24"/>
        </w:rPr>
        <w:t>d</w:t>
      </w:r>
      <w:bookmarkStart w:id="387" w:name="__Fieldmark__554_2534479100"/>
      <w:r>
        <w:rPr>
          <w:rFonts w:cs="Times New Roman"/>
          <w:szCs w:val="24"/>
        </w:rPr>
        <w:t xml:space="preserve"> </w:t>
      </w:r>
      <w:bookmarkStart w:id="388" w:name="__Fieldmark__523_1692434574"/>
      <w:r>
        <w:rPr>
          <w:rFonts w:cs="Times New Roman"/>
          <w:szCs w:val="24"/>
        </w:rPr>
        <w:t>O</w:t>
      </w:r>
      <w:bookmarkStart w:id="389" w:name="__Fieldmark__492_148202576"/>
      <w:r>
        <w:rPr>
          <w:rFonts w:cs="Times New Roman"/>
          <w:szCs w:val="24"/>
        </w:rPr>
        <w:t>’</w:t>
      </w:r>
      <w:bookmarkStart w:id="390" w:name="__Fieldmark__2033_2994147849"/>
      <w:r>
        <w:rPr>
          <w:rFonts w:cs="Times New Roman"/>
          <w:szCs w:val="24"/>
        </w:rPr>
        <w:t>N</w:t>
      </w:r>
      <w:bookmarkStart w:id="391" w:name="__Fieldmark__429_3231691474"/>
      <w:r>
        <w:rPr>
          <w:rFonts w:cs="Times New Roman"/>
          <w:szCs w:val="24"/>
        </w:rPr>
        <w:t>e</w:t>
      </w:r>
      <w:bookmarkStart w:id="392" w:name="__Fieldmark__397_3149341642"/>
      <w:r>
        <w:rPr>
          <w:rFonts w:cs="Times New Roman"/>
          <w:szCs w:val="24"/>
        </w:rPr>
        <w:t>i</w:t>
      </w:r>
      <w:bookmarkStart w:id="393" w:name="__Fieldmark__365_4213078475"/>
      <w:r>
        <w:rPr>
          <w:rFonts w:cs="Times New Roman"/>
          <w:szCs w:val="24"/>
        </w:rPr>
        <w:t>l</w:t>
      </w:r>
      <w:bookmarkStart w:id="394" w:name="__Fieldmark__333_4019975519"/>
      <w:r>
        <w:rPr>
          <w:rFonts w:cs="Times New Roman"/>
          <w:szCs w:val="24"/>
        </w:rPr>
        <w:t>l</w:t>
      </w:r>
      <w:bookmarkStart w:id="395" w:name="__Fieldmark__301_3852820974"/>
      <w:r>
        <w:rPr>
          <w:rFonts w:cs="Times New Roman"/>
          <w:szCs w:val="24"/>
        </w:rPr>
        <w:t xml:space="preserve"> </w:t>
      </w:r>
      <w:bookmarkStart w:id="396" w:name="__Fieldmark__269_3917936936"/>
      <w:r>
        <w:rPr>
          <w:rFonts w:cs="Times New Roman"/>
          <w:szCs w:val="24"/>
        </w:rPr>
        <w:t>2</w:t>
      </w:r>
      <w:bookmarkStart w:id="397" w:name="__Fieldmark__237_3265051427"/>
      <w:r>
        <w:rPr>
          <w:rFonts w:cs="Times New Roman"/>
          <w:szCs w:val="24"/>
        </w:rPr>
        <w:t>0</w:t>
      </w:r>
      <w:bookmarkStart w:id="398" w:name="__Fieldmark__205_837005789"/>
      <w:r>
        <w:rPr>
          <w:rFonts w:cs="Times New Roman"/>
          <w:szCs w:val="24"/>
        </w:rPr>
        <w:t>1</w:t>
      </w:r>
      <w:bookmarkStart w:id="399" w:name="__Fieldmark__173_3470823330"/>
      <w:r>
        <w:rPr>
          <w:rFonts w:cs="Times New Roman"/>
          <w:szCs w:val="24"/>
        </w:rPr>
        <w:t>4</w:t>
      </w:r>
      <w:bookmarkStart w:id="400" w:name="__Fieldmark__141_2630548144"/>
      <w:r>
        <w:rPr>
          <w:rFonts w:cs="Times New Roman"/>
          <w:szCs w:val="24"/>
        </w:rPr>
        <w:t>)</w:t>
      </w:r>
      <w:bookmarkStart w:id="401" w:name="__Fieldmark__2501_2304565098"/>
      <w:r>
        <w:rPr/>
      </w:r>
      <w:r>
        <w:fldChar w:fldCharType="end"/>
      </w:r>
      <w:bookmarkStart w:id="402" w:name="__Fieldmark__142_230456509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03" w:name="__Fieldmark__1571_1108267904"/>
      <w:r>
        <w:rPr/>
        <w:t>(</w:t>
      </w:r>
      <w:bookmarkStart w:id="404" w:name="__Fieldmark__1719_1786183302"/>
      <w:r>
        <w:rPr/>
        <w:t>e</w:t>
      </w:r>
      <w:bookmarkStart w:id="405" w:name="__Fieldmark__1585_208418766"/>
      <w:r>
        <w:rPr/>
        <w:t>.</w:t>
      </w:r>
      <w:bookmarkStart w:id="406" w:name="__Fieldmark__1576_2403155824"/>
      <w:r>
        <w:rPr/>
        <w:t>g</w:t>
      </w:r>
      <w:bookmarkStart w:id="407" w:name="__Fieldmark__1535_545160095"/>
      <w:r>
        <w:rPr/>
        <w:t>.</w:t>
      </w:r>
      <w:bookmarkStart w:id="408" w:name="__Fieldmark__1574_1417665735"/>
      <w:r>
        <w:rPr/>
        <w:t>,</w:t>
      </w:r>
      <w:bookmarkStart w:id="409" w:name="__Fieldmark__1371_3310317172"/>
      <w:r>
        <w:rPr/>
        <w:t xml:space="preserve"> </w:t>
      </w:r>
      <w:bookmarkStart w:id="410" w:name="__Fieldmark__1600_2505137388"/>
      <w:r>
        <w:rPr/>
        <w:t>T</w:t>
      </w:r>
      <w:bookmarkStart w:id="411" w:name="__Fieldmark__1420_1561598236"/>
      <w:r>
        <w:rPr/>
        <w:t>o</w:t>
      </w:r>
      <w:bookmarkStart w:id="412" w:name="__Fieldmark__1404_2280461051"/>
      <w:r>
        <w:rPr/>
        <w:t>l</w:t>
      </w:r>
      <w:bookmarkStart w:id="413" w:name="__Fieldmark__1280_908293503"/>
      <w:r>
        <w:rPr/>
        <w:t>l</w:t>
      </w:r>
      <w:bookmarkStart w:id="414" w:name="__Fieldmark__8299_1777031281"/>
      <w:r>
        <w:rPr/>
        <w:t>a</w:t>
      </w:r>
      <w:bookmarkStart w:id="415" w:name="__Fieldmark__1273_2048093008"/>
      <w:r>
        <w:rPr/>
        <w:t>n</w:t>
      </w:r>
      <w:bookmarkStart w:id="416" w:name="__Fieldmark__1198_527255555"/>
      <w:r>
        <w:rPr/>
        <w:t xml:space="preserve"> et al.</w:t>
      </w:r>
      <w:bookmarkStart w:id="417" w:name="__Fieldmark__1113_3642959469"/>
      <w:r>
        <w:rPr/>
        <w:t xml:space="preserve"> </w:t>
      </w:r>
      <w:bookmarkStart w:id="418" w:name="__Fieldmark__1082_2362112943"/>
      <w:r>
        <w:rPr/>
        <w:t>2</w:t>
      </w:r>
      <w:bookmarkStart w:id="419" w:name="__Fieldmark__1050_2049629825"/>
      <w:r>
        <w:rPr/>
        <w:t>0</w:t>
      </w:r>
      <w:bookmarkStart w:id="420" w:name="__Fieldmark__1018_687217606"/>
      <w:r>
        <w:rPr/>
        <w:t>1</w:t>
      </w:r>
      <w:bookmarkStart w:id="421" w:name="__Fieldmark__986_2209115713"/>
      <w:r>
        <w:rPr/>
        <w:t>5</w:t>
      </w:r>
      <w:bookmarkStart w:id="422" w:name="__Fieldmark__956_1105856583"/>
      <w:r>
        <w:rPr/>
        <w:t>)</w:t>
      </w:r>
      <w:bookmarkStart w:id="423" w:name="__Fieldmark__922_1929513578"/>
      <w:r>
        <w:rPr/>
      </w:r>
      <w:r>
        <w:fldChar w:fldCharType="end"/>
      </w:r>
      <w:bookmarkStart w:id="424" w:name="__Fieldmark__857_462321902"/>
      <w:bookmarkStart w:id="425" w:name="__Fieldmark__791_2312622389"/>
      <w:bookmarkStart w:id="426" w:name="__Fieldmark__724_188299688"/>
      <w:bookmarkStart w:id="427" w:name="__Fieldmark__654_649753871"/>
      <w:bookmarkStart w:id="428" w:name="__Fieldmark__584_1692434574"/>
      <w:bookmarkStart w:id="429" w:name="__Fieldmark__2086_2994147849"/>
      <w:bookmarkStart w:id="430" w:name="__Fieldmark__442_3149341642"/>
      <w:bookmarkStart w:id="431" w:name="__Fieldmark__370_4019975519"/>
      <w:bookmarkStart w:id="432" w:name="__Fieldmark__298_3917936936"/>
      <w:bookmarkStart w:id="433" w:name="__Fieldmark__226_837005789"/>
      <w:bookmarkStart w:id="434" w:name="__Fieldmark__154_2630548144"/>
      <w:bookmarkStart w:id="435" w:name="__Fieldmark__155_2304565098"/>
      <w:bookmarkStart w:id="436" w:name="__Fieldmark__2510_2304565098"/>
      <w:bookmarkStart w:id="437" w:name="__Fieldmark__190_3470823330"/>
      <w:bookmarkStart w:id="438" w:name="__Fieldmark__262_3265051427"/>
      <w:bookmarkStart w:id="439" w:name="__Fieldmark__334_3852820974"/>
      <w:bookmarkStart w:id="440" w:name="__Fieldmark__406_4213078475"/>
      <w:bookmarkStart w:id="441" w:name="__Fieldmark__478_3231691474"/>
      <w:bookmarkStart w:id="442" w:name="__Fieldmark__549_148202576"/>
      <w:bookmarkStart w:id="443" w:name="__Fieldmark__619_2534479100"/>
      <w:bookmarkStart w:id="444" w:name="__Fieldmark__689_1216455718"/>
      <w:bookmarkStart w:id="445" w:name="__Fieldmark__758_2161409428"/>
      <w:bookmarkStart w:id="446" w:name="__Fieldmark__824_948816634"/>
      <w:bookmarkStart w:id="447" w:name="__Fieldmark__890_73910465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w:t>
      </w:r>
      <w:ins w:id="52" w:author="Elizabeth F" w:date="2017-12-15T13:04:33Z">
        <w:r>
          <w:rPr/>
          <w:t xml:space="preserve"> “redox”</w:t>
        </w:r>
      </w:ins>
      <w:r>
        <w:rPr/>
        <w:t xml:space="preserve"> rate </w:t>
      </w:r>
      <w:del w:id="53" w:author="Elizabeth F" w:date="2017-12-15T15:32:08Z">
        <w:r>
          <w:rPr/>
          <w:delText>was</w:delText>
        </w:r>
      </w:del>
      <w:ins w:id="54" w:author="Elizabeth F" w:date="2017-12-15T15:32:08Z">
        <w:r>
          <w:rPr/>
          <w:t xml:space="preserve">has </w:t>
        </w:r>
      </w:ins>
      <w:ins w:id="55" w:author="Elizabeth F" w:date="2017-12-15T13:05:46Z">
        <w:r>
          <w:rPr/>
          <w:t>also sometimes</w:t>
        </w:r>
      </w:ins>
      <w:ins w:id="56" w:author="Elizabeth F" w:date="2017-12-15T15:32:11Z">
        <w:r>
          <w:rPr/>
          <w:t xml:space="preserve"> been</w:t>
        </w:r>
      </w:ins>
      <w:r>
        <w:rPr/>
        <w:t xml:space="preserve"> labeled proton-polaron (PP). The slower rate was attributed to a migration of metal vacancies parallel to the H</w:t>
      </w:r>
      <w:r>
        <w:rPr>
          <w:vertAlign w:val="superscript"/>
        </w:rPr>
        <w:t>+</w:t>
      </w:r>
      <w:r>
        <w:rPr/>
        <w:t xml:space="preserve"> and so was refered to as the proton-vacancy (PV) rate</w:t>
      </w:r>
      <w:r>
        <w:fldChar w:fldCharType="begin"/>
      </w:r>
      <w:r/>
      <w:r>
        <w:fldChar w:fldCharType="separate"/>
      </w:r>
      <w:bookmarkStart w:id="448" w:name="__Fieldmark__1746_1108267904"/>
      <w:r>
        <w:rPr/>
      </w:r>
      <w:r>
        <w:rPr/>
      </w:r>
      <w:r>
        <w:fldChar w:fldCharType="end"/>
      </w:r>
      <w:r>
        <w:fldChar w:fldCharType="begin"/>
      </w:r>
      <w:r/>
      <w:r>
        <w:fldChar w:fldCharType="separate"/>
      </w:r>
      <w:bookmarkStart w:id="449" w:name="__Fieldmark__1893_1786183302"/>
      <w:bookmarkStart w:id="450" w:name="__Fieldmark__1752_1108267904"/>
      <w:bookmarkStart w:id="451" w:name="__Fieldmark__1747_208418766"/>
      <w:bookmarkEnd w:id="448"/>
      <w:bookmarkEnd w:id="451"/>
      <w:r>
        <w:rPr/>
      </w:r>
      <w:r>
        <w:rPr/>
      </w:r>
      <w:r>
        <w:fldChar w:fldCharType="end"/>
      </w:r>
      <w:bookmarkStart w:id="452" w:name="__Fieldmark__1899_1786183302"/>
      <w:bookmarkStart w:id="453" w:name="__Fieldmark__1751_2403155824"/>
      <w:bookmarkStart w:id="454" w:name="__Fieldmark__1750_208418766"/>
      <w:bookmarkStart w:id="455" w:name="__Fieldmark__1542_3310317172"/>
      <w:bookmarkStart w:id="456" w:name="__Fieldmark__1555_1561598236111111111111"/>
      <w:bookmarkStart w:id="457" w:name="__Fieldmark__1536_2280461051111111111111"/>
      <w:bookmarkStart w:id="458" w:name="__Fieldmark__1409_9082935031111111111111"/>
      <w:bookmarkStart w:id="459" w:name="__Fieldmark__8425_1777031281111111111111"/>
      <w:bookmarkStart w:id="460" w:name="__Fieldmark__1404_2048093008111111111111"/>
      <w:bookmarkStart w:id="461" w:name="__Fieldmark__1318_5272555551111111111111"/>
      <w:bookmarkStart w:id="462" w:name="__Fieldmark__1230_3642959469111111111111"/>
      <w:bookmarkStart w:id="463" w:name="__Fieldmark__1196_2362112943111111111111"/>
      <w:bookmarkStart w:id="464" w:name="__Fieldmark__1161_2049629825111111111111"/>
      <w:bookmarkStart w:id="465" w:name="__Fieldmark__1126_6872176061111111111111"/>
      <w:bookmarkStart w:id="466" w:name="__Fieldmark__1091_2209115713111111111111"/>
      <w:bookmarkStart w:id="467" w:name="__Fieldmark__1058_1105856583111111111111"/>
      <w:bookmarkStart w:id="468" w:name="__Fieldmark__1021_1929513578111111111111"/>
      <w:bookmarkStart w:id="469" w:name="__Fieldmark__986_73910465511111111111111"/>
      <w:bookmarkStart w:id="470" w:name="__Fieldmark__950_46232190211111111111111"/>
      <w:bookmarkStart w:id="471" w:name="__Fieldmark__914_94881663411111111111111"/>
      <w:bookmarkStart w:id="472" w:name="__Fieldmark__878_23126223891111111111111"/>
      <w:bookmarkStart w:id="473" w:name="__Fieldmark__841_21614094281111111111111"/>
      <w:bookmarkStart w:id="474" w:name="__Fieldmark__803_18829968811111111111111"/>
      <w:bookmarkStart w:id="475" w:name="__Fieldmark__764_12164557181111111111111"/>
      <w:bookmarkStart w:id="476" w:name="__Fieldmark__725_64975387111111111111111"/>
      <w:bookmarkStart w:id="477" w:name="__Fieldmark__686_25344791001111111111111"/>
      <w:bookmarkStart w:id="478" w:name="__Fieldmark__647_16924345741111111111111"/>
      <w:bookmarkStart w:id="479" w:name="__Fieldmark__608_14820257611111111111111"/>
      <w:bookmarkStart w:id="480" w:name="__Fieldmark__2141_2994147849111111111111"/>
      <w:bookmarkStart w:id="481" w:name="__Fieldmark__529_32316914741111111111111"/>
      <w:bookmarkStart w:id="482" w:name="__Fieldmark__489_31493416421111111111111"/>
      <w:bookmarkStart w:id="483" w:name="__Fieldmark__449_42130784751111111111111"/>
      <w:bookmarkStart w:id="484" w:name="__Fieldmark__409_40199755191111111111111"/>
      <w:bookmarkStart w:id="485" w:name="__Fieldmark__369_38528209741111111111111"/>
      <w:bookmarkStart w:id="486" w:name="__Fieldmark__329_39179369361111111111111"/>
      <w:bookmarkStart w:id="487" w:name="__Fieldmark__289_32650514271111111111111"/>
      <w:bookmarkStart w:id="488" w:name="__Fieldmark__249_83700578911111111111111"/>
      <w:bookmarkStart w:id="489" w:name="__Fieldmark__209_34708233301111111111111"/>
      <w:bookmarkStart w:id="490" w:name="__Fieldmark__169_26305481441111111111111"/>
      <w:bookmarkStart w:id="491" w:name="__Fieldmark__2521_2304565098111111111111"/>
      <w:bookmarkStart w:id="492" w:name="__Fieldmark__170_23045650981111111111111"/>
      <w:bookmarkStart w:id="493" w:name="__DdeLink__13742_25051373881111111111"/>
      <w:bookmarkStart w:id="494" w:name="__Fieldmark__1749_1417665735"/>
      <w:bookmarkStart w:id="495" w:name="__Fieldmark__1746_1417665735"/>
      <w:bookmarkStart w:id="496" w:name="__Fieldmark__1710_545160095"/>
      <w:bookmarkStart w:id="497" w:name="__Fieldmark__1754_2403155824"/>
      <w:bookmarkStart w:id="498" w:name="__Fieldmark__1707_545160095"/>
      <w:bookmarkEnd w:id="449"/>
      <w:bookmarkEnd w:id="450"/>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Pr/>
        <w:t>. Neither of these studies note any significant differences between peaks, and subsequent work has generally assumed that dehydration proceeds similarly for bulk H</w:t>
      </w:r>
      <w:r>
        <w:rPr>
          <w:vertAlign w:val="superscript"/>
        </w:rPr>
        <w:t>+</w:t>
      </w:r>
      <w:r>
        <w:rPr/>
        <w:t xml:space="preserve">, first at the </w:t>
      </w:r>
      <w:ins w:id="57" w:author="Elizabeth F" w:date="2017-12-15T13:03:41Z">
        <w:r>
          <w:rPr/>
          <w:t>redox rate</w:t>
        </w:r>
      </w:ins>
      <w:del w:id="58" w:author="Elizabeth F" w:date="2017-12-15T13:03:41Z">
        <w:r>
          <w:rPr/>
          <w:delText>rate PP</w:delText>
        </w:r>
      </w:del>
      <w:del w:id="59" w:author="Elizabeth F" w:date="2017-12-15T15:33:06Z">
        <w:r>
          <w:rPr/>
          <w:delText xml:space="preserve"> </w:delText>
        </w:r>
      </w:del>
      <w:r>
        <w:rPr/>
        <w:t xml:space="preserve">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99" w:name="__Fieldmark__1905_1108267904"/>
      <w:r>
        <w:rPr/>
        <w:t>L</w:t>
      </w:r>
      <w:bookmarkStart w:id="500" w:name="__Fieldmark__2043_1786183302"/>
      <w:r>
        <w:rPr/>
        <w:t>e</w:t>
      </w:r>
      <w:bookmarkStart w:id="501" w:name="__Fieldmark__1891_208418766"/>
      <w:r>
        <w:rPr/>
        <w:t xml:space="preserve"> </w:t>
      </w:r>
      <w:bookmarkStart w:id="502" w:name="__Fieldmark__1911_2403155824"/>
      <w:r>
        <w:rPr/>
        <w:t>V</w:t>
      </w:r>
      <w:bookmarkStart w:id="503" w:name="__Fieldmark__1865_545160095"/>
      <w:r>
        <w:rPr/>
        <w:t>o</w:t>
      </w:r>
      <w:bookmarkStart w:id="504" w:name="__Fieldmark__1911_1417665735"/>
      <w:r>
        <w:rPr/>
        <w:t>y</w:t>
      </w:r>
      <w:bookmarkStart w:id="505" w:name="__Fieldmark__1696_3310317172"/>
      <w:r>
        <w:rPr/>
        <w:t>e</w:t>
      </w:r>
      <w:bookmarkStart w:id="506" w:name="__Fieldmark__1978_2505137388"/>
      <w:r>
        <w:rPr/>
        <w:t>r et al. (2014); Lloyd et al. (2013); and Hauri (2002)</w:t>
      </w:r>
      <w:r>
        <w:rPr/>
      </w:r>
      <w:r>
        <w:fldChar w:fldCharType="end"/>
      </w:r>
      <w:bookmarkStart w:id="507" w:name="__Fieldmark__1702_1561598236"/>
      <w:bookmarkStart w:id="508" w:name="__Fieldmark__1679_2280461051"/>
      <w:bookmarkStart w:id="509" w:name="__Fieldmark__1548_908293503"/>
      <w:bookmarkStart w:id="510" w:name="__Fieldmark__8560_1777031281"/>
      <w:bookmarkStart w:id="511" w:name="__Fieldmark__1535_2048093008"/>
      <w:bookmarkStart w:id="512" w:name="__Fieldmark__1445_527255555"/>
      <w:bookmarkStart w:id="513" w:name="__Fieldmark__1353_3642959469"/>
      <w:bookmarkStart w:id="514" w:name="__Fieldmark__1315_2362112943"/>
      <w:bookmarkStart w:id="515" w:name="__Fieldmark__1276_2049629825"/>
      <w:bookmarkStart w:id="516" w:name="__Fieldmark__1237_687217606"/>
      <w:bookmarkStart w:id="517" w:name="__Fieldmark__1198_2209115713"/>
      <w:bookmarkStart w:id="518" w:name="__Fieldmark__1161_1105856583"/>
      <w:bookmarkStart w:id="519" w:name="__Fieldmark__1120_1929513578"/>
      <w:bookmarkStart w:id="520" w:name="__Fieldmark__1081_739104655"/>
      <w:bookmarkStart w:id="521" w:name="__Fieldmark__1041_462321902"/>
      <w:bookmarkStart w:id="522" w:name="__Fieldmark__1001_948816634"/>
      <w:bookmarkStart w:id="523" w:name="__Fieldmark__961_2312622389"/>
      <w:bookmarkStart w:id="524" w:name="__Fieldmark__920_2161409428"/>
      <w:bookmarkStart w:id="525" w:name="__Fieldmark__878_188299688"/>
      <w:bookmarkStart w:id="526" w:name="__Fieldmark__835_1216455718"/>
      <w:bookmarkStart w:id="527" w:name="__Fieldmark__792_649753871"/>
      <w:bookmarkStart w:id="528" w:name="__Fieldmark__749_2534479100"/>
      <w:bookmarkStart w:id="529" w:name="__Fieldmark__706_1692434574"/>
      <w:bookmarkStart w:id="530" w:name="__Fieldmark__663_148202576"/>
      <w:bookmarkStart w:id="531" w:name="__Fieldmark__2192_2994147849"/>
      <w:bookmarkStart w:id="532" w:name="__Fieldmark__576_3231691474"/>
      <w:bookmarkStart w:id="533" w:name="__Fieldmark__532_3149341642"/>
      <w:bookmarkStart w:id="534" w:name="__Fieldmark__488_4213078475"/>
      <w:bookmarkStart w:id="535" w:name="__Fieldmark__444_4019975519"/>
      <w:bookmarkStart w:id="536" w:name="__Fieldmark__400_3852820974"/>
      <w:bookmarkStart w:id="537" w:name="__Fieldmark__356_3917936936"/>
      <w:bookmarkStart w:id="538" w:name="__Fieldmark__312_3265051427"/>
      <w:bookmarkStart w:id="539" w:name="__Fieldmark__268_837005789"/>
      <w:bookmarkStart w:id="540" w:name="__Fieldmark__224_3470823330"/>
      <w:bookmarkStart w:id="541" w:name="__Fieldmark__180_2630548144"/>
      <w:bookmarkStart w:id="542" w:name="__Fieldmark__2528_2304565098"/>
      <w:bookmarkStart w:id="543" w:name="__Fieldmark__179_23045650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r>
        <w:rPr/>
        <w:t xml:space="preserve"> conclude that the </w:t>
      </w:r>
      <w:del w:id="60" w:author="Elizabeth F" w:date="2017-12-15T15:32:42Z">
        <w:r>
          <w:rPr/>
          <w:delText>PP</w:delText>
        </w:r>
      </w:del>
      <w:ins w:id="61" w:author="Elizabeth F" w:date="2017-12-15T15:32:42Z">
        <w:r>
          <w:rPr>
            <w:rFonts w:eastAsia="Calibri"/>
            <w:color w:val="00000A"/>
            <w:sz w:val="22"/>
          </w:rPr>
          <w:t>redox</w:t>
        </w:r>
      </w:ins>
      <w:r>
        <w:rPr/>
        <w:t xml:space="preserve">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44" w:name="__Fieldmark__2050_1108267904"/>
      <w:r>
        <w:rPr/>
        <w:t>M</w:t>
      </w:r>
      <w:bookmarkStart w:id="545" w:name="__Fieldmark__2181_1786183302"/>
      <w:r>
        <w:rPr/>
        <w:t>i</w:t>
      </w:r>
      <w:bookmarkStart w:id="546" w:name="__Fieldmark__2025_208418766"/>
      <w:r>
        <w:rPr/>
        <w:t>r</w:t>
      </w:r>
      <w:bookmarkStart w:id="547" w:name="__Fieldmark__2056_2403155824"/>
      <w:r>
        <w:rPr/>
        <w:t>o</w:t>
      </w:r>
      <w:bookmarkStart w:id="548" w:name="__Fieldmark__2006_545160095"/>
      <w:r>
        <w:rPr/>
        <w:t>n</w:t>
      </w:r>
      <w:bookmarkStart w:id="549" w:name="__Fieldmark__2048_1417665735"/>
      <w:r>
        <w:rPr/>
        <w:t>o</w:t>
      </w:r>
      <w:bookmarkStart w:id="550" w:name="__Fieldmark__1829_3310317172"/>
      <w:r>
        <w:rPr/>
        <w:t>v</w:t>
      </w:r>
      <w:bookmarkStart w:id="551" w:name="__Fieldmark__2178_2505137388"/>
      <w:r>
        <w:rPr/>
        <w:t xml:space="preserve"> et al. (2015); Portnyagin et al. (2008); Chen et al. (2011); and Gaetani et al. (2012)</w:t>
      </w:r>
      <w:r>
        <w:rPr/>
      </w:r>
      <w:r>
        <w:fldChar w:fldCharType="end"/>
      </w:r>
      <w:bookmarkStart w:id="552" w:name="__Fieldmark__1861_1561598236"/>
      <w:bookmarkStart w:id="553" w:name="__Fieldmark__1834_2280461051"/>
      <w:bookmarkStart w:id="554" w:name="__Fieldmark__1699_908293503"/>
      <w:bookmarkStart w:id="555" w:name="__Fieldmark__8707_1777031281"/>
      <w:bookmarkStart w:id="556" w:name="__Fieldmark__1679_2048093008"/>
      <w:bookmarkStart w:id="557" w:name="__Fieldmark__1699_527255555"/>
      <w:bookmarkStart w:id="558" w:name="__Fieldmark__1600_3642959469"/>
      <w:bookmarkStart w:id="559" w:name="__Fieldmark__1555_2362112943"/>
      <w:bookmarkStart w:id="560" w:name="__Fieldmark__1508_2049629825"/>
      <w:bookmarkStart w:id="561" w:name="__Fieldmark__1461_687217606"/>
      <w:bookmarkStart w:id="562" w:name="__Fieldmark__1414_2209115713"/>
      <w:bookmarkStart w:id="563" w:name="__Fieldmark__1369_1105856583"/>
      <w:bookmarkStart w:id="564" w:name="__Fieldmark__1320_1929513578"/>
      <w:bookmarkStart w:id="565" w:name="__Fieldmark__1273_739104655"/>
      <w:bookmarkStart w:id="566" w:name="__Fieldmark__1225_462321902"/>
      <w:bookmarkStart w:id="567" w:name="__Fieldmark__1177_948816634"/>
      <w:bookmarkStart w:id="568" w:name="__Fieldmark__1129_2312622389"/>
      <w:bookmarkStart w:id="569" w:name="__Fieldmark__1080_2161409428"/>
      <w:bookmarkStart w:id="570" w:name="__Fieldmark__1030_188299688"/>
      <w:bookmarkStart w:id="571" w:name="__Fieldmark__979_1216455718"/>
      <w:bookmarkStart w:id="572" w:name="__Fieldmark__928_649753871"/>
      <w:bookmarkStart w:id="573" w:name="__Fieldmark__877_2534479100"/>
      <w:bookmarkStart w:id="574" w:name="__Fieldmark__826_1692434574"/>
      <w:bookmarkStart w:id="575" w:name="__Fieldmark__775_148202576"/>
      <w:bookmarkStart w:id="576" w:name="__Fieldmark__2296_2994147849"/>
      <w:bookmarkStart w:id="577" w:name="__Fieldmark__672_3231691474"/>
      <w:bookmarkStart w:id="578" w:name="__Fieldmark__620_3149341642"/>
      <w:bookmarkStart w:id="579" w:name="__Fieldmark__568_4213078475"/>
      <w:bookmarkStart w:id="580" w:name="__Fieldmark__516_4019975519"/>
      <w:bookmarkStart w:id="581" w:name="__Fieldmark__464_3852820974"/>
      <w:bookmarkStart w:id="582" w:name="__Fieldmark__412_3917936936"/>
      <w:bookmarkStart w:id="583" w:name="__Fieldmark__360_3265051427"/>
      <w:bookmarkStart w:id="584" w:name="__Fieldmark__308_837005789"/>
      <w:bookmarkStart w:id="585" w:name="__Fieldmark__256_3470823330"/>
      <w:bookmarkStart w:id="586" w:name="__Fieldmark__204_2630548144"/>
      <w:bookmarkStart w:id="587" w:name="__Fieldmark__2544_2304565098"/>
      <w:bookmarkStart w:id="588" w:name="__Fieldmark__191_2304565098"/>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r>
        <w:rPr/>
        <w:t xml:space="preserve"> suggest using the PV rate. Xenolith studies face similar uncertainty, with some studies mostly focusing on choosing between </w:t>
      </w:r>
      <w:del w:id="62" w:author="Elizabeth F" w:date="2017-12-15T15:32:42Z">
        <w:r>
          <w:rPr/>
          <w:delText>PP</w:delText>
        </w:r>
      </w:del>
      <w:ins w:id="63" w:author="Elizabeth F" w:date="2017-12-15T15:32:42Z">
        <w:r>
          <w:rPr>
            <w:rFonts w:eastAsia="Calibri"/>
            <w:color w:val="00000A"/>
            <w:sz w:val="22"/>
          </w:rPr>
          <w:t>redox</w:t>
        </w:r>
      </w:ins>
      <w:r>
        <w:rPr/>
        <w:t xml:space="preserve">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carry out such a time series</w:t>
      </w:r>
      <w:del w:id="64" w:author="Elizabeth F" w:date="2017-12-15T13:07:18Z">
        <w:r>
          <w:rPr/>
          <w:delText xml:space="preserve">  this</w:delText>
        </w:r>
      </w:del>
      <w:r>
        <w:rPr/>
        <w:t xml:space="preserve"> for two natural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untreated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89" w:name="__Fieldmark__2215_1108267904"/>
      <w:r>
        <w:rPr/>
        <w:t>(</w:t>
      </w:r>
      <w:bookmarkStart w:id="590" w:name="__Fieldmark__2344_1786183302"/>
      <w:r>
        <w:rPr/>
        <w:t>M</w:t>
      </w:r>
      <w:bookmarkStart w:id="591" w:name="__Fieldmark__2177_208418766"/>
      <w:r>
        <w:rPr/>
        <w:t>a</w:t>
      </w:r>
      <w:bookmarkStart w:id="592" w:name="__Fieldmark__2220_2403155824"/>
      <w:r>
        <w:rPr/>
        <w:t>c</w:t>
      </w:r>
      <w:bookmarkStart w:id="593" w:name="__Fieldmark__2166_545160095"/>
      <w:r>
        <w:rPr/>
        <w:t>k</w:t>
      </w:r>
      <w:bookmarkStart w:id="594" w:name="__Fieldmark__2206_1417665735"/>
      <w:r>
        <w:rPr/>
        <w:t>w</w:t>
      </w:r>
      <w:bookmarkStart w:id="595" w:name="__Fieldmark__1980_3310317172"/>
      <w:r>
        <w:rPr/>
        <w:t>e</w:t>
      </w:r>
      <w:bookmarkStart w:id="596" w:name="__Fieldmark__2414_2505137388"/>
      <w:r>
        <w:rPr/>
        <w:t>l</w:t>
      </w:r>
      <w:bookmarkStart w:id="597" w:name="__Fieldmark__2025_1561598236"/>
      <w:r>
        <w:rPr/>
        <w:t>l</w:t>
      </w:r>
      <w:bookmarkStart w:id="598" w:name="__Fieldmark__1994_2280461051"/>
      <w:r>
        <w:rPr/>
        <w:t xml:space="preserve"> </w:t>
      </w:r>
      <w:bookmarkStart w:id="599" w:name="__Fieldmark__1855_908293503"/>
      <w:r>
        <w:rPr/>
        <w:t>a</w:t>
      </w:r>
      <w:bookmarkStart w:id="600" w:name="__Fieldmark__8859_1777031281"/>
      <w:r>
        <w:rPr/>
        <w:t>n</w:t>
      </w:r>
      <w:bookmarkStart w:id="601" w:name="__Fieldmark__1841_2048093008"/>
      <w:r>
        <w:rPr/>
        <w:t>d</w:t>
      </w:r>
      <w:bookmarkStart w:id="602" w:name="__Fieldmark__1833_527255555"/>
      <w:r>
        <w:rPr/>
        <w:t xml:space="preserve"> </w:t>
      </w:r>
      <w:bookmarkStart w:id="603" w:name="__Fieldmark__1728_3642959469"/>
      <w:r>
        <w:rPr/>
        <w:t>K</w:t>
      </w:r>
      <w:bookmarkStart w:id="604" w:name="__Fieldmark__1679_2362112943"/>
      <w:r>
        <w:rPr/>
        <w:t>o</w:t>
      </w:r>
      <w:bookmarkStart w:id="605" w:name="__Fieldmark__1628_2049629825"/>
      <w:r>
        <w:rPr/>
        <w:t>h</w:t>
      </w:r>
      <w:bookmarkStart w:id="606" w:name="__Fieldmark__1577_687217606"/>
      <w:r>
        <w:rPr/>
        <w:t>l</w:t>
      </w:r>
      <w:bookmarkStart w:id="607" w:name="__Fieldmark__1526_2209115713"/>
      <w:r>
        <w:rPr/>
        <w:t>s</w:t>
      </w:r>
      <w:bookmarkStart w:id="608" w:name="__Fieldmark__1477_1105856583"/>
      <w:r>
        <w:rPr/>
        <w:t>t</w:t>
      </w:r>
      <w:bookmarkStart w:id="609" w:name="__Fieldmark__1424_1929513578"/>
      <w:r>
        <w:rPr/>
        <w:t>e</w:t>
      </w:r>
      <w:bookmarkStart w:id="610" w:name="__Fieldmark__1373_739104655"/>
      <w:r>
        <w:rPr/>
        <w:t>d</w:t>
      </w:r>
      <w:bookmarkStart w:id="611" w:name="__Fieldmark__1321_462321902"/>
      <w:r>
        <w:rPr/>
        <w:t>t</w:t>
      </w:r>
      <w:bookmarkStart w:id="612" w:name="__Fieldmark__1269_948816634"/>
      <w:r>
        <w:rPr/>
        <w:t xml:space="preserve"> </w:t>
      </w:r>
      <w:bookmarkStart w:id="613" w:name="__Fieldmark__1217_2312622389"/>
      <w:r>
        <w:rPr/>
        <w:t>1</w:t>
      </w:r>
      <w:bookmarkStart w:id="614" w:name="__Fieldmark__1164_2161409428"/>
      <w:r>
        <w:rPr/>
        <w:t>9</w:t>
      </w:r>
      <w:bookmarkStart w:id="615" w:name="__Fieldmark__1110_188299688"/>
      <w:r>
        <w:rPr/>
        <w:t>9</w:t>
      </w:r>
      <w:bookmarkStart w:id="616" w:name="__Fieldmark__1055_1216455718"/>
      <w:r>
        <w:rPr/>
        <w:t>0</w:t>
      </w:r>
      <w:bookmarkStart w:id="617" w:name="__Fieldmark__1000_649753871"/>
      <w:r>
        <w:rPr/>
        <w:t>;</w:t>
      </w:r>
      <w:bookmarkStart w:id="618" w:name="__Fieldmark__945_2534479100"/>
      <w:r>
        <w:rPr/>
        <w:t xml:space="preserve"> </w:t>
      </w:r>
      <w:bookmarkStart w:id="619" w:name="__Fieldmark__890_1692434574"/>
      <w:r>
        <w:rPr/>
        <w:t>K</w:t>
      </w:r>
      <w:bookmarkStart w:id="620" w:name="__Fieldmark__835_148202576"/>
      <w:r>
        <w:rPr/>
        <w:t>o</w:t>
      </w:r>
      <w:bookmarkStart w:id="621" w:name="__Fieldmark__2352_2994147849"/>
      <w:r>
        <w:rPr/>
        <w:t>h</w:t>
      </w:r>
      <w:bookmarkStart w:id="622" w:name="__Fieldmark__724_3231691474"/>
      <w:r>
        <w:rPr/>
        <w:t>l</w:t>
      </w:r>
      <w:bookmarkStart w:id="623" w:name="__Fieldmark__668_3149341642"/>
      <w:r>
        <w:rPr/>
        <w:t>s</w:t>
      </w:r>
      <w:bookmarkStart w:id="624" w:name="__Fieldmark__612_4213078475"/>
      <w:r>
        <w:rPr/>
        <w:t>t</w:t>
      </w:r>
      <w:bookmarkStart w:id="625" w:name="__Fieldmark__556_4019975519"/>
      <w:r>
        <w:rPr/>
        <w:t>e</w:t>
      </w:r>
      <w:bookmarkStart w:id="626" w:name="__Fieldmark__500_3852820974"/>
      <w:r>
        <w:rPr/>
        <w:t>d</w:t>
      </w:r>
      <w:bookmarkStart w:id="627" w:name="__Fieldmark__444_3917936936"/>
      <w:r>
        <w:rPr/>
        <w:t>t</w:t>
      </w:r>
      <w:bookmarkStart w:id="628" w:name="__Fieldmark__388_3265051427"/>
      <w:r>
        <w:rPr/>
        <w:t xml:space="preserve"> </w:t>
      </w:r>
      <w:bookmarkStart w:id="629" w:name="__Fieldmark__332_837005789"/>
      <w:r>
        <w:rPr/>
        <w:t>a</w:t>
      </w:r>
      <w:bookmarkStart w:id="630" w:name="__Fieldmark__276_3470823330"/>
      <w:r>
        <w:rPr/>
        <w:t>n</w:t>
      </w:r>
      <w:bookmarkStart w:id="631" w:name="__Fieldmark__220_2630548144"/>
      <w:r>
        <w:rPr/>
        <w:t>d</w:t>
      </w:r>
      <w:bookmarkStart w:id="632" w:name="__Fieldmark__2556_2304565098"/>
      <w:r>
        <w:rPr/>
        <w:t xml:space="preserve"> </w:t>
      </w:r>
      <w:bookmarkStart w:id="633" w:name="__Fieldmark__220_2304565098"/>
      <w:r>
        <w:rPr/>
        <w:t>Mackwell 1998)</w:t>
      </w:r>
      <w:r>
        <w:rPr/>
      </w:r>
      <w:r>
        <w:fldChar w:fldCharType="end"/>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34" w:name="__Fieldmark__2398_1108267904"/>
      <w:r>
        <w:rPr/>
      </w:r>
      <w:r>
        <w:rPr>
          <w:rFonts w:cs="Calibri"/>
        </w:rPr>
        <w:t>(</w:t>
      </w:r>
      <w:bookmarkStart w:id="635" w:name="__Fieldmark__2523_1786183302"/>
      <w:r>
        <w:rPr>
          <w:rFonts w:cs="Calibri"/>
        </w:rPr>
        <w:t>F</w:t>
      </w:r>
      <w:bookmarkStart w:id="636" w:name="__Fieldmark__2352_208418766"/>
      <w:r>
        <w:rPr>
          <w:rFonts w:cs="Calibri"/>
        </w:rPr>
        <w:t>e</w:t>
      </w:r>
      <w:bookmarkStart w:id="637" w:name="__Fieldmark__2391_2403155824"/>
      <w:r>
        <w:rPr>
          <w:rFonts w:cs="Calibri"/>
        </w:rPr>
        <w:t>r</w:t>
      </w:r>
      <w:bookmarkStart w:id="638" w:name="__Fieldmark__2333_545160095"/>
      <w:r>
        <w:rPr>
          <w:rFonts w:cs="Calibri"/>
        </w:rPr>
        <w:t>g</w:t>
      </w:r>
      <w:bookmarkStart w:id="639" w:name="__Fieldmark__2371_1417665735"/>
      <w:r>
        <w:rPr>
          <w:rFonts w:cs="Calibri"/>
        </w:rPr>
        <w:t>uson et al. 2016)</w:t>
      </w:r>
      <w:r>
        <w:rPr/>
      </w:r>
      <w:r>
        <w:fldChar w:fldCharType="end"/>
      </w:r>
      <w:bookmarkStart w:id="640" w:name="__Fieldmark__2579_2505137388"/>
      <w:bookmarkStart w:id="641" w:name="__Fieldmark__2176_1561598236"/>
      <w:bookmarkStart w:id="642" w:name="__Fieldmark__2141_2280461051"/>
      <w:bookmarkStart w:id="643" w:name="__Fieldmark__1998_908293503"/>
      <w:bookmarkStart w:id="644" w:name="__Fieldmark__8998_1777031281"/>
      <w:bookmarkStart w:id="645" w:name="__Fieldmark__1976_2048093008"/>
      <w:bookmarkStart w:id="646" w:name="__Fieldmark__1964_527255555"/>
      <w:bookmarkStart w:id="647" w:name="__Fieldmark__1855_3642959469"/>
      <w:bookmarkStart w:id="648" w:name="__Fieldmark__1802_2362112943"/>
      <w:bookmarkStart w:id="649" w:name="__Fieldmark__1747_2049629825"/>
      <w:bookmarkStart w:id="650" w:name="__Fieldmark__1692_687217606"/>
      <w:bookmarkStart w:id="651" w:name="__Fieldmark__1637_2209115713"/>
      <w:bookmarkStart w:id="652" w:name="__Fieldmark__1584_1105856583"/>
      <w:bookmarkStart w:id="653" w:name="__Fieldmark__1527_1929513578"/>
      <w:bookmarkStart w:id="654" w:name="__Fieldmark__1472_739104655"/>
      <w:bookmarkStart w:id="655" w:name="__Fieldmark__1416_462321902"/>
      <w:bookmarkStart w:id="656" w:name="__Fieldmark__1360_948816634"/>
      <w:bookmarkStart w:id="657" w:name="__Fieldmark__1304_2312622389"/>
      <w:bookmarkStart w:id="658" w:name="__Fieldmark__1247_2161409428"/>
      <w:bookmarkStart w:id="659" w:name="__Fieldmark__1189_188299688"/>
      <w:bookmarkStart w:id="660" w:name="__Fieldmark__1130_1216455718"/>
      <w:bookmarkStart w:id="661" w:name="__Fieldmark__1071_649753871"/>
      <w:bookmarkStart w:id="662" w:name="__Fieldmark__1012_2534479100"/>
      <w:bookmarkStart w:id="663" w:name="__Fieldmark__953_1692434574"/>
      <w:bookmarkStart w:id="664" w:name="__Fieldmark__2407_2994147849"/>
      <w:bookmarkStart w:id="665" w:name="__Fieldmark__715_3149341642"/>
      <w:bookmarkStart w:id="666" w:name="__Fieldmark__595_4019975519"/>
      <w:bookmarkStart w:id="667" w:name="__Fieldmark__475_3917936936"/>
      <w:bookmarkStart w:id="668" w:name="__Fieldmark__355_837005789"/>
      <w:bookmarkStart w:id="669" w:name="__Fieldmark__235_2630548144"/>
      <w:bookmarkStart w:id="670" w:name="__Fieldmark__239_2304565098"/>
      <w:bookmarkStart w:id="671" w:name="__Fieldmark__2567_2304565098"/>
      <w:bookmarkStart w:id="672" w:name="__Fieldmark__295_3470823330"/>
      <w:bookmarkStart w:id="673" w:name="__Fieldmark__415_3265051427"/>
      <w:bookmarkStart w:id="674" w:name="__Fieldmark__535_3852820974"/>
      <w:bookmarkStart w:id="675" w:name="__Fieldmark__655_4213078475"/>
      <w:bookmarkStart w:id="676" w:name="__Fieldmark__775_3231691474"/>
      <w:bookmarkStart w:id="677" w:name="__Fieldmark__894_148202576"/>
      <w:bookmarkStart w:id="678" w:name="__Fieldmark__2141_3310317172"/>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untreated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Table 1 outlines the experimental treatment of each crystal piece. </w:t>
      </w:r>
    </w:p>
    <w:p>
      <w:pPr>
        <w:pStyle w:val="Normal"/>
        <w:rPr/>
      </w:pPr>
      <w:r>
        <w:rPr/>
        <w:t>Two large, relatively clear pieces of the K</w:t>
      </w:r>
      <w:r>
        <w:rPr>
          <w:rFonts w:cs="Calibri" w:cstheme="minorHAnsi"/>
        </w:rPr>
        <w:t>i</w:t>
      </w:r>
      <w:r>
        <w:rPr/>
        <w:t xml:space="preserve">lauea Iki olivine (Kiki)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79" w:name="__Fieldmark__2563_1108267904"/>
      <w:r>
        <w:rPr/>
      </w:r>
      <w:r>
        <w:rPr/>
      </w:r>
      <w:r>
        <w:fldChar w:fldCharType="end"/>
      </w:r>
      <w:r>
        <w:fldChar w:fldCharType="begin"/>
      </w:r>
      <w:r>
        <w:instrText>ADDIN EN.CITE</w:instrText>
      </w:r>
      <w:r>
        <w:fldChar w:fldCharType="separate"/>
      </w:r>
      <w:bookmarkStart w:id="680" w:name="__Fieldmark__2693_1786183302"/>
      <w:bookmarkStart w:id="681" w:name="__Fieldmark__2566_1108267904"/>
      <w:bookmarkEnd w:id="679"/>
      <w:r>
        <w:rPr/>
      </w:r>
      <w:r>
        <w:rPr/>
      </w:r>
      <w:r>
        <w:fldChar w:fldCharType="end"/>
      </w:r>
      <w:r>
        <w:fldChar w:fldCharType="begin"/>
      </w:r>
      <w:r>
        <w:instrText>ADDIN EN.CITE</w:instrText>
      </w:r>
      <w:r>
        <w:fldChar w:fldCharType="separate"/>
      </w:r>
      <w:bookmarkStart w:id="682" w:name="__Fieldmark__2696_1786183302"/>
      <w:bookmarkStart w:id="683" w:name="__Fieldmark__2531_208418766"/>
      <w:bookmarkStart w:id="684" w:name="__Fieldmark__2571_1108267904"/>
      <w:bookmarkEnd w:id="680"/>
      <w:bookmarkEnd w:id="681"/>
      <w:r>
        <w:rPr/>
      </w:r>
      <w:r>
        <w:rPr/>
      </w:r>
      <w:r>
        <w:fldChar w:fldCharType="end"/>
      </w:r>
      <w:r>
        <w:fldChar w:fldCharType="begin"/>
      </w:r>
      <w:r>
        <w:instrText>ADDIN EN.CITE</w:instrText>
      </w:r>
      <w:r>
        <w:fldChar w:fldCharType="separate"/>
      </w:r>
      <w:bookmarkStart w:id="685" w:name="__Fieldmark__2701_1786183302"/>
      <w:bookmarkStart w:id="686" w:name="__Fieldmark__2534_208418766"/>
      <w:bookmarkStart w:id="687" w:name="__Fieldmark__2544_2403155824"/>
      <w:bookmarkStart w:id="688" w:name="__Fieldmark__2578_1108267904"/>
      <w:bookmarkEnd w:id="682"/>
      <w:bookmarkEnd w:id="683"/>
      <w:bookmarkEnd w:id="684"/>
      <w:r>
        <w:rPr/>
      </w:r>
      <w:r>
        <w:rPr/>
      </w:r>
      <w:r>
        <w:fldChar w:fldCharType="end"/>
      </w:r>
      <w:r>
        <w:fldChar w:fldCharType="begin"/>
      </w:r>
      <w:r>
        <w:instrText>ADDIN EN.CITE</w:instrText>
      </w:r>
      <w:r>
        <w:fldChar w:fldCharType="separate"/>
      </w:r>
      <w:bookmarkStart w:id="689" w:name="__Fieldmark__2708_1786183302"/>
      <w:bookmarkStart w:id="690" w:name="__Fieldmark__2539_208418766"/>
      <w:bookmarkStart w:id="691" w:name="__Fieldmark__2482_545160095"/>
      <w:bookmarkStart w:id="692" w:name="__Fieldmark__2547_2403155824"/>
      <w:bookmarkStart w:id="693" w:name="__Fieldmark__2587_1108267904"/>
      <w:bookmarkEnd w:id="685"/>
      <w:bookmarkEnd w:id="686"/>
      <w:bookmarkEnd w:id="687"/>
      <w:bookmarkEnd w:id="688"/>
      <w:r>
        <w:rPr/>
      </w:r>
      <w:r>
        <w:rPr/>
      </w:r>
      <w:r>
        <w:fldChar w:fldCharType="end"/>
      </w:r>
      <w:r>
        <w:fldChar w:fldCharType="begin"/>
      </w:r>
      <w:r>
        <w:instrText>ADDIN EN.CITE</w:instrText>
      </w:r>
      <w:r>
        <w:fldChar w:fldCharType="separate"/>
      </w:r>
      <w:bookmarkStart w:id="694" w:name="__Fieldmark__2717_1786183302"/>
      <w:bookmarkStart w:id="695" w:name="__Fieldmark__2546_208418766"/>
      <w:bookmarkStart w:id="696" w:name="__Fieldmark__2485_545160095"/>
      <w:bookmarkStart w:id="697" w:name="__Fieldmark__2518_1417665735"/>
      <w:bookmarkStart w:id="698" w:name="__Fieldmark__2552_2403155824"/>
      <w:bookmarkStart w:id="699" w:name="__Fieldmark__2598_1108267904"/>
      <w:bookmarkEnd w:id="689"/>
      <w:bookmarkEnd w:id="690"/>
      <w:bookmarkEnd w:id="691"/>
      <w:bookmarkEnd w:id="692"/>
      <w:bookmarkEnd w:id="693"/>
      <w:r>
        <w:rPr/>
      </w:r>
      <w:r>
        <w:rPr/>
      </w:r>
      <w:r>
        <w:fldChar w:fldCharType="end"/>
      </w:r>
      <w:r>
        <w:fldChar w:fldCharType="begin"/>
      </w:r>
      <w:r>
        <w:instrText>ADDIN EN.CITE</w:instrText>
      </w:r>
      <w:r>
        <w:fldChar w:fldCharType="separate"/>
      </w:r>
      <w:bookmarkStart w:id="700" w:name="__Fieldmark__2728_1786183302"/>
      <w:bookmarkStart w:id="701" w:name="__Fieldmark__2555_208418766"/>
      <w:bookmarkStart w:id="702" w:name="__Fieldmark__2490_545160095"/>
      <w:bookmarkStart w:id="703" w:name="__Fieldmark__2285_3310317172"/>
      <w:bookmarkStart w:id="704" w:name="__Fieldmark__2521_1417665735"/>
      <w:bookmarkStart w:id="705" w:name="__Fieldmark__2559_2403155824"/>
      <w:bookmarkStart w:id="706" w:name="__Fieldmark__2611_1108267904"/>
      <w:bookmarkEnd w:id="694"/>
      <w:bookmarkEnd w:id="695"/>
      <w:bookmarkEnd w:id="696"/>
      <w:bookmarkEnd w:id="697"/>
      <w:bookmarkEnd w:id="698"/>
      <w:bookmarkEnd w:id="699"/>
      <w:r>
        <w:rPr/>
      </w:r>
      <w:r>
        <w:rPr/>
      </w:r>
      <w:r>
        <w:fldChar w:fldCharType="end"/>
      </w:r>
      <w:r>
        <w:fldChar w:fldCharType="begin"/>
      </w:r>
      <w:r>
        <w:instrText>ADDIN EN.CITE</w:instrText>
      </w:r>
      <w:r>
        <w:fldChar w:fldCharType="separate"/>
      </w:r>
      <w:bookmarkStart w:id="707" w:name="__Fieldmark__2741_1786183302"/>
      <w:bookmarkStart w:id="708" w:name="__Fieldmark__2566_208418766"/>
      <w:bookmarkStart w:id="709" w:name="__Fieldmark__2497_545160095"/>
      <w:bookmarkStart w:id="710" w:name="__Fieldmark__2288_3310317172"/>
      <w:bookmarkStart w:id="711" w:name="__Fieldmark__2797_2505137388"/>
      <w:bookmarkStart w:id="712" w:name="__Fieldmark__2526_1417665735"/>
      <w:bookmarkStart w:id="713" w:name="__Fieldmark__2568_2403155824"/>
      <w:bookmarkStart w:id="714" w:name="__Fieldmark__2626_1108267904"/>
      <w:bookmarkEnd w:id="700"/>
      <w:bookmarkEnd w:id="701"/>
      <w:bookmarkEnd w:id="702"/>
      <w:bookmarkEnd w:id="703"/>
      <w:bookmarkEnd w:id="704"/>
      <w:bookmarkEnd w:id="705"/>
      <w:bookmarkEnd w:id="706"/>
      <w:r>
        <w:rPr/>
      </w:r>
      <w:r>
        <w:rPr/>
      </w:r>
      <w:r>
        <w:fldChar w:fldCharType="end"/>
      </w:r>
      <w:r>
        <w:fldChar w:fldCharType="begin"/>
      </w:r>
      <w:r>
        <w:instrText>ADDIN EN.CITE</w:instrText>
      </w:r>
      <w:r>
        <w:fldChar w:fldCharType="separate"/>
      </w:r>
      <w:bookmarkStart w:id="715" w:name="__Fieldmark__2756_1786183302"/>
      <w:bookmarkStart w:id="716" w:name="__Fieldmark__2579_208418766"/>
      <w:bookmarkStart w:id="717" w:name="__Fieldmark__2506_545160095"/>
      <w:bookmarkStart w:id="718" w:name="__Fieldmark__2293_3310317172"/>
      <w:bookmarkStart w:id="719" w:name="__Fieldmark__2324_1561598236"/>
      <w:bookmarkStart w:id="720" w:name="__Fieldmark__2800_2505137388"/>
      <w:bookmarkStart w:id="721" w:name="__Fieldmark__2533_1417665735"/>
      <w:bookmarkStart w:id="722" w:name="__Fieldmark__2579_2403155824"/>
      <w:bookmarkStart w:id="723" w:name="__Fieldmark__2643_1108267904"/>
      <w:bookmarkEnd w:id="707"/>
      <w:bookmarkEnd w:id="708"/>
      <w:bookmarkEnd w:id="709"/>
      <w:bookmarkEnd w:id="710"/>
      <w:bookmarkEnd w:id="711"/>
      <w:bookmarkEnd w:id="712"/>
      <w:bookmarkEnd w:id="713"/>
      <w:bookmarkEnd w:id="714"/>
      <w:r>
        <w:rPr/>
      </w:r>
      <w:r>
        <w:rPr/>
      </w:r>
      <w:r>
        <w:fldChar w:fldCharType="end"/>
      </w:r>
      <w:r>
        <w:fldChar w:fldCharType="begin"/>
      </w:r>
      <w:r>
        <w:instrText>ADDIN EN.CITE</w:instrText>
      </w:r>
      <w:r>
        <w:fldChar w:fldCharType="separate"/>
      </w:r>
      <w:bookmarkStart w:id="724" w:name="__Fieldmark__2773_1786183302"/>
      <w:bookmarkStart w:id="725" w:name="__Fieldmark__2594_208418766"/>
      <w:bookmarkStart w:id="726" w:name="__Fieldmark__2517_545160095"/>
      <w:bookmarkStart w:id="727" w:name="__Fieldmark__2300_3310317172"/>
      <w:bookmarkStart w:id="728" w:name="__Fieldmark__2286_2280461051"/>
      <w:bookmarkStart w:id="729" w:name="__Fieldmark__2327_1561598236"/>
      <w:bookmarkStart w:id="730" w:name="__Fieldmark__2805_2505137388"/>
      <w:bookmarkStart w:id="731" w:name="__Fieldmark__2542_1417665735"/>
      <w:bookmarkStart w:id="732" w:name="__Fieldmark__2592_2403155824"/>
      <w:bookmarkStart w:id="733" w:name="__Fieldmark__2662_1108267904"/>
      <w:bookmarkEnd w:id="715"/>
      <w:bookmarkEnd w:id="716"/>
      <w:bookmarkEnd w:id="717"/>
      <w:bookmarkEnd w:id="718"/>
      <w:bookmarkEnd w:id="719"/>
      <w:bookmarkEnd w:id="720"/>
      <w:bookmarkEnd w:id="721"/>
      <w:bookmarkEnd w:id="722"/>
      <w:bookmarkEnd w:id="723"/>
      <w:r>
        <w:rPr/>
      </w:r>
      <w:r>
        <w:rPr/>
      </w:r>
      <w:r>
        <w:fldChar w:fldCharType="end"/>
      </w:r>
      <w:r>
        <w:fldChar w:fldCharType="begin"/>
      </w:r>
      <w:r>
        <w:instrText>ADDIN EN.CITE</w:instrText>
      </w:r>
      <w:r>
        <w:fldChar w:fldCharType="separate"/>
      </w:r>
      <w:bookmarkStart w:id="734" w:name="__Fieldmark__2792_1786183302"/>
      <w:bookmarkStart w:id="735" w:name="__Fieldmark__2611_208418766"/>
      <w:bookmarkStart w:id="736" w:name="__Fieldmark__2530_545160095"/>
      <w:bookmarkStart w:id="737" w:name="__Fieldmark__2309_3310317172"/>
      <w:bookmarkStart w:id="738" w:name="__Fieldmark__2289_2280461051"/>
      <w:bookmarkStart w:id="739" w:name="__Fieldmark__2140_908293503"/>
      <w:bookmarkStart w:id="740" w:name="__Fieldmark__2332_1561598236"/>
      <w:bookmarkStart w:id="741" w:name="__Fieldmark__2812_2505137388"/>
      <w:bookmarkStart w:id="742" w:name="__Fieldmark__2553_1417665735"/>
      <w:bookmarkStart w:id="743" w:name="__Fieldmark__2607_2403155824"/>
      <w:bookmarkStart w:id="744" w:name="__Fieldmark__2683_1108267904"/>
      <w:bookmarkEnd w:id="724"/>
      <w:bookmarkEnd w:id="725"/>
      <w:bookmarkEnd w:id="726"/>
      <w:bookmarkEnd w:id="727"/>
      <w:bookmarkEnd w:id="728"/>
      <w:bookmarkEnd w:id="729"/>
      <w:bookmarkEnd w:id="730"/>
      <w:bookmarkEnd w:id="731"/>
      <w:bookmarkEnd w:id="732"/>
      <w:bookmarkEnd w:id="733"/>
      <w:r>
        <w:rPr/>
      </w:r>
      <w:r>
        <w:rPr/>
      </w:r>
      <w:r>
        <w:fldChar w:fldCharType="end"/>
      </w:r>
      <w:r>
        <w:fldChar w:fldCharType="begin"/>
      </w:r>
      <w:r>
        <w:instrText>ADDIN EN.CITE</w:instrText>
      </w:r>
      <w:r>
        <w:fldChar w:fldCharType="separate"/>
      </w:r>
      <w:bookmarkStart w:id="745" w:name="__Fieldmark__2813_1786183302"/>
      <w:bookmarkStart w:id="746" w:name="__Fieldmark__2630_208418766"/>
      <w:bookmarkStart w:id="747" w:name="__Fieldmark__2545_545160095"/>
      <w:bookmarkStart w:id="748" w:name="__Fieldmark__2320_3310317172"/>
      <w:bookmarkStart w:id="749" w:name="__Fieldmark__2294_2280461051"/>
      <w:bookmarkStart w:id="750" w:name="__Fieldmark__9138_1777031281"/>
      <w:bookmarkStart w:id="751" w:name="__Fieldmark__2143_908293503"/>
      <w:bookmarkStart w:id="752" w:name="__Fieldmark__2339_1561598236"/>
      <w:bookmarkStart w:id="753" w:name="__Fieldmark__2821_2505137388"/>
      <w:bookmarkStart w:id="754" w:name="__Fieldmark__2566_1417665735"/>
      <w:bookmarkStart w:id="755" w:name="__Fieldmark__2624_2403155824"/>
      <w:bookmarkStart w:id="756" w:name="__Fieldmark__2706_1108267904"/>
      <w:bookmarkEnd w:id="734"/>
      <w:bookmarkEnd w:id="735"/>
      <w:bookmarkEnd w:id="736"/>
      <w:bookmarkEnd w:id="737"/>
      <w:bookmarkEnd w:id="738"/>
      <w:bookmarkEnd w:id="739"/>
      <w:bookmarkEnd w:id="740"/>
      <w:bookmarkEnd w:id="741"/>
      <w:bookmarkEnd w:id="742"/>
      <w:bookmarkEnd w:id="743"/>
      <w:bookmarkEnd w:id="744"/>
      <w:r>
        <w:rPr/>
      </w:r>
      <w:r>
        <w:rPr/>
      </w:r>
      <w:r>
        <w:fldChar w:fldCharType="end"/>
      </w:r>
      <w:r>
        <w:fldChar w:fldCharType="begin"/>
      </w:r>
      <w:r>
        <w:instrText>ADDIN EN.CITE</w:instrText>
      </w:r>
      <w:r>
        <w:fldChar w:fldCharType="separate"/>
      </w:r>
      <w:bookmarkStart w:id="757" w:name="__Fieldmark__2836_1786183302"/>
      <w:bookmarkStart w:id="758" w:name="__Fieldmark__2651_208418766"/>
      <w:bookmarkStart w:id="759" w:name="__Fieldmark__2562_545160095"/>
      <w:bookmarkStart w:id="760" w:name="__Fieldmark__2333_3310317172"/>
      <w:bookmarkStart w:id="761" w:name="__Fieldmark__2301_2280461051"/>
      <w:bookmarkStart w:id="762" w:name="__Fieldmark__9141_1777031281"/>
      <w:bookmarkStart w:id="763" w:name="__Fieldmark__2139_2048093008"/>
      <w:bookmarkStart w:id="764" w:name="__Fieldmark__2148_908293503"/>
      <w:bookmarkStart w:id="765" w:name="__Fieldmark__2348_1561598236"/>
      <w:bookmarkStart w:id="766" w:name="__Fieldmark__2832_2505137388"/>
      <w:bookmarkStart w:id="767" w:name="__Fieldmark__2581_1417665735"/>
      <w:bookmarkStart w:id="768" w:name="__Fieldmark__2643_2403155824"/>
      <w:bookmarkStart w:id="769" w:name="__Fieldmark__2731_1108267904"/>
      <w:bookmarkEnd w:id="745"/>
      <w:bookmarkEnd w:id="746"/>
      <w:bookmarkEnd w:id="747"/>
      <w:bookmarkEnd w:id="748"/>
      <w:bookmarkEnd w:id="749"/>
      <w:bookmarkEnd w:id="750"/>
      <w:bookmarkEnd w:id="751"/>
      <w:bookmarkEnd w:id="752"/>
      <w:bookmarkEnd w:id="753"/>
      <w:bookmarkEnd w:id="754"/>
      <w:bookmarkEnd w:id="755"/>
      <w:bookmarkEnd w:id="756"/>
      <w:r>
        <w:rPr/>
      </w:r>
      <w:r>
        <w:rPr/>
      </w:r>
      <w:r>
        <w:fldChar w:fldCharType="end"/>
      </w:r>
      <w:r>
        <w:fldChar w:fldCharType="begin"/>
      </w:r>
      <w:r>
        <w:instrText>ADDIN EN.CITE</w:instrText>
      </w:r>
      <w:r>
        <w:fldChar w:fldCharType="separate"/>
      </w:r>
      <w:bookmarkStart w:id="770" w:name="__Fieldmark__3840_527255555"/>
      <w:bookmarkStart w:id="771" w:name="__Fieldmark__2861_1786183302"/>
      <w:bookmarkStart w:id="772" w:name="__Fieldmark__2674_208418766"/>
      <w:bookmarkStart w:id="773" w:name="__Fieldmark__2581_545160095"/>
      <w:bookmarkStart w:id="774" w:name="__Fieldmark__2348_3310317172"/>
      <w:bookmarkStart w:id="775" w:name="__Fieldmark__2310_2280461051"/>
      <w:bookmarkStart w:id="776" w:name="__Fieldmark__9146_1777031281"/>
      <w:bookmarkStart w:id="777" w:name="__Fieldmark__2142_2048093008"/>
      <w:bookmarkStart w:id="778" w:name="__Fieldmark__2155_908293503"/>
      <w:bookmarkStart w:id="779" w:name="__Fieldmark__2359_1561598236"/>
      <w:bookmarkStart w:id="780" w:name="__Fieldmark__2845_2505137388"/>
      <w:bookmarkStart w:id="781" w:name="__Fieldmark__2598_1417665735"/>
      <w:bookmarkStart w:id="782" w:name="__Fieldmark__2664_2403155824"/>
      <w:bookmarkStart w:id="783" w:name="__Fieldmark__2758_1108267904"/>
      <w:bookmarkEnd w:id="757"/>
      <w:bookmarkEnd w:id="758"/>
      <w:bookmarkEnd w:id="759"/>
      <w:bookmarkEnd w:id="760"/>
      <w:bookmarkEnd w:id="761"/>
      <w:bookmarkEnd w:id="762"/>
      <w:bookmarkEnd w:id="763"/>
      <w:bookmarkEnd w:id="764"/>
      <w:bookmarkEnd w:id="765"/>
      <w:bookmarkEnd w:id="766"/>
      <w:bookmarkEnd w:id="767"/>
      <w:bookmarkEnd w:id="768"/>
      <w:bookmarkEnd w:id="769"/>
      <w:r>
        <w:rPr/>
      </w:r>
      <w:r>
        <w:rPr/>
      </w:r>
      <w:r>
        <w:fldChar w:fldCharType="end"/>
      </w:r>
      <w:r>
        <w:fldChar w:fldCharType="begin"/>
      </w:r>
      <w:r>
        <w:instrText>ADDIN EN.CITE</w:instrText>
      </w:r>
      <w:r>
        <w:fldChar w:fldCharType="separate"/>
      </w:r>
      <w:bookmarkStart w:id="784" w:name="__Fieldmark__2885_1786183302"/>
      <w:bookmarkStart w:id="785" w:name="__Fieldmark__2696_208418766"/>
      <w:bookmarkStart w:id="786" w:name="__Fieldmark__2599_545160095"/>
      <w:bookmarkStart w:id="787" w:name="__Fieldmark__2362_3310317172"/>
      <w:bookmarkStart w:id="788" w:name="__Fieldmark__2318_2280461051"/>
      <w:bookmarkStart w:id="789" w:name="__Fieldmark__9150_1777031281"/>
      <w:bookmarkStart w:id="790" w:name="__Fieldmark__2144_2048093008"/>
      <w:bookmarkStart w:id="791" w:name="__Fieldmark__2161_908293503"/>
      <w:bookmarkStart w:id="792" w:name="__Fieldmark__2369_1561598236"/>
      <w:bookmarkStart w:id="793" w:name="__Fieldmark__2857_2505137388"/>
      <w:bookmarkStart w:id="794" w:name="__Fieldmark__2614_1417665735"/>
      <w:bookmarkStart w:id="795" w:name="__Fieldmark__2684_2403155824"/>
      <w:bookmarkStart w:id="796" w:name="__Fieldmark__2784_1108267904"/>
      <w:bookmarkEnd w:id="771"/>
      <w:bookmarkEnd w:id="77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7" w:name="__Fieldmark__3843_527255555"/>
      <w:bookmarkStart w:id="798" w:name="__Fieldmark__2910_1786183302"/>
      <w:bookmarkStart w:id="799" w:name="__Fieldmark__2719_208418766"/>
      <w:bookmarkStart w:id="800" w:name="__Fieldmark__2618_545160095"/>
      <w:bookmarkStart w:id="801" w:name="__Fieldmark__2377_3310317172"/>
      <w:bookmarkStart w:id="802" w:name="__Fieldmark__2327_2280461051"/>
      <w:bookmarkStart w:id="803" w:name="__Fieldmark__9155_1777031281"/>
      <w:bookmarkStart w:id="804" w:name="__Fieldmark__2147_2048093008"/>
      <w:bookmarkStart w:id="805" w:name="__Fieldmark__2168_908293503"/>
      <w:bookmarkStart w:id="806" w:name="__Fieldmark__2380_1561598236"/>
      <w:bookmarkStart w:id="807" w:name="__Fieldmark__2870_2505137388"/>
      <w:bookmarkStart w:id="808" w:name="__Fieldmark__2631_1417665735"/>
      <w:bookmarkStart w:id="809" w:name="__Fieldmark__2705_2403155824"/>
      <w:bookmarkStart w:id="810" w:name="__Fieldmark__2811_1108267904"/>
      <w:bookmarkEnd w:id="784"/>
      <w:bookmarkEnd w:id="785"/>
      <w:bookmarkEnd w:id="786"/>
      <w:bookmarkEnd w:id="787"/>
      <w:bookmarkEnd w:id="788"/>
      <w:bookmarkEnd w:id="789"/>
      <w:bookmarkEnd w:id="790"/>
      <w:bookmarkEnd w:id="791"/>
      <w:bookmarkEnd w:id="792"/>
      <w:bookmarkEnd w:id="793"/>
      <w:bookmarkEnd w:id="794"/>
      <w:bookmarkEnd w:id="795"/>
      <w:bookmarkEnd w:id="796"/>
      <w:r>
        <w:rPr/>
      </w:r>
      <w:r>
        <w:rPr/>
      </w:r>
      <w:r>
        <w:fldChar w:fldCharType="end"/>
      </w:r>
      <w:r>
        <w:fldChar w:fldCharType="begin"/>
      </w:r>
      <w:r>
        <w:instrText>ADDIN EN.CITE</w:instrText>
      </w:r>
      <w:r>
        <w:fldChar w:fldCharType="separate"/>
      </w:r>
      <w:bookmarkStart w:id="811" w:name="__Fieldmark__3690_3642959469"/>
      <w:bookmarkStart w:id="812" w:name="__Fieldmark__2935_1786183302"/>
      <w:bookmarkStart w:id="813" w:name="__Fieldmark__2742_208418766"/>
      <w:bookmarkStart w:id="814" w:name="__Fieldmark__2637_545160095"/>
      <w:bookmarkStart w:id="815" w:name="__Fieldmark__2392_3310317172"/>
      <w:bookmarkStart w:id="816" w:name="__Fieldmark__2336_2280461051"/>
      <w:bookmarkStart w:id="817" w:name="__Fieldmark__9160_1777031281"/>
      <w:bookmarkStart w:id="818" w:name="__Fieldmark__2150_2048093008"/>
      <w:bookmarkStart w:id="819" w:name="__Fieldmark__2175_908293503"/>
      <w:bookmarkStart w:id="820" w:name="__Fieldmark__2391_1561598236"/>
      <w:bookmarkStart w:id="821" w:name="__Fieldmark__2883_2505137388"/>
      <w:bookmarkStart w:id="822" w:name="__Fieldmark__2648_1417665735"/>
      <w:bookmarkStart w:id="823" w:name="__Fieldmark__2726_2403155824"/>
      <w:bookmarkStart w:id="824" w:name="__Fieldmark__2838_1108267904"/>
      <w:bookmarkEnd w:id="798"/>
      <w:bookmarkEnd w:id="799"/>
      <w:bookmarkEnd w:id="800"/>
      <w:bookmarkEnd w:id="801"/>
      <w:bookmarkEnd w:id="802"/>
      <w:bookmarkEnd w:id="803"/>
      <w:bookmarkEnd w:id="804"/>
      <w:bookmarkEnd w:id="805"/>
      <w:bookmarkEnd w:id="806"/>
      <w:bookmarkEnd w:id="807"/>
      <w:bookmarkEnd w:id="808"/>
      <w:bookmarkEnd w:id="809"/>
      <w:bookmarkEnd w:id="810"/>
      <w:r>
        <w:rPr/>
      </w:r>
      <w:r>
        <w:rPr/>
      </w:r>
      <w:r>
        <w:fldChar w:fldCharType="end"/>
      </w:r>
      <w:r>
        <w:fldChar w:fldCharType="begin"/>
      </w:r>
      <w:r>
        <w:instrText>ADDIN EN.CITE</w:instrText>
      </w:r>
      <w:r>
        <w:fldChar w:fldCharType="separate"/>
      </w:r>
      <w:bookmarkStart w:id="825" w:name="__Fieldmark__3848_527255555"/>
      <w:bookmarkStart w:id="826" w:name="__Fieldmark__2960_1786183302"/>
      <w:bookmarkStart w:id="827" w:name="__Fieldmark__2765_208418766"/>
      <w:bookmarkStart w:id="828" w:name="__Fieldmark__2656_545160095"/>
      <w:bookmarkStart w:id="829" w:name="__Fieldmark__2407_3310317172"/>
      <w:bookmarkStart w:id="830" w:name="__Fieldmark__2345_2280461051"/>
      <w:bookmarkStart w:id="831" w:name="__Fieldmark__9165_1777031281"/>
      <w:bookmarkStart w:id="832" w:name="__Fieldmark__2153_2048093008"/>
      <w:bookmarkStart w:id="833" w:name="__Fieldmark__2182_908293503"/>
      <w:bookmarkStart w:id="834" w:name="__Fieldmark__2402_1561598236"/>
      <w:bookmarkStart w:id="835" w:name="__Fieldmark__2896_2505137388"/>
      <w:bookmarkStart w:id="836" w:name="__Fieldmark__2665_1417665735"/>
      <w:bookmarkStart w:id="837" w:name="__Fieldmark__2747_2403155824"/>
      <w:bookmarkStart w:id="838" w:name="__Fieldmark__2865_1108267904"/>
      <w:bookmarkEnd w:id="812"/>
      <w:bookmarkEnd w:id="813"/>
      <w:bookmarkEnd w:id="814"/>
      <w:bookmarkEnd w:id="815"/>
      <w:bookmarkEnd w:id="816"/>
      <w:bookmarkEnd w:id="817"/>
      <w:bookmarkEnd w:id="818"/>
      <w:bookmarkEnd w:id="819"/>
      <w:bookmarkEnd w:id="820"/>
      <w:bookmarkEnd w:id="821"/>
      <w:bookmarkEnd w:id="822"/>
      <w:bookmarkEnd w:id="823"/>
      <w:bookmarkEnd w:id="824"/>
      <w:r>
        <w:rPr/>
      </w:r>
      <w:r>
        <w:rPr/>
      </w:r>
      <w:r>
        <w:fldChar w:fldCharType="end"/>
      </w:r>
      <w:r>
        <w:fldChar w:fldCharType="begin"/>
      </w:r>
      <w:r>
        <w:instrText>ADDIN EN.CITE</w:instrText>
      </w:r>
      <w:r>
        <w:fldChar w:fldCharType="separate"/>
      </w:r>
      <w:bookmarkStart w:id="839" w:name="__Fieldmark__9716_2362112943"/>
      <w:bookmarkStart w:id="840" w:name="__Fieldmark__3693_3642959469"/>
      <w:bookmarkStart w:id="841" w:name="__Fieldmark__2986_1786183302"/>
      <w:bookmarkStart w:id="842" w:name="__Fieldmark__2789_208418766"/>
      <w:bookmarkStart w:id="843" w:name="__Fieldmark__2676_545160095"/>
      <w:bookmarkStart w:id="844" w:name="__Fieldmark__2423_3310317172"/>
      <w:bookmarkStart w:id="845" w:name="__Fieldmark__2355_2280461051"/>
      <w:bookmarkStart w:id="846" w:name="__Fieldmark__9171_1777031281"/>
      <w:bookmarkStart w:id="847" w:name="__Fieldmark__2157_2048093008"/>
      <w:bookmarkStart w:id="848" w:name="__Fieldmark__2190_908293503"/>
      <w:bookmarkStart w:id="849" w:name="__Fieldmark__2414_1561598236"/>
      <w:bookmarkStart w:id="850" w:name="__Fieldmark__2910_2505137388"/>
      <w:bookmarkStart w:id="851" w:name="__Fieldmark__2683_1417665735"/>
      <w:bookmarkStart w:id="852" w:name="__Fieldmark__2769_2403155824"/>
      <w:bookmarkStart w:id="853" w:name="__Fieldmark__2893_1108267904"/>
      <w:bookmarkEnd w:id="826"/>
      <w:bookmarkEnd w:id="827"/>
      <w:bookmarkEnd w:id="828"/>
      <w:bookmarkEnd w:id="829"/>
      <w:bookmarkEnd w:id="830"/>
      <w:bookmarkEnd w:id="831"/>
      <w:bookmarkEnd w:id="832"/>
      <w:bookmarkEnd w:id="833"/>
      <w:bookmarkEnd w:id="834"/>
      <w:bookmarkEnd w:id="835"/>
      <w:bookmarkEnd w:id="836"/>
      <w:bookmarkEnd w:id="837"/>
      <w:bookmarkEnd w:id="838"/>
      <w:r>
        <w:rPr/>
      </w:r>
      <w:r>
        <w:rPr/>
      </w:r>
      <w:r>
        <w:fldChar w:fldCharType="end"/>
      </w:r>
      <w:r>
        <w:fldChar w:fldCharType="begin"/>
      </w:r>
      <w:r>
        <w:instrText>ADDIN EN.CITE</w:instrText>
      </w:r>
      <w:r>
        <w:fldChar w:fldCharType="separate"/>
      </w:r>
      <w:bookmarkStart w:id="854" w:name="__Fieldmark__3852_527255555"/>
      <w:bookmarkStart w:id="855" w:name="__Fieldmark__3011_1786183302"/>
      <w:bookmarkStart w:id="856" w:name="__Fieldmark__2812_208418766"/>
      <w:bookmarkStart w:id="857" w:name="__Fieldmark__2695_545160095"/>
      <w:bookmarkStart w:id="858" w:name="__Fieldmark__2438_3310317172"/>
      <w:bookmarkStart w:id="859" w:name="__Fieldmark__2364_2280461051"/>
      <w:bookmarkStart w:id="860" w:name="__Fieldmark__9176_1777031281"/>
      <w:bookmarkStart w:id="861" w:name="__Fieldmark__2160_2048093008"/>
      <w:bookmarkStart w:id="862" w:name="__Fieldmark__2197_908293503"/>
      <w:bookmarkStart w:id="863" w:name="__Fieldmark__2425_1561598236"/>
      <w:bookmarkStart w:id="864" w:name="__Fieldmark__2923_2505137388"/>
      <w:bookmarkStart w:id="865" w:name="__Fieldmark__2700_1417665735"/>
      <w:bookmarkStart w:id="866" w:name="__Fieldmark__2790_2403155824"/>
      <w:bookmarkStart w:id="867" w:name="__Fieldmark__2920_1108267904"/>
      <w:bookmarkEnd w:id="841"/>
      <w:bookmarkEnd w:id="842"/>
      <w:bookmarkEnd w:id="843"/>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w:instrText>
      </w:r>
      <w:r>
        <w:fldChar w:fldCharType="separate"/>
      </w:r>
      <w:bookmarkStart w:id="868" w:name="__Fieldmark__3695_3642959469"/>
      <w:bookmarkStart w:id="869" w:name="__Fieldmark__3036_1786183302"/>
      <w:bookmarkStart w:id="870" w:name="__Fieldmark__2835_208418766"/>
      <w:bookmarkStart w:id="871" w:name="__Fieldmark__2714_545160095"/>
      <w:bookmarkStart w:id="872" w:name="__Fieldmark__2453_3310317172"/>
      <w:bookmarkStart w:id="873" w:name="__Fieldmark__2373_2280461051"/>
      <w:bookmarkStart w:id="874" w:name="__Fieldmark__9181_1777031281"/>
      <w:bookmarkStart w:id="875" w:name="__Fieldmark__2163_2048093008"/>
      <w:bookmarkStart w:id="876" w:name="__Fieldmark__2204_908293503"/>
      <w:bookmarkStart w:id="877" w:name="__Fieldmark__2436_1561598236"/>
      <w:bookmarkStart w:id="878" w:name="__Fieldmark__2936_2505137388"/>
      <w:bookmarkStart w:id="879" w:name="__Fieldmark__2717_1417665735"/>
      <w:bookmarkStart w:id="880" w:name="__Fieldmark__2811_2403155824"/>
      <w:bookmarkStart w:id="881" w:name="__Fieldmark__2947_1108267904"/>
      <w:bookmarkEnd w:id="855"/>
      <w:bookmarkEnd w:id="856"/>
      <w:bookmarkEnd w:id="857"/>
      <w:bookmarkEnd w:id="858"/>
      <w:bookmarkEnd w:id="859"/>
      <w:bookmarkEnd w:id="860"/>
      <w:bookmarkEnd w:id="861"/>
      <w:bookmarkEnd w:id="862"/>
      <w:bookmarkEnd w:id="863"/>
      <w:bookmarkEnd w:id="864"/>
      <w:bookmarkEnd w:id="865"/>
      <w:bookmarkEnd w:id="866"/>
      <w:bookmarkEnd w:id="867"/>
      <w:r>
        <w:rPr/>
      </w:r>
      <w:r>
        <w:rPr/>
      </w:r>
      <w:r>
        <w:fldChar w:fldCharType="end"/>
      </w:r>
      <w:r>
        <w:fldChar w:fldCharType="begin"/>
      </w:r>
      <w:r>
        <w:instrText>ADDIN EN.CITE</w:instrText>
      </w:r>
      <w:r>
        <w:fldChar w:fldCharType="separate"/>
      </w:r>
      <w:bookmarkStart w:id="882" w:name="__Fieldmark__3857_527255555"/>
      <w:bookmarkStart w:id="883" w:name="__Fieldmark__3061_1786183302"/>
      <w:bookmarkStart w:id="884" w:name="__Fieldmark__2858_208418766"/>
      <w:bookmarkStart w:id="885" w:name="__Fieldmark__2733_545160095"/>
      <w:bookmarkStart w:id="886" w:name="__Fieldmark__2468_3310317172"/>
      <w:bookmarkStart w:id="887" w:name="__Fieldmark__2382_2280461051"/>
      <w:bookmarkStart w:id="888" w:name="__Fieldmark__9186_1777031281"/>
      <w:bookmarkStart w:id="889" w:name="__Fieldmark__2166_2048093008"/>
      <w:bookmarkStart w:id="890" w:name="__Fieldmark__2211_908293503"/>
      <w:bookmarkStart w:id="891" w:name="__Fieldmark__2447_1561598236"/>
      <w:bookmarkStart w:id="892" w:name="__Fieldmark__2949_2505137388"/>
      <w:bookmarkStart w:id="893" w:name="__Fieldmark__2734_1417665735"/>
      <w:bookmarkStart w:id="894" w:name="__Fieldmark__2832_2403155824"/>
      <w:bookmarkStart w:id="895" w:name="__Fieldmark__2974_1108267904"/>
      <w:bookmarkEnd w:id="869"/>
      <w:bookmarkEnd w:id="870"/>
      <w:bookmarkEnd w:id="871"/>
      <w:bookmarkEnd w:id="872"/>
      <w:bookmarkEnd w:id="873"/>
      <w:bookmarkEnd w:id="874"/>
      <w:bookmarkEnd w:id="875"/>
      <w:bookmarkEnd w:id="876"/>
      <w:bookmarkEnd w:id="877"/>
      <w:bookmarkEnd w:id="878"/>
      <w:bookmarkEnd w:id="879"/>
      <w:bookmarkEnd w:id="880"/>
      <w:bookmarkEnd w:id="881"/>
      <w:r>
        <w:rPr/>
      </w:r>
      <w:r>
        <w:rPr/>
      </w:r>
      <w:r>
        <w:fldChar w:fldCharType="end"/>
      </w:r>
      <w:r>
        <w:fldChar w:fldCharType="begin"/>
      </w:r>
      <w:r>
        <w:instrText>ADDIN EN.CITE.DATA</w:instrText>
      </w:r>
      <w:r>
        <w:fldChar w:fldCharType="separate"/>
      </w:r>
      <w:bookmarkStart w:id="896" w:name="__Fieldmark__9715_2362112943"/>
      <w:bookmarkStart w:id="897" w:name="__Fieldmark__3698_3642959469"/>
      <w:bookmarkStart w:id="898" w:name="__Fieldmark__3087_1786183302"/>
      <w:bookmarkStart w:id="899" w:name="__Fieldmark__2882_208418766"/>
      <w:bookmarkStart w:id="900" w:name="__Fieldmark__2753_545160095"/>
      <w:bookmarkStart w:id="901" w:name="__Fieldmark__2484_3310317172"/>
      <w:bookmarkStart w:id="902" w:name="__Fieldmark__2392_2280461051"/>
      <w:bookmarkStart w:id="903" w:name="__Fieldmark__9192_1777031281"/>
      <w:bookmarkStart w:id="904" w:name="__Fieldmark__2170_2048093008"/>
      <w:bookmarkStart w:id="905" w:name="__Fieldmark__2219_908293503"/>
      <w:bookmarkStart w:id="906" w:name="__Fieldmark__2459_1561598236"/>
      <w:bookmarkStart w:id="907" w:name="__Fieldmark__2963_2505137388"/>
      <w:bookmarkStart w:id="908" w:name="__Fieldmark__2752_1417665735"/>
      <w:bookmarkStart w:id="909" w:name="__Fieldmark__2854_2403155824"/>
      <w:bookmarkStart w:id="910" w:name="__Fieldmark__3002_1108267904"/>
      <w:bookmarkEnd w:id="883"/>
      <w:bookmarkEnd w:id="884"/>
      <w:bookmarkEnd w:id="885"/>
      <w:bookmarkEnd w:id="886"/>
      <w:bookmarkEnd w:id="887"/>
      <w:bookmarkEnd w:id="888"/>
      <w:bookmarkEnd w:id="889"/>
      <w:bookmarkEnd w:id="890"/>
      <w:bookmarkEnd w:id="891"/>
      <w:bookmarkEnd w:id="892"/>
      <w:bookmarkEnd w:id="893"/>
      <w:bookmarkEnd w:id="894"/>
      <w:bookmarkEnd w:id="895"/>
      <w:r>
        <w:rPr/>
      </w:r>
      <w:r>
        <w:rPr/>
      </w:r>
      <w:r>
        <w:fldChar w:fldCharType="end"/>
      </w:r>
      <w:r>
        <w:fldChar w:fldCharType="begin"/>
      </w:r>
      <w:r>
        <w:instrText>ADDIN EN.CITE.DATA</w:instrText>
      </w:r>
      <w:r>
        <w:fldChar w:fldCharType="separate"/>
      </w:r>
      <w:bookmarkStart w:id="911" w:name="__Fieldmark__3861_527255555"/>
      <w:bookmarkStart w:id="912" w:name="__Fieldmark__3112_1786183302"/>
      <w:bookmarkStart w:id="913" w:name="__Fieldmark__2905_208418766"/>
      <w:bookmarkStart w:id="914" w:name="__Fieldmark__2772_545160095"/>
      <w:bookmarkStart w:id="915" w:name="__Fieldmark__2499_3310317172"/>
      <w:bookmarkStart w:id="916" w:name="__Fieldmark__2401_2280461051"/>
      <w:bookmarkStart w:id="917" w:name="__Fieldmark__9197_1777031281"/>
      <w:bookmarkStart w:id="918" w:name="__Fieldmark__2173_2048093008"/>
      <w:bookmarkStart w:id="919" w:name="__Fieldmark__2226_908293503"/>
      <w:bookmarkStart w:id="920" w:name="__Fieldmark__2470_1561598236"/>
      <w:bookmarkStart w:id="921" w:name="__Fieldmark__2976_2505137388"/>
      <w:bookmarkStart w:id="922" w:name="__Fieldmark__2769_1417665735"/>
      <w:bookmarkStart w:id="923" w:name="__Fieldmark__2875_2403155824"/>
      <w:bookmarkStart w:id="924" w:name="__Fieldmark__3029_1108267904"/>
      <w:bookmarkEnd w:id="898"/>
      <w:bookmarkEnd w:id="899"/>
      <w:bookmarkEnd w:id="900"/>
      <w:bookmarkEnd w:id="901"/>
      <w:bookmarkEnd w:id="902"/>
      <w:bookmarkEnd w:id="903"/>
      <w:bookmarkEnd w:id="904"/>
      <w:bookmarkEnd w:id="905"/>
      <w:bookmarkEnd w:id="906"/>
      <w:bookmarkEnd w:id="907"/>
      <w:bookmarkEnd w:id="908"/>
      <w:bookmarkEnd w:id="909"/>
      <w:bookmarkEnd w:id="910"/>
      <w:r>
        <w:rPr/>
      </w:r>
      <w:r>
        <w:rPr/>
      </w:r>
      <w:r>
        <w:fldChar w:fldCharType="end"/>
      </w:r>
      <w:r>
        <w:fldChar w:fldCharType="begin"/>
      </w:r>
      <w:r>
        <w:instrText>ADDIN EN.CITE.DATA</w:instrText>
      </w:r>
      <w:r>
        <w:fldChar w:fldCharType="separate"/>
      </w:r>
      <w:bookmarkStart w:id="925" w:name="__Fieldmark__3700_3642959469"/>
      <w:bookmarkStart w:id="926" w:name="__Fieldmark__3137_1786183302"/>
      <w:bookmarkStart w:id="927" w:name="__Fieldmark__2928_208418766"/>
      <w:bookmarkStart w:id="928" w:name="__Fieldmark__2791_545160095"/>
      <w:bookmarkStart w:id="929" w:name="__Fieldmark__2514_3310317172"/>
      <w:bookmarkStart w:id="930" w:name="__Fieldmark__2410_2280461051"/>
      <w:bookmarkStart w:id="931" w:name="__Fieldmark__9202_1777031281"/>
      <w:bookmarkStart w:id="932" w:name="__Fieldmark__2176_2048093008"/>
      <w:bookmarkStart w:id="933" w:name="__Fieldmark__2233_908293503"/>
      <w:bookmarkStart w:id="934" w:name="__Fieldmark__2481_1561598236"/>
      <w:bookmarkStart w:id="935" w:name="__Fieldmark__2989_2505137388"/>
      <w:bookmarkStart w:id="936" w:name="__Fieldmark__2786_1417665735"/>
      <w:bookmarkStart w:id="937" w:name="__Fieldmark__2896_2403155824"/>
      <w:bookmarkStart w:id="938" w:name="__Fieldmark__3056_1108267904"/>
      <w:bookmarkEnd w:id="912"/>
      <w:bookmarkEnd w:id="913"/>
      <w:bookmarkEnd w:id="914"/>
      <w:bookmarkEnd w:id="915"/>
      <w:bookmarkEnd w:id="916"/>
      <w:bookmarkEnd w:id="917"/>
      <w:bookmarkEnd w:id="918"/>
      <w:bookmarkEnd w:id="919"/>
      <w:bookmarkEnd w:id="920"/>
      <w:bookmarkEnd w:id="921"/>
      <w:bookmarkEnd w:id="922"/>
      <w:bookmarkEnd w:id="923"/>
      <w:bookmarkEnd w:id="924"/>
      <w:r>
        <w:rPr/>
      </w:r>
      <w:r>
        <w:rPr/>
      </w:r>
      <w:r>
        <w:fldChar w:fldCharType="end"/>
      </w:r>
      <w:r>
        <w:fldChar w:fldCharType="begin"/>
      </w:r>
      <w:r>
        <w:instrText>ADDIN EN.CITE.DATA</w:instrText>
      </w:r>
      <w:r>
        <w:fldChar w:fldCharType="separate"/>
      </w:r>
      <w:bookmarkStart w:id="939" w:name="__Fieldmark__3702_3642959469"/>
      <w:bookmarkStart w:id="940" w:name="__Fieldmark__3162_1786183302"/>
      <w:bookmarkStart w:id="941" w:name="__Fieldmark__2951_208418766"/>
      <w:bookmarkStart w:id="942" w:name="__Fieldmark__2810_545160095"/>
      <w:bookmarkStart w:id="943" w:name="__Fieldmark__2529_3310317172"/>
      <w:bookmarkStart w:id="944" w:name="__Fieldmark__2419_2280461051"/>
      <w:bookmarkStart w:id="945" w:name="__Fieldmark__9207_1777031281"/>
      <w:bookmarkStart w:id="946" w:name="__Fieldmark__2179_2048093008"/>
      <w:bookmarkStart w:id="947" w:name="__Fieldmark__2240_908293503"/>
      <w:bookmarkStart w:id="948" w:name="__Fieldmark__2492_1561598236"/>
      <w:bookmarkStart w:id="949" w:name="__Fieldmark__3002_2505137388"/>
      <w:bookmarkStart w:id="950" w:name="__Fieldmark__2803_1417665735"/>
      <w:bookmarkStart w:id="951" w:name="__Fieldmark__2917_2403155824"/>
      <w:bookmarkStart w:id="952" w:name="__Fieldmark__3083_1108267904"/>
      <w:bookmarkEnd w:id="926"/>
      <w:bookmarkEnd w:id="927"/>
      <w:bookmarkEnd w:id="928"/>
      <w:bookmarkEnd w:id="929"/>
      <w:bookmarkEnd w:id="930"/>
      <w:bookmarkEnd w:id="931"/>
      <w:bookmarkEnd w:id="932"/>
      <w:bookmarkEnd w:id="933"/>
      <w:bookmarkEnd w:id="934"/>
      <w:bookmarkEnd w:id="935"/>
      <w:bookmarkEnd w:id="936"/>
      <w:bookmarkEnd w:id="937"/>
      <w:bookmarkEnd w:id="938"/>
      <w:r>
        <w:rPr/>
      </w:r>
      <w:r>
        <w:rPr/>
      </w:r>
      <w:r>
        <w:fldChar w:fldCharType="end"/>
      </w:r>
      <w:r>
        <w:fldChar w:fldCharType="begin"/>
      </w:r>
      <w:r>
        <w:instrText>ADDIN EN.CITE.DATA</w:instrText>
      </w:r>
      <w:r>
        <w:fldChar w:fldCharType="separate"/>
      </w:r>
      <w:bookmarkStart w:id="953" w:name="__Fieldmark__3186_1786183302"/>
      <w:bookmarkStart w:id="954" w:name="__Fieldmark__2973_208418766"/>
      <w:bookmarkStart w:id="955" w:name="__Fieldmark__2828_545160095"/>
      <w:bookmarkStart w:id="956" w:name="__Fieldmark__2543_3310317172"/>
      <w:bookmarkStart w:id="957" w:name="__Fieldmark__2427_2280461051"/>
      <w:bookmarkStart w:id="958" w:name="__Fieldmark__9211_1777031281"/>
      <w:bookmarkStart w:id="959" w:name="__Fieldmark__2181_2048093008"/>
      <w:bookmarkStart w:id="960" w:name="__Fieldmark__2246_908293503"/>
      <w:bookmarkStart w:id="961" w:name="__Fieldmark__2502_1561598236"/>
      <w:bookmarkStart w:id="962" w:name="__Fieldmark__3014_2505137388"/>
      <w:bookmarkStart w:id="963" w:name="__Fieldmark__2819_1417665735"/>
      <w:bookmarkStart w:id="964" w:name="__Fieldmark__2937_2403155824"/>
      <w:bookmarkStart w:id="965" w:name="__Fieldmark__3109_1108267904"/>
      <w:bookmarkEnd w:id="940"/>
      <w:bookmarkEnd w:id="941"/>
      <w:bookmarkEnd w:id="942"/>
      <w:bookmarkEnd w:id="943"/>
      <w:bookmarkEnd w:id="944"/>
      <w:bookmarkEnd w:id="945"/>
      <w:bookmarkEnd w:id="946"/>
      <w:bookmarkEnd w:id="947"/>
      <w:bookmarkEnd w:id="948"/>
      <w:bookmarkEnd w:id="949"/>
      <w:bookmarkEnd w:id="950"/>
      <w:bookmarkEnd w:id="951"/>
      <w:bookmarkEnd w:id="952"/>
      <w:r>
        <w:rPr/>
      </w:r>
      <w:r>
        <w:rPr/>
      </w:r>
      <w:r>
        <w:fldChar w:fldCharType="end"/>
      </w:r>
      <w:r>
        <w:fldChar w:fldCharType="begin"/>
      </w:r>
      <w:r>
        <w:instrText>ADDIN EN.CITE.DATA</w:instrText>
      </w:r>
      <w:r>
        <w:fldChar w:fldCharType="separate"/>
      </w:r>
      <w:bookmarkStart w:id="966" w:name="__Fieldmark__3210_1786183302"/>
      <w:bookmarkStart w:id="967" w:name="__Fieldmark__2995_208418766"/>
      <w:bookmarkStart w:id="968" w:name="__Fieldmark__2846_545160095"/>
      <w:bookmarkStart w:id="969" w:name="__Fieldmark__2557_3310317172"/>
      <w:bookmarkStart w:id="970" w:name="__Fieldmark__2435_2280461051"/>
      <w:bookmarkStart w:id="971" w:name="__Fieldmark__9215_1777031281"/>
      <w:bookmarkStart w:id="972" w:name="__Fieldmark__2183_2048093008"/>
      <w:bookmarkStart w:id="973" w:name="__Fieldmark__2252_908293503"/>
      <w:bookmarkStart w:id="974" w:name="__Fieldmark__2512_1561598236"/>
      <w:bookmarkStart w:id="975" w:name="__Fieldmark__3026_2505137388"/>
      <w:bookmarkStart w:id="976" w:name="__Fieldmark__2835_1417665735"/>
      <w:bookmarkStart w:id="977" w:name="__Fieldmark__2957_2403155824"/>
      <w:bookmarkStart w:id="978" w:name="__Fieldmark__3135_1108267904"/>
      <w:bookmarkEnd w:id="953"/>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79" w:name="__Fieldmark__3235_1786183302"/>
      <w:bookmarkStart w:id="980" w:name="__Fieldmark__3018_208418766"/>
      <w:bookmarkStart w:id="981" w:name="__Fieldmark__2865_545160095"/>
      <w:bookmarkStart w:id="982" w:name="__Fieldmark__2572_3310317172"/>
      <w:bookmarkStart w:id="983" w:name="__Fieldmark__2444_2280461051"/>
      <w:bookmarkStart w:id="984" w:name="__Fieldmark__9220_1777031281"/>
      <w:bookmarkStart w:id="985" w:name="__Fieldmark__2186_2048093008"/>
      <w:bookmarkStart w:id="986" w:name="__Fieldmark__2259_908293503"/>
      <w:bookmarkStart w:id="987" w:name="__Fieldmark__2523_1561598236"/>
      <w:bookmarkStart w:id="988" w:name="__Fieldmark__3039_2505137388"/>
      <w:bookmarkStart w:id="989" w:name="__Fieldmark__2852_1417665735"/>
      <w:bookmarkStart w:id="990" w:name="__Fieldmark__2978_2403155824"/>
      <w:bookmarkStart w:id="991" w:name="__Fieldmark__3162_1108267904"/>
      <w:bookmarkEnd w:id="897"/>
      <w:bookmarkEnd w:id="966"/>
      <w:bookmarkEnd w:id="967"/>
      <w:bookmarkEnd w:id="968"/>
      <w:bookmarkEnd w:id="969"/>
      <w:bookmarkEnd w:id="970"/>
      <w:bookmarkEnd w:id="971"/>
      <w:bookmarkEnd w:id="972"/>
      <w:bookmarkEnd w:id="973"/>
      <w:bookmarkEnd w:id="974"/>
      <w:bookmarkEnd w:id="975"/>
      <w:bookmarkEnd w:id="976"/>
      <w:bookmarkEnd w:id="977"/>
      <w:bookmarkEnd w:id="978"/>
      <w:r>
        <w:rPr/>
      </w:r>
      <w:r>
        <w:rPr/>
      </w:r>
      <w:r>
        <w:fldChar w:fldCharType="end"/>
      </w:r>
      <w:r>
        <w:fldChar w:fldCharType="begin"/>
      </w:r>
      <w:r>
        <w:instrText>ADDIN EN.CITE.DATA</w:instrText>
      </w:r>
      <w:r>
        <w:fldChar w:fldCharType="separate"/>
      </w:r>
      <w:bookmarkStart w:id="992" w:name="__Fieldmark__3262_1786183302"/>
      <w:bookmarkStart w:id="993" w:name="__Fieldmark__3043_208418766"/>
      <w:bookmarkStart w:id="994" w:name="__Fieldmark__2886_545160095"/>
      <w:bookmarkStart w:id="995" w:name="__Fieldmark__2589_3310317172"/>
      <w:bookmarkStart w:id="996" w:name="__Fieldmark__2455_2280461051"/>
      <w:bookmarkStart w:id="997" w:name="__Fieldmark__9227_1777031281"/>
      <w:bookmarkStart w:id="998" w:name="__Fieldmark__2191_2048093008"/>
      <w:bookmarkStart w:id="999" w:name="__Fieldmark__2268_908293503"/>
      <w:bookmarkStart w:id="1000" w:name="__Fieldmark__2536_1561598236"/>
      <w:bookmarkStart w:id="1001" w:name="__Fieldmark__3054_2505137388"/>
      <w:bookmarkStart w:id="1002" w:name="__Fieldmark__2871_1417665735"/>
      <w:bookmarkStart w:id="1003" w:name="__Fieldmark__3001_2403155824"/>
      <w:bookmarkStart w:id="1004" w:name="__Fieldmark__3191_1108267904"/>
      <w:bookmarkEnd w:id="811"/>
      <w:bookmarkEnd w:id="840"/>
      <w:bookmarkEnd w:id="868"/>
      <w:bookmarkEnd w:id="979"/>
      <w:bookmarkEnd w:id="980"/>
      <w:bookmarkEnd w:id="981"/>
      <w:bookmarkEnd w:id="982"/>
      <w:bookmarkEnd w:id="983"/>
      <w:bookmarkEnd w:id="984"/>
      <w:bookmarkEnd w:id="985"/>
      <w:bookmarkEnd w:id="986"/>
      <w:bookmarkEnd w:id="987"/>
      <w:bookmarkEnd w:id="988"/>
      <w:bookmarkEnd w:id="989"/>
      <w:bookmarkEnd w:id="990"/>
      <w:bookmarkEnd w:id="991"/>
      <w:r>
        <w:rPr/>
        <w:t>(</w:t>
      </w:r>
      <w:bookmarkStart w:id="1005" w:name="__Fieldmark__3286_1786183302"/>
      <w:bookmarkStart w:id="1006" w:name="__Fieldmark__3065_208418766"/>
      <w:bookmarkStart w:id="1007" w:name="__Fieldmark__2904_545160095"/>
      <w:bookmarkStart w:id="1008" w:name="__Fieldmark__2603_3310317172"/>
      <w:bookmarkStart w:id="1009" w:name="__Fieldmark__2463_2280461051"/>
      <w:bookmarkStart w:id="1010" w:name="__Fieldmark__9231_1777031281"/>
      <w:bookmarkStart w:id="1011" w:name="__Fieldmark__2193_2048093008"/>
      <w:bookmarkStart w:id="1012" w:name="__Fieldmark__2274_908293503"/>
      <w:bookmarkStart w:id="1013" w:name="__Fieldmark__2546_1561598236"/>
      <w:bookmarkStart w:id="1014" w:name="__Fieldmark__3066_2505137388"/>
      <w:bookmarkStart w:id="1015" w:name="__Fieldmark__2887_1417665735"/>
      <w:bookmarkStart w:id="1016" w:name="__Fieldmark__3021_2403155824"/>
      <w:r>
        <w:rPr/>
        <w:t>M</w:t>
      </w:r>
      <w:bookmarkStart w:id="1017" w:name="__Fieldmark__3041_2403155824"/>
      <w:bookmarkStart w:id="1018" w:name="__Fieldmark__2903_1417665735"/>
      <w:bookmarkStart w:id="1019" w:name="__Fieldmark__3078_2505137388"/>
      <w:bookmarkStart w:id="1020" w:name="__Fieldmark__2556_1561598236"/>
      <w:bookmarkStart w:id="1021" w:name="__Fieldmark__2280_908293503"/>
      <w:bookmarkStart w:id="1022" w:name="__Fieldmark__2195_2048093008"/>
      <w:bookmarkStart w:id="1023" w:name="__Fieldmark__9235_1777031281"/>
      <w:bookmarkStart w:id="1024" w:name="__Fieldmark__2471_2280461051"/>
      <w:bookmarkStart w:id="1025" w:name="__Fieldmark__2617_3310317172"/>
      <w:bookmarkStart w:id="1026" w:name="__Fieldmark__2922_545160095"/>
      <w:bookmarkStart w:id="1027" w:name="__Fieldmark__3087_208418766"/>
      <w:r>
        <w:rPr/>
        <w:t>o</w:t>
      </w:r>
      <w:bookmarkStart w:id="1028" w:name="__Fieldmark__3061_2403155824"/>
      <w:bookmarkStart w:id="1029" w:name="__Fieldmark__2919_1417665735"/>
      <w:bookmarkStart w:id="1030" w:name="__Fieldmark__3090_2505137388"/>
      <w:bookmarkStart w:id="1031" w:name="__Fieldmark__2566_1561598236"/>
      <w:bookmarkStart w:id="1032" w:name="__Fieldmark__2286_908293503"/>
      <w:bookmarkStart w:id="1033" w:name="__Fieldmark__2197_2048093008"/>
      <w:bookmarkStart w:id="1034" w:name="__Fieldmark__9239_1777031281"/>
      <w:bookmarkStart w:id="1035" w:name="__Fieldmark__2479_2280461051"/>
      <w:bookmarkStart w:id="1036" w:name="__Fieldmark__2631_3310317172"/>
      <w:bookmarkStart w:id="1037" w:name="__Fieldmark__2940_545160095"/>
      <w:r>
        <w:rPr/>
        <w:t>s</w:t>
      </w:r>
      <w:bookmarkStart w:id="1038" w:name="__Fieldmark__2936_1417665735"/>
      <w:bookmarkStart w:id="1039" w:name="__Fieldmark__3103_2505137388"/>
      <w:bookmarkStart w:id="1040" w:name="__Fieldmark__2577_1561598236"/>
      <w:bookmarkStart w:id="1041" w:name="__Fieldmark__2293_908293503"/>
      <w:bookmarkStart w:id="1042" w:name="__Fieldmark__2200_2048093008"/>
      <w:bookmarkStart w:id="1043" w:name="__Fieldmark__9244_1777031281"/>
      <w:bookmarkStart w:id="1044" w:name="__Fieldmark__2488_2280461051"/>
      <w:bookmarkStart w:id="1045" w:name="__Fieldmark__2646_3310317172"/>
      <w:bookmarkStart w:id="1046" w:name="__Fieldmark__2959_545160095"/>
      <w:r>
        <w:rPr/>
        <w:t>e</w:t>
      </w:r>
      <w:bookmarkStart w:id="1047" w:name="__Fieldmark__2956_1417665735"/>
      <w:bookmarkStart w:id="1048" w:name="__Fieldmark__3119_2505137388"/>
      <w:bookmarkStart w:id="1049" w:name="__Fieldmark__2591_1561598236"/>
      <w:bookmarkStart w:id="1050" w:name="__Fieldmark__2303_908293503"/>
      <w:bookmarkStart w:id="1051" w:name="__Fieldmark__2206_2048093008"/>
      <w:bookmarkStart w:id="1052" w:name="__Fieldmark__9252_1777031281"/>
      <w:bookmarkStart w:id="1053" w:name="__Fieldmark__2500_2280461051"/>
      <w:bookmarkStart w:id="1054" w:name="__Fieldmark__2664_3310317172"/>
      <w:r>
        <w:rPr/>
        <w:t>n</w:t>
      </w:r>
      <w:bookmarkStart w:id="1055" w:name="__Fieldmark__3131_2505137388"/>
      <w:bookmarkStart w:id="1056" w:name="__Fieldmark__2601_1561598236"/>
      <w:bookmarkStart w:id="1057" w:name="__Fieldmark__2309_908293503"/>
      <w:bookmarkStart w:id="1058" w:name="__Fieldmark__2208_2048093008"/>
      <w:bookmarkStart w:id="1059" w:name="__Fieldmark__9256_1777031281"/>
      <w:bookmarkStart w:id="1060" w:name="__Fieldmark__2508_2280461051"/>
      <w:bookmarkStart w:id="1061" w:name="__Fieldmark__2678_3310317172"/>
      <w:r>
        <w:rPr/>
        <w:t>f</w:t>
      </w:r>
      <w:bookmarkStart w:id="1062" w:name="__Fieldmark__3143_2505137388"/>
      <w:bookmarkStart w:id="1063" w:name="__Fieldmark__2611_1561598236"/>
      <w:bookmarkStart w:id="1064" w:name="__Fieldmark__2315_908293503"/>
      <w:bookmarkStart w:id="1065" w:name="__Fieldmark__2210_2048093008"/>
      <w:bookmarkStart w:id="1066" w:name="__Fieldmark__9260_1777031281"/>
      <w:bookmarkStart w:id="1067" w:name="__Fieldmark__2516_2280461051"/>
      <w:r>
        <w:rPr/>
        <w:t>e</w:t>
      </w:r>
      <w:bookmarkStart w:id="1068" w:name="__Fieldmark__2524_2280461051"/>
      <w:bookmarkStart w:id="1069" w:name="__Fieldmark__9264_1777031281"/>
      <w:bookmarkStart w:id="1070" w:name="__Fieldmark__2212_2048093008"/>
      <w:bookmarkStart w:id="1071" w:name="__Fieldmark__2321_908293503"/>
      <w:bookmarkStart w:id="1072" w:name="__Fieldmark__2621_1561598236"/>
      <w:r>
        <w:rPr/>
        <w:t>l</w:t>
      </w:r>
      <w:bookmarkStart w:id="1073" w:name="__Fieldmark__2532_2280461051"/>
      <w:bookmarkStart w:id="1074" w:name="__Fieldmark__9268_1777031281"/>
      <w:bookmarkStart w:id="1075" w:name="__Fieldmark__2214_2048093008"/>
      <w:bookmarkStart w:id="1076" w:name="__Fieldmark__2327_908293503"/>
      <w:r>
        <w:rPr/>
        <w:t>d</w:t>
      </w:r>
      <w:bookmarkStart w:id="1077" w:name="__Fieldmark__9272_1777031281"/>
      <w:bookmarkStart w:id="1078" w:name="__Fieldmark__2216_2048093008"/>
      <w:bookmarkStart w:id="1079" w:name="__Fieldmark__2333_908293503"/>
      <w:r>
        <w:rPr/>
        <w:t>e</w:t>
      </w:r>
      <w:bookmarkStart w:id="1080" w:name="__Fieldmark__9276_1777031281"/>
      <w:bookmarkStart w:id="1081" w:name="__Fieldmark__2218_2048093008"/>
      <w:r>
        <w:rPr/>
        <w:t>r</w:t>
      </w:r>
      <w:bookmarkStart w:id="1082" w:name="__Fieldmark__2220_2048093008"/>
      <w:r>
        <w:rPr/>
        <w:t xml:space="preserve"> et al. 2011; Le Vo</w:t>
      </w:r>
      <w:r>
        <w:rPr/>
      </w:r>
      <w:r>
        <w:fldChar w:fldCharType="end"/>
      </w:r>
      <w:bookmarkEnd w:id="770"/>
      <w:bookmarkEnd w:id="797"/>
      <w:bookmarkEnd w:id="825"/>
      <w:bookmarkEnd w:id="854"/>
      <w:bookmarkEnd w:id="882"/>
      <w:bookmarkEnd w:id="911"/>
      <w:bookmarkEnd w:id="925"/>
      <w:bookmarkEnd w:id="93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Pr/>
        <w:t>ye</w:t>
      </w:r>
      <w:bookmarkEnd w:id="896"/>
      <w:r>
        <w:rPr/>
        <w:t xml:space="preserve">r et al. 2014; </w:t>
      </w:r>
      <w:bookmarkEnd w:id="839"/>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w:t>
      </w:r>
      <w:ins w:id="65" w:author="Elizabeth F" w:date="2017-12-15T13:10:05Z">
        <w:r>
          <w:rPr/>
          <w:t>Nano</w:t>
        </w:r>
      </w:ins>
      <w:r>
        <w:rPr/>
        <w:t>SIMS</w:t>
      </w:r>
    </w:p>
    <w:p>
      <w:pPr>
        <w:pStyle w:val="Normal"/>
        <w:rPr/>
      </w:pPr>
      <w:r>
        <w:rPr/>
        <w:t>The initial H</w:t>
      </w:r>
      <w:r>
        <w:rPr>
          <w:vertAlign w:val="superscript"/>
        </w:rPr>
        <w:t>+</w:t>
      </w:r>
      <w:r>
        <w:rPr/>
        <w:t xml:space="preserve"> concentration in each olivine used in dehydration experiments was estimated using both polarized FTIR and NanoSIMS.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83" w:name="__Fieldmark__3428_1108267904"/>
      <w:r>
        <w:rPr/>
        <w:t>(</w:t>
      </w:r>
      <w:bookmarkStart w:id="1084" w:name="__Fieldmark__3496_1786183302"/>
      <w:r>
        <w:rPr/>
        <w:t>L</w:t>
      </w:r>
      <w:bookmarkStart w:id="1085" w:name="__Fieldmark__3270_208418766"/>
      <w:r>
        <w:rPr/>
        <w:t>i</w:t>
      </w:r>
      <w:bookmarkStart w:id="1086" w:name="__Fieldmark__3221_2403155824"/>
      <w:r>
        <w:rPr/>
        <w:t>b</w:t>
      </w:r>
      <w:bookmarkStart w:id="1087" w:name="__Fieldmark__3097_545160095"/>
      <w:r>
        <w:rPr/>
        <w:t>o</w:t>
      </w:r>
      <w:bookmarkStart w:id="1088" w:name="__Fieldmark__3071_1417665735"/>
      <w:r>
        <w:rPr/>
        <w:t>w</w:t>
      </w:r>
      <w:bookmarkStart w:id="1089" w:name="__Fieldmark__2776_3310317172"/>
      <w:r>
        <w:rPr/>
        <w:t>i</w:t>
      </w:r>
      <w:bookmarkStart w:id="1090" w:name="__Fieldmark__3242_2505137388"/>
      <w:r>
        <w:rPr/>
        <w:t>t</w:t>
      </w:r>
      <w:bookmarkStart w:id="1091" w:name="__Fieldmark__2687_1561598236"/>
      <w:r>
        <w:rPr/>
        <w:t>z</w:t>
      </w:r>
      <w:bookmarkStart w:id="1092" w:name="__Fieldmark__2587_2280461051"/>
      <w:r>
        <w:rPr/>
        <w:t>k</w:t>
      </w:r>
      <w:bookmarkStart w:id="1093" w:name="__Fieldmark__2379_908293503"/>
      <w:r>
        <w:rPr/>
        <w:t>y</w:t>
      </w:r>
      <w:bookmarkStart w:id="1094" w:name="__Fieldmark__9315_1777031281"/>
      <w:r>
        <w:rPr/>
        <w:t xml:space="preserve"> </w:t>
      </w:r>
      <w:bookmarkStart w:id="1095" w:name="__Fieldmark__2273_2048093008"/>
      <w:r>
        <w:rPr/>
        <w:t>a</w:t>
      </w:r>
      <w:bookmarkStart w:id="1096" w:name="__Fieldmark__2112_527255555"/>
      <w:r>
        <w:rPr/>
        <w:t>n</w:t>
      </w:r>
      <w:bookmarkStart w:id="1097" w:name="__Fieldmark__2008_3642959469"/>
      <w:r>
        <w:rPr/>
        <w:t>d</w:t>
      </w:r>
      <w:bookmarkStart w:id="1098" w:name="__Fieldmark__1944_2362112943"/>
      <w:r>
        <w:rPr/>
        <w:t xml:space="preserve"> </w:t>
      </w:r>
      <w:bookmarkStart w:id="1099" w:name="__Fieldmark__1886_2049629825"/>
      <w:r>
        <w:rPr/>
        <w:t>R</w:t>
      </w:r>
      <w:bookmarkStart w:id="1100" w:name="__Fieldmark__1828_687217606"/>
      <w:r>
        <w:rPr/>
        <w:t>o</w:t>
      </w:r>
      <w:bookmarkStart w:id="1101" w:name="__Fieldmark__1770_2209115713"/>
      <w:r>
        <w:rPr/>
        <w:t>s</w:t>
      </w:r>
      <w:bookmarkStart w:id="1102" w:name="__Fieldmark__1714_1105856583"/>
      <w:r>
        <w:rPr/>
        <w:t>s</w:t>
      </w:r>
      <w:bookmarkStart w:id="1103" w:name="__Fieldmark__1654_1929513578"/>
      <w:r>
        <w:rPr/>
        <w:t>m</w:t>
      </w:r>
      <w:bookmarkStart w:id="1104" w:name="__Fieldmark__1596_739104655"/>
      <w:r>
        <w:rPr/>
        <w:t>a</w:t>
      </w:r>
      <w:bookmarkStart w:id="1105" w:name="__Fieldmark__1537_462321902"/>
      <w:r>
        <w:rPr/>
        <w:t>n</w:t>
      </w:r>
      <w:bookmarkStart w:id="1106" w:name="__Fieldmark__1477_948816634"/>
      <w:r>
        <w:rPr/>
        <w:t xml:space="preserve"> </w:t>
      </w:r>
      <w:bookmarkStart w:id="1107" w:name="__Fieldmark__1417_2312622389"/>
      <w:r>
        <w:rPr/>
        <w:t>1</w:t>
      </w:r>
      <w:bookmarkStart w:id="1108" w:name="__Fieldmark__1356_2161409428"/>
      <w:r>
        <w:rPr/>
        <w:t>9</w:t>
      </w:r>
      <w:bookmarkStart w:id="1109" w:name="__Fieldmark__1294_188299688"/>
      <w:r>
        <w:rPr/>
        <w:t>9</w:t>
      </w:r>
      <w:bookmarkStart w:id="1110" w:name="__Fieldmark__1231_1216455718"/>
      <w:r>
        <w:rPr/>
        <w:t>6</w:t>
      </w:r>
      <w:bookmarkStart w:id="1111" w:name="__Fieldmark__1168_649753871"/>
      <w:r>
        <w:rPr/>
        <w:t>;</w:t>
      </w:r>
      <w:bookmarkStart w:id="1112" w:name="__Fieldmark__1105_2534479100"/>
      <w:r>
        <w:rPr/>
        <w:t xml:space="preserve"> </w:t>
      </w:r>
      <w:bookmarkStart w:id="1113" w:name="__Fieldmark__1042_1692434574"/>
      <w:r>
        <w:rPr/>
        <w:t>S</w:t>
      </w:r>
      <w:bookmarkStart w:id="1114" w:name="__Fieldmark__979_148202576"/>
      <w:r>
        <w:rPr/>
        <w:t>h</w:t>
      </w:r>
      <w:bookmarkStart w:id="1115" w:name="__Fieldmark__2488_2994147849"/>
      <w:r>
        <w:rPr/>
        <w:t>u</w:t>
      </w:r>
      <w:bookmarkStart w:id="1116" w:name="__Fieldmark__852_3231691474"/>
      <w:r>
        <w:rPr/>
        <w:t>a</w:t>
      </w:r>
      <w:bookmarkStart w:id="1117" w:name="__Fieldmark__788_3149341642"/>
      <w:r>
        <w:rPr/>
        <w:t>i</w:t>
      </w:r>
      <w:bookmarkStart w:id="1118" w:name="__Fieldmark__724_4213078475"/>
      <w:r>
        <w:rPr/>
        <w:t xml:space="preserve"> </w:t>
      </w:r>
      <w:bookmarkStart w:id="1119" w:name="__Fieldmark__660_4019975519"/>
      <w:r>
        <w:rPr/>
        <w:t>a</w:t>
      </w:r>
      <w:bookmarkStart w:id="1120" w:name="__Fieldmark__596_3852820974"/>
      <w:r>
        <w:rPr/>
        <w:t>n</w:t>
      </w:r>
      <w:bookmarkStart w:id="1121" w:name="__Fieldmark__532_3917936936"/>
      <w:r>
        <w:rPr/>
        <w:t>d</w:t>
      </w:r>
      <w:bookmarkStart w:id="1122" w:name="__Fieldmark__468_3265051427"/>
      <w:r>
        <w:rPr/>
        <w:t xml:space="preserve"> </w:t>
      </w:r>
      <w:bookmarkStart w:id="1123" w:name="__Fieldmark__404_837005789"/>
      <w:r>
        <w:rPr/>
        <w:t>Y</w:t>
      </w:r>
      <w:bookmarkStart w:id="1124" w:name="__Fieldmark__340_3470823330"/>
      <w:r>
        <w:rPr/>
        <w:t>a</w:t>
      </w:r>
      <w:bookmarkStart w:id="1125" w:name="__Fieldmark__276_2630548144"/>
      <w:r>
        <w:rPr/>
        <w:t>n</w:t>
      </w:r>
      <w:bookmarkStart w:id="1126" w:name="__Fieldmark__2604_2304565098"/>
      <w:r>
        <w:rPr/>
        <w:t>g</w:t>
      </w:r>
      <w:bookmarkStart w:id="1127" w:name="__Fieldmark__362_2304565098"/>
      <w:r>
        <w:rPr/>
        <w:t xml:space="preserve"> 2017)</w:t>
      </w:r>
      <w:r>
        <w:rPr/>
      </w:r>
      <w:r>
        <w:fldChar w:fldCharType="end"/>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128" w:name="__Fieldmark__3607_1108267904"/>
      <w:r>
        <w:rPr/>
        <w:t>(</w:t>
      </w:r>
      <w:bookmarkStart w:id="1129" w:name="__Fieldmark__3671_1786183302"/>
      <w:r>
        <w:rPr/>
        <w:t>B</w:t>
      </w:r>
      <w:bookmarkStart w:id="1130" w:name="__Fieldmark__3441_208418766"/>
      <w:r>
        <w:rPr/>
        <w:t>e</w:t>
      </w:r>
      <w:bookmarkStart w:id="1131" w:name="__Fieldmark__3388_2403155824"/>
      <w:r>
        <w:rPr/>
        <w:t>l</w:t>
      </w:r>
      <w:bookmarkStart w:id="1132" w:name="__Fieldmark__3260_545160095"/>
      <w:r>
        <w:rPr/>
        <w:t>l</w:t>
      </w:r>
      <w:bookmarkStart w:id="1133" w:name="__Fieldmark__3230_1417665735"/>
      <w:r>
        <w:rPr/>
        <w:t xml:space="preserve"> </w:t>
      </w:r>
      <w:bookmarkStart w:id="1134" w:name="__Fieldmark__2931_3310317172"/>
      <w:r>
        <w:rPr/>
        <w:t>e</w:t>
      </w:r>
      <w:bookmarkStart w:id="1135" w:name="__Fieldmark__3393_2505137388"/>
      <w:r>
        <w:rPr/>
        <w:t>t</w:t>
      </w:r>
      <w:bookmarkStart w:id="1136" w:name="__Fieldmark__2834_1561598236"/>
      <w:r>
        <w:rPr/>
        <w:t xml:space="preserve"> </w:t>
      </w:r>
      <w:bookmarkStart w:id="1137" w:name="__Fieldmark__2730_2280461051"/>
      <w:r>
        <w:rPr/>
        <w:t>a</w:t>
      </w:r>
      <w:bookmarkStart w:id="1138" w:name="__Fieldmark__2518_908293503"/>
      <w:r>
        <w:rPr/>
        <w:t>l</w:t>
      </w:r>
      <w:bookmarkStart w:id="1139" w:name="__Fieldmark__9450_1777031281"/>
      <w:r>
        <w:rPr/>
        <w:t>.</w:t>
      </w:r>
      <w:bookmarkStart w:id="1140" w:name="__Fieldmark__2404_2048093008"/>
      <w:r>
        <w:rPr/>
        <w:t xml:space="preserve"> </w:t>
      </w:r>
      <w:bookmarkStart w:id="1141" w:name="__Fieldmark__2239_527255555"/>
      <w:r>
        <w:rPr/>
        <w:t>2</w:t>
      </w:r>
      <w:bookmarkStart w:id="1142" w:name="__Fieldmark__2131_3642959469"/>
      <w:r>
        <w:rPr/>
        <w:t>0</w:t>
      </w:r>
      <w:bookmarkStart w:id="1143" w:name="__Fieldmark__2063_2362112943"/>
      <w:r>
        <w:rPr/>
        <w:t>0</w:t>
      </w:r>
      <w:bookmarkStart w:id="1144" w:name="__Fieldmark__2001_2049629825"/>
      <w:r>
        <w:rPr/>
        <w:t>3</w:t>
      </w:r>
      <w:bookmarkStart w:id="1145" w:name="__Fieldmark__1939_687217606"/>
      <w:r>
        <w:rPr/>
        <w:t>;</w:t>
      </w:r>
      <w:bookmarkStart w:id="1146" w:name="__Fieldmark__1877_2209115713"/>
      <w:r>
        <w:rPr/>
        <w:t xml:space="preserve"> </w:t>
      </w:r>
      <w:bookmarkStart w:id="1147" w:name="__Fieldmark__1817_1105856583"/>
      <w:r>
        <w:rPr/>
        <w:t>W</w:t>
      </w:r>
      <w:bookmarkStart w:id="1148" w:name="__Fieldmark__1753_1929513578"/>
      <w:r>
        <w:rPr/>
        <w:t>i</w:t>
      </w:r>
      <w:bookmarkStart w:id="1149" w:name="__Fieldmark__1691_739104655"/>
      <w:r>
        <w:rPr/>
        <w:t>t</w:t>
      </w:r>
      <w:bookmarkStart w:id="1150" w:name="__Fieldmark__1628_462321902"/>
      <w:r>
        <w:rPr/>
        <w:t>h</w:t>
      </w:r>
      <w:bookmarkStart w:id="1151" w:name="__Fieldmark__1564_948816634"/>
      <w:r>
        <w:rPr/>
        <w:t>e</w:t>
      </w:r>
      <w:bookmarkStart w:id="1152" w:name="__Fieldmark__1500_2312622389"/>
      <w:r>
        <w:rPr/>
        <w:t>r</w:t>
      </w:r>
      <w:bookmarkStart w:id="1153" w:name="__Fieldmark__1435_2161409428"/>
      <w:r>
        <w:rPr/>
        <w:t>s</w:t>
      </w:r>
      <w:bookmarkStart w:id="1154" w:name="__Fieldmark__1369_188299688"/>
      <w:r>
        <w:rPr/>
        <w:t xml:space="preserve"> </w:t>
      </w:r>
      <w:bookmarkStart w:id="1155" w:name="__Fieldmark__1302_1216455718"/>
      <w:r>
        <w:rPr/>
        <w:t>e</w:t>
      </w:r>
      <w:bookmarkStart w:id="1156" w:name="__Fieldmark__1235_649753871"/>
      <w:r>
        <w:rPr/>
        <w:t>t</w:t>
      </w:r>
      <w:bookmarkStart w:id="1157" w:name="__Fieldmark__1168_2534479100"/>
      <w:r>
        <w:rPr/>
        <w:t xml:space="preserve"> </w:t>
      </w:r>
      <w:bookmarkStart w:id="1158" w:name="__Fieldmark__1101_1692434574"/>
      <w:r>
        <w:rPr/>
        <w:t>a</w:t>
      </w:r>
      <w:bookmarkStart w:id="1159" w:name="__Fieldmark__1034_148202576"/>
      <w:r>
        <w:rPr/>
        <w:t>l</w:t>
      </w:r>
      <w:bookmarkStart w:id="1160" w:name="__Fieldmark__2539_2994147849"/>
      <w:r>
        <w:rPr/>
        <w:t>.</w:t>
      </w:r>
      <w:bookmarkStart w:id="1161" w:name="__Fieldmark__899_3231691474"/>
      <w:r>
        <w:rPr/>
        <w:t xml:space="preserve"> </w:t>
      </w:r>
      <w:bookmarkStart w:id="1162" w:name="__Fieldmark__831_3149341642"/>
      <w:r>
        <w:rPr/>
        <w:t>2</w:t>
      </w:r>
      <w:bookmarkStart w:id="1163" w:name="__Fieldmark__763_4213078475"/>
      <w:r>
        <w:rPr/>
        <w:t>0</w:t>
      </w:r>
      <w:bookmarkStart w:id="1164" w:name="__Fieldmark__695_4019975519"/>
      <w:r>
        <w:rPr/>
        <w:t>1</w:t>
      </w:r>
      <w:bookmarkStart w:id="1165" w:name="__Fieldmark__627_3852820974"/>
      <w:r>
        <w:rPr/>
        <w:t>2</w:t>
      </w:r>
      <w:bookmarkStart w:id="1166" w:name="__Fieldmark__559_3917936936"/>
      <w:r>
        <w:rPr/>
        <w:t>)</w:t>
      </w:r>
      <w:bookmarkStart w:id="1167" w:name="__Fieldmark__491_3265051427"/>
      <w:r>
        <w:rPr/>
      </w:r>
      <w:r>
        <w:fldChar w:fldCharType="end"/>
      </w:r>
      <w:bookmarkStart w:id="1168" w:name="__Fieldmark__355_3470823330"/>
      <w:bookmarkStart w:id="1169" w:name="__Fieldmark__2611_2304565098"/>
      <w:bookmarkStart w:id="1170" w:name="__Fieldmark__370_2304565098"/>
      <w:bookmarkStart w:id="1171" w:name="__Fieldmark__287_2630548144"/>
      <w:bookmarkStart w:id="1172" w:name="__Fieldmark__423_837005789"/>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NanoSIMS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xml:space="preserve">). </w:t>
      </w:r>
      <w:ins w:id="66" w:author="Elizabeth F" w:date="2017-12-15T13:13:18Z">
        <w:r>
          <w:rPr/>
          <w:t>Because the area is the same</w:t>
        </w:r>
      </w:ins>
      <w:del w:id="67" w:author="Elizabeth F" w:date="2017-12-15T13:13:18Z">
        <w:r>
          <w:rPr/>
          <w:delText>Therefore,</w:delText>
        </w:r>
      </w:del>
      <w:r>
        <w:rPr/>
        <w:t xml:space="preserve"> </w:t>
      </w:r>
      <w:ins w:id="68" w:author="Elizabeth F" w:date="2017-12-15T13:13:54Z">
        <w:r>
          <w:rPr/>
          <w:t>we assume that the final H</w:t>
        </w:r>
      </w:ins>
      <w:ins w:id="69" w:author="Elizabeth F" w:date="2017-12-15T13:14:00Z">
        <w:r>
          <w:rPr/>
          <w:t xml:space="preserve"> concentration is roughly equal to the initial, and so </w:t>
        </w:r>
      </w:ins>
      <w:r>
        <w:rPr/>
        <w:t>the SIMS measurements of the hydrated and then dehydrated SC1-2 were taken as a reasonable estimate of the initial water concentration in SC1.</w:t>
      </w:r>
    </w:p>
    <w:p>
      <w:pPr>
        <w:pStyle w:val="Heading2"/>
        <w:rPr/>
      </w:pPr>
      <w:r>
        <w:rPr/>
        <w:t>SIMS on untreated Kilauea Iki olivine</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3" w:name="__Fieldmark__3838_1108267904"/>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4" w:name="__Fieldmark__13234_1786183302"/>
      <w:bookmarkStart w:id="1175" w:name="__Fieldmark__3841_1108267904"/>
      <w:bookmarkEnd w:id="1173"/>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6" w:name="__Fieldmark__3843_1108267904"/>
      <w:bookmarkEnd w:id="1175"/>
      <w:r>
        <w:rPr/>
        <w:t>andards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7" w:name="__Fieldmark__3847_1108267904"/>
      <w:bookmarkEnd w:id="117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8" w:name="__Fieldmark__13235_1786183302"/>
      <w:bookmarkStart w:id="1179" w:name="__Fieldmark__3853_1108267904"/>
      <w:bookmarkStart w:id="1180" w:name="__Fieldmark__6556_2084187661"/>
      <w:bookmarkEnd w:id="1177"/>
      <w:bookmarkEnd w:id="1180"/>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1" w:name="__Fieldmark__13237_1786183302"/>
      <w:bookmarkStart w:id="1182" w:name="__Fieldmark__3856_1108267904"/>
      <w:bookmarkEnd w:id="1179"/>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3" w:name="__Fieldmark__3975_1108267904"/>
      <w:bookmarkStart w:id="1184" w:name="__Fieldmark__6597_2084187661"/>
      <w:bookmarkStart w:id="1185" w:name="__Fieldmark__5484_24031558241"/>
      <w:bookmarkStart w:id="1186" w:name="__Fieldmark__5321_5451600951"/>
      <w:bookmarkStart w:id="1187" w:name="__Fieldmark__5257_14176657351"/>
      <w:bookmarkStart w:id="1188" w:name="__Fieldmark__4909_33103171721"/>
      <w:bookmarkStart w:id="1189" w:name="__Fieldmark__5472_25051373881"/>
      <w:bookmarkStart w:id="1190" w:name="__Fieldmark__4735_15615982361"/>
      <w:bookmarkStart w:id="1191" w:name="__Fieldmark__4597_22804610511"/>
      <w:bookmarkStart w:id="1192" w:name="__Fieldmark__4355_9082935031"/>
      <w:bookmarkStart w:id="1193" w:name="__Fieldmark__10884_17770312811"/>
      <w:bookmarkStart w:id="1194" w:name="__Fieldmark__3794_20480930081"/>
      <w:bookmarkStart w:id="1195" w:name="__Fieldmark__3899_5272555551"/>
      <w:bookmarkStart w:id="1196" w:name="__Fieldmark__3760_36429594691"/>
      <w:bookmarkStart w:id="1197" w:name="__Fieldmark__9775_23621129431"/>
      <w:bookmarkStart w:id="1198" w:name="__Fieldmark__5522_24031558241"/>
      <w:bookmarkStart w:id="1199" w:name="__Fieldmark__6601_2084187661"/>
      <w:bookmarkStart w:id="1200" w:name="__Fieldmark__5289_14176657351"/>
      <w:bookmarkStart w:id="1201" w:name="__Fieldmark__5360_5451600951"/>
      <w:bookmarkStart w:id="1202" w:name="__Fieldmark__5498_25051373881"/>
      <w:bookmarkStart w:id="1203" w:name="__Fieldmark__4942_33103171721"/>
      <w:bookmarkStart w:id="1204" w:name="__Fieldmark__4617_22804610511"/>
      <w:bookmarkStart w:id="1205" w:name="__Fieldmark__4762_15615982361"/>
      <w:bookmarkStart w:id="1206" w:name="__Fieldmark__10898_17770312811"/>
      <w:bookmarkStart w:id="1207" w:name="__Fieldmark__4376_9082935031"/>
      <w:bookmarkStart w:id="1208" w:name="__Fieldmark__3907_5272555551"/>
      <w:bookmarkStart w:id="1209" w:name="__Fieldmark__3809_20480930081"/>
      <w:bookmarkStart w:id="1210" w:name="__Fieldmark__3769_36429594691"/>
      <w:bookmarkStart w:id="1211" w:name="__Fieldmark__3911_5272555551"/>
      <w:bookmarkStart w:id="1212" w:name="__Fieldmark__3765_36429594691"/>
      <w:bookmarkStart w:id="1213" w:name="__Fieldmark__10902_17770312811"/>
      <w:bookmarkStart w:id="1214" w:name="__Fieldmark__3805_20480930081"/>
      <w:bookmarkStart w:id="1215" w:name="__Fieldmark__4621_22804610511"/>
      <w:bookmarkStart w:id="1216" w:name="__Fieldmark__4372_9082935031"/>
      <w:bookmarkStart w:id="1217" w:name="__Fieldmark__5502_25051373881"/>
      <w:bookmarkStart w:id="1218" w:name="__Fieldmark__4758_15615982361"/>
      <w:bookmarkStart w:id="1219" w:name="__Fieldmark__5293_14176657351"/>
      <w:bookmarkStart w:id="1220" w:name="__Fieldmark__4938_33103171721"/>
      <w:bookmarkStart w:id="1221" w:name="__Fieldmark__5526_24031558241"/>
      <w:bookmarkStart w:id="1222" w:name="__Fieldmark__5356_5451600951"/>
      <w:bookmarkEnd w:id="1182"/>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r>
        <w:rPr/>
      </w:r>
      <w:r>
        <w:rPr/>
      </w:r>
      <w:r>
        <w:fldChar w:fldCharType="end"/>
      </w:r>
      <w:r>
        <w:fldChar w:fldCharType="begin"/>
      </w:r>
      <w:r/>
      <w:r>
        <w:fldChar w:fldCharType="separate"/>
      </w:r>
      <w:bookmarkStart w:id="1223" w:name="__Fieldmark__3980_1108267904"/>
      <w:bookmarkEnd w:id="1174"/>
      <w:bookmarkEnd w:id="1178"/>
      <w:bookmarkEnd w:id="1181"/>
      <w:bookmarkEnd w:id="1183"/>
      <w:r>
        <w:rPr/>
      </w:r>
      <w:r>
        <w:rPr/>
      </w:r>
      <w:r>
        <w:fldChar w:fldCharType="end"/>
      </w:r>
      <w:r>
        <w:fldChar w:fldCharType="begin"/>
      </w:r>
      <w:r/>
      <w:r>
        <w:fldChar w:fldCharType="separate"/>
      </w:r>
      <w:bookmarkStart w:id="1224" w:name="__Fieldmark__3982_1108267904"/>
      <w:bookmarkEnd w:id="1223"/>
      <w:r>
        <w:rPr/>
        <w:t xml:space="preserve"> 2003). </w:t>
      </w:r>
      <w:r>
        <w:rPr/>
      </w:r>
      <w:r>
        <w:fldChar w:fldCharType="end"/>
      </w:r>
      <w:ins w:id="70" w:author="Elizabeth F" w:date="2017-12-15T13:12:09Z">
        <w:bookmarkEnd w:id="1224"/>
        <w:r>
          <w:rPr/>
          <w:t xml:space="preserve">MEGAN: Please insert the actual numbers for the calibration here. </w:t>
        </w:r>
      </w:ins>
      <w:r>
        <w:rPr/>
        <w:t xml:space="preserve">Background counts of </w:t>
      </w:r>
      <w:r>
        <w:rPr>
          <w:vertAlign w:val="superscript"/>
        </w:rPr>
        <w:t>16</w:t>
      </w:r>
      <w:r>
        <w:rPr/>
        <w:t>O</w:t>
      </w:r>
      <w:r>
        <w:rPr>
          <w:vertAlign w:val="superscript"/>
        </w:rPr>
        <w:t>1</w:t>
      </w:r>
      <w:r>
        <w:rPr/>
        <w:t xml:space="preserve">H were assessed via frequent analysis of nominally dry </w:t>
      </w:r>
      <w:r>
        <w:rPr>
          <w:rFonts w:cs="Times New Roman"/>
        </w:rPr>
        <w:t>Suprasil 3002 silica glass (purchased from Heraeus Quarzglas, Switzerland). Replicate analyses of Suprasil glass indicate that the detection limit of our water a</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5" w:name="__Fieldmark__3993_1108267904"/>
      <w:r>
        <w:rPr>
          <w:rFonts w:cs="Times New Roman"/>
        </w:rPr>
        <w:t>n</w:t>
      </w:r>
      <w:bookmarkStart w:id="1226" w:name="__Fieldmark__13277_1786183302"/>
      <w:r>
        <w:rPr>
          <w:rFonts w:cs="Times New Roman"/>
        </w:rPr>
        <w:t>alyses was 1.5 ppm H</w:t>
      </w:r>
      <w:r>
        <w:rPr>
          <w:rFonts w:cs="Times New Roman"/>
          <w:vertAlign w:val="subscript"/>
        </w:rPr>
        <w:t>2</w:t>
      </w:r>
      <w:r>
        <w:rPr>
          <w:rFonts w:cs="Times New Roman"/>
        </w:rPr>
        <w:t>O following the methodology of Long and</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7" w:name="__Fieldmark__3998_1108267904"/>
      <w:bookmarkEnd w:id="1225"/>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8" w:name="__Fieldmark__4002_1108267904"/>
      <w:bookmarkEnd w:id="1227"/>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9" w:name="__Fieldmark__4010_1108267904"/>
      <w:bookmarkEnd w:id="122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30" w:name="__Fieldmark__13278_1786183302"/>
      <w:bookmarkStart w:id="1231" w:name="__Fieldmark__4018_1108267904"/>
      <w:bookmarkStart w:id="1232" w:name="__Fieldmark__6691_2084187661"/>
      <w:bookmarkEnd w:id="1229"/>
      <w:bookmarkEnd w:id="1232"/>
      <w:r>
        <w:rPr>
          <w:rFonts w:cs="Times New Roman"/>
        </w:rPr>
      </w:r>
      <w:r>
        <w:rPr>
          <w:rFonts w:cs="Times New Roman"/>
        </w:rPr>
      </w:r>
      <w:r>
        <w:fldChar w:fldCharType="end"/>
      </w:r>
      <w:bookmarkStart w:id="1233" w:name="__Fieldmark__13280_1786183302"/>
      <w:bookmarkStart w:id="1234" w:name="__Fieldmark__6732_2084187661"/>
      <w:bookmarkStart w:id="1235" w:name="__Fieldmark__5609_24031558241"/>
      <w:bookmarkStart w:id="1236" w:name="__Fieldmark__5436_5451600951"/>
      <w:bookmarkStart w:id="1237" w:name="__Fieldmark__5362_14176657351"/>
      <w:bookmarkStart w:id="1238" w:name="__Fieldmark__5004_33103171721"/>
      <w:bookmarkStart w:id="1239" w:name="__Fieldmark__5564_25051373881"/>
      <w:bookmarkStart w:id="1240" w:name="__Fieldmark__4810_15615982361"/>
      <w:bookmarkStart w:id="1241" w:name="__Fieldmark__4662_22804610511"/>
      <w:bookmarkStart w:id="1242" w:name="__Fieldmark__4410_9082935031"/>
      <w:bookmarkStart w:id="1243" w:name="__Fieldmark__10929_17770312811"/>
      <w:bookmarkStart w:id="1244" w:name="__Fieldmark__3829_20480930081"/>
      <w:bookmarkStart w:id="1245" w:name="__Fieldmark__3924_5272555551"/>
      <w:bookmarkStart w:id="1246" w:name="__Fieldmark__3782_36429594691"/>
      <w:bookmarkStart w:id="1247" w:name="__Fieldmark__9794_23621129431"/>
      <w:bookmarkStart w:id="1248" w:name="__Fieldmark__5647_24031558241"/>
      <w:bookmarkStart w:id="1249" w:name="__Fieldmark__6736_2084187661"/>
      <w:bookmarkStart w:id="1250" w:name="__Fieldmark__5396_14176657351"/>
      <w:bookmarkStart w:id="1251" w:name="__Fieldmark__5475_5451600951"/>
      <w:bookmarkStart w:id="1252" w:name="__Fieldmark__5600_25051373881"/>
      <w:bookmarkStart w:id="1253" w:name="__Fieldmark__5041_33103171721"/>
      <w:bookmarkStart w:id="1254" w:name="__Fieldmark__4686_22804610511"/>
      <w:bookmarkStart w:id="1255" w:name="__Fieldmark__4841_15615982361"/>
      <w:bookmarkStart w:id="1256" w:name="__Fieldmark__10947_17770312811"/>
      <w:bookmarkStart w:id="1257" w:name="__Fieldmark__4435_9082935031"/>
      <w:bookmarkStart w:id="1258" w:name="__Fieldmark__3936_5272555551"/>
      <w:bookmarkStart w:id="1259" w:name="__Fieldmark__3852_20480930081"/>
      <w:bookmarkStart w:id="1260" w:name="__Fieldmark__3795_36429594691"/>
      <w:bookmarkStart w:id="1261" w:name="__Fieldmark__3940_5272555551"/>
      <w:bookmarkStart w:id="1262" w:name="__Fieldmark__3787_36429594691"/>
      <w:bookmarkStart w:id="1263" w:name="__Fieldmark__10951_17770312811"/>
      <w:bookmarkStart w:id="1264" w:name="__Fieldmark__3848_20480930081"/>
      <w:bookmarkStart w:id="1265" w:name="__Fieldmark__4690_22804610511"/>
      <w:bookmarkStart w:id="1266" w:name="__Fieldmark__4431_9082935031"/>
      <w:bookmarkStart w:id="1267" w:name="__Fieldmark__5604_25051373881"/>
      <w:bookmarkStart w:id="1268" w:name="__Fieldmark__4837_15615982361"/>
      <w:bookmarkStart w:id="1269" w:name="__Fieldmark__5400_14176657351"/>
      <w:bookmarkStart w:id="1270" w:name="__Fieldmark__5037_33103171721"/>
      <w:bookmarkStart w:id="1271" w:name="__Fieldmark__5651_24031558241"/>
      <w:bookmarkStart w:id="1272" w:name="__Fieldmark__5471_5451600951"/>
      <w:bookmarkEnd w:id="1226"/>
      <w:bookmarkEnd w:id="1230"/>
      <w:bookmarkEnd w:id="123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r>
        <w:rPr>
          <w:rFonts w:cs="Times New Roman"/>
        </w:rPr>
        <w:t xml:space="preserve"> W</w:t>
      </w:r>
      <w:r>
        <w:fldChar w:fldCharType="begin"/>
      </w:r>
      <w:r/>
      <w:r>
        <w:fldChar w:fldCharType="separate"/>
      </w:r>
      <w:bookmarkStart w:id="1273" w:name="__Fieldmark__4145_1108267904"/>
      <w:r>
        <w:rPr>
          <w:rFonts w:cs="Times New Roman"/>
        </w:rPr>
        <w:t>i</w:t>
      </w:r>
      <w:r>
        <w:rPr>
          <w:rFonts w:cs="Times New Roman"/>
        </w:rPr>
      </w:r>
      <w:r>
        <w:fldChar w:fldCharType="end"/>
      </w:r>
      <w:r>
        <w:fldChar w:fldCharType="begin"/>
      </w:r>
      <w:r/>
      <w:r>
        <w:fldChar w:fldCharType="separate"/>
      </w:r>
      <w:bookmarkStart w:id="1274" w:name="__Fieldmark__4149_1108267904"/>
      <w:bookmarkEnd w:id="1273"/>
      <w:r>
        <w:rPr>
          <w:rFonts w:cs="Times New Roman"/>
        </w:rPr>
      </w:r>
      <w:r>
        <w:rPr>
          <w:rFonts w:cs="Times New Roman"/>
        </w:rPr>
      </w:r>
      <w:r>
        <w:fldChar w:fldCharType="end"/>
      </w:r>
      <w:bookmarkEnd w:id="1274"/>
      <w:r>
        <w:rPr>
          <w:rFonts w:cs="Times New Roman"/>
        </w:rPr>
        <w:t>nefor</w:t>
      </w:r>
      <w:r>
        <w:fldChar w:fldCharType="begin"/>
      </w:r>
      <w:r/>
      <w:r>
        <w:fldChar w:fldCharType="separate"/>
      </w:r>
      <w:bookmarkStart w:id="1275" w:name="__Fieldmark__4152_1108267904"/>
      <w:r>
        <w:rPr>
          <w:rFonts w:cs="Times New Roman"/>
        </w:rPr>
      </w:r>
      <w:r>
        <w:rPr>
          <w:rFonts w:cs="Times New Roman"/>
        </w:rPr>
      </w:r>
      <w:r>
        <w:fldChar w:fldCharType="end"/>
      </w:r>
      <w:r>
        <w:fldChar w:fldCharType="begin"/>
      </w:r>
      <w:r/>
      <w:r>
        <w:fldChar w:fldCharType="separate"/>
      </w:r>
      <w:bookmarkStart w:id="1276" w:name="__Fieldmark__4154_1108267904"/>
      <w:bookmarkEnd w:id="1275"/>
      <w:r>
        <w:rPr>
          <w:rFonts w:cs="Times New Roman"/>
        </w:rPr>
        <w:t>dner 1983. Analytical drift throughout the session was monitored via frequent analysis of Herasil 102 silica glass (purchased from Heraeus) containing ~55 ppm H</w:t>
      </w:r>
      <w:r>
        <w:rPr>
          <w:rFonts w:cs="Times New Roman"/>
        </w:rPr>
      </w:r>
      <w:r>
        <w:fldChar w:fldCharType="end"/>
      </w:r>
      <w:bookmarkEnd w:id="1276"/>
      <w:r>
        <w:rPr>
          <w:rFonts w:cs="Times New Roman"/>
          <w:vertAlign w:val="subscript"/>
        </w:rPr>
        <w:t>2</w:t>
      </w:r>
      <w:r>
        <w:rPr>
          <w:rFonts w:cs="Times New Roman"/>
        </w:rPr>
        <w:t>O.</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277" w:name="__Fieldmark__4165_1108267904"/>
      <w:r>
        <w:rPr/>
        <w:t>J</w:t>
      </w:r>
      <w:bookmarkStart w:id="1278" w:name="__Fieldmark__3870_1786183302"/>
      <w:r>
        <w:rPr/>
        <w:t>o</w:t>
      </w:r>
      <w:bookmarkStart w:id="1279" w:name="__Fieldmark__3639_208418766"/>
      <w:r>
        <w:rPr/>
        <w:t>l</w:t>
      </w:r>
      <w:bookmarkStart w:id="1280" w:name="__Fieldmark__3577_2403155824"/>
      <w:r>
        <w:rPr/>
        <w:t>l</w:t>
      </w:r>
      <w:bookmarkStart w:id="1281" w:name="__Fieldmark__3446_545160095"/>
      <w:r>
        <w:rPr/>
        <w:t>a</w:t>
      </w:r>
      <w:bookmarkStart w:id="1282" w:name="__Fieldmark__3413_1417665735"/>
      <w:r>
        <w:rPr/>
        <w:t>n</w:t>
      </w:r>
      <w:bookmarkStart w:id="1283" w:name="__Fieldmark__3110_3310317172"/>
      <w:r>
        <w:rPr/>
        <w:t>d</w:t>
      </w:r>
      <w:bookmarkStart w:id="1284" w:name="__Fieldmark__3581_2505137388"/>
      <w:r>
        <w:rPr/>
        <w:t>s</w:t>
      </w:r>
      <w:bookmarkStart w:id="1285" w:name="__Fieldmark__2997_1561598236"/>
      <w:r>
        <w:rPr/>
        <w:t xml:space="preserve"> </w:t>
      </w:r>
      <w:bookmarkStart w:id="1286" w:name="__Fieldmark__2889_2280461051"/>
      <w:r>
        <w:rPr/>
        <w:t>e</w:t>
      </w:r>
      <w:bookmarkStart w:id="1287" w:name="__Fieldmark__2673_908293503"/>
      <w:r>
        <w:rPr/>
        <w:t>t</w:t>
      </w:r>
      <w:bookmarkStart w:id="1288" w:name="__Fieldmark__9604_1777031281"/>
      <w:r>
        <w:rPr/>
        <w:t xml:space="preserve"> </w:t>
      </w:r>
      <w:bookmarkStart w:id="1289" w:name="__Fieldmark__2549_2048093008"/>
      <w:r>
        <w:rPr/>
        <w:t>a</w:t>
      </w:r>
      <w:bookmarkStart w:id="1290" w:name="__Fieldmark__2380_527255555"/>
      <w:r>
        <w:rPr/>
        <w:t>l</w:t>
      </w:r>
      <w:bookmarkStart w:id="1291" w:name="__Fieldmark__2268_3642959469"/>
      <w:r>
        <w:rPr/>
        <w:t>.</w:t>
      </w:r>
      <w:bookmarkStart w:id="1292" w:name="__Fieldmark__2196_2362112943"/>
      <w:r>
        <w:rPr/>
        <w:t xml:space="preserve"> </w:t>
      </w:r>
      <w:bookmarkStart w:id="1293" w:name="__Fieldmark__2130_2049629825"/>
      <w:r>
        <w:rPr/>
        <w:t>(</w:t>
      </w:r>
      <w:bookmarkStart w:id="1294" w:name="__Fieldmark__2064_687217606"/>
      <w:r>
        <w:rPr/>
        <w:t>2</w:t>
      </w:r>
      <w:bookmarkStart w:id="1295" w:name="__Fieldmark__1998_2209115713"/>
      <w:r>
        <w:rPr/>
        <w:t>0</w:t>
      </w:r>
      <w:bookmarkStart w:id="1296" w:name="__Fieldmark__1934_1105856583"/>
      <w:r>
        <w:rPr/>
        <w:t>1</w:t>
      </w:r>
      <w:bookmarkStart w:id="1297" w:name="__Fieldmark__1866_1929513578"/>
      <w:r>
        <w:rPr/>
        <w:t>6</w:t>
      </w:r>
      <w:bookmarkStart w:id="1298" w:name="__Fieldmark__1800_739104655"/>
      <w:r>
        <w:rPr/>
        <w:t>)</w:t>
      </w:r>
      <w:bookmarkStart w:id="1299" w:name="__Fieldmark__1733_462321902"/>
      <w:r>
        <w:rPr/>
      </w:r>
      <w:r>
        <w:fldChar w:fldCharType="end"/>
      </w:r>
      <w:bookmarkStart w:id="1300" w:name="__Fieldmark__1597_2312622389"/>
      <w:bookmarkStart w:id="1301" w:name="__Fieldmark__1458_188299688"/>
      <w:bookmarkStart w:id="1302" w:name="__Fieldmark__1316_649753871"/>
      <w:bookmarkStart w:id="1303" w:name="__Fieldmark__1174_1692434574"/>
      <w:bookmarkStart w:id="1304" w:name="__Fieldmark__2604_2994147849"/>
      <w:bookmarkStart w:id="1305" w:name="__Fieldmark__888_3149341642"/>
      <w:bookmarkStart w:id="1306" w:name="__Fieldmark__744_4019975519"/>
      <w:bookmarkStart w:id="1307" w:name="__Fieldmark__600_3917936936"/>
      <w:bookmarkStart w:id="1308" w:name="__Fieldmark__456_837005789"/>
      <w:bookmarkStart w:id="1309" w:name="__Fieldmark__312_2630548144"/>
      <w:bookmarkStart w:id="1310" w:name="__Fieldmark__420_2304565098"/>
      <w:bookmarkStart w:id="1311" w:name="__Fieldmark__2636_2304565098"/>
      <w:bookmarkStart w:id="1312" w:name="__Fieldmark__384_3470823330"/>
      <w:bookmarkStart w:id="1313" w:name="__Fieldmark__528_3265051427"/>
      <w:bookmarkStart w:id="1314" w:name="__Fieldmark__672_3852820974"/>
      <w:bookmarkStart w:id="1315" w:name="__Fieldmark__816_4213078475"/>
      <w:bookmarkStart w:id="1316" w:name="__Fieldmark__960_3231691474"/>
      <w:bookmarkStart w:id="1317" w:name="__Fieldmark__1103_148202576"/>
      <w:bookmarkStart w:id="1318" w:name="__Fieldmark__1245_2534479100"/>
      <w:bookmarkStart w:id="1319" w:name="__Fieldmark__1387_1216455718"/>
      <w:bookmarkStart w:id="1320" w:name="__Fieldmark__1528_2161409428"/>
      <w:bookmarkStart w:id="1321" w:name="__Fieldmark__1665_948816634"/>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2" w:name="__Fieldmark__4336_110826790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3" w:name="__Fieldmark__4039_1786183302"/>
      <w:bookmarkStart w:id="1324" w:name="__Fieldmark__4339_1108267904"/>
      <w:bookmarkEnd w:id="132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5" w:name="__Fieldmark__4042_1786183302"/>
      <w:bookmarkStart w:id="1326" w:name="__Fieldmark__3804_208418766"/>
      <w:bookmarkStart w:id="1327" w:name="__Fieldmark__4344_1108267904"/>
      <w:bookmarkEnd w:id="1323"/>
      <w:bookmarkEnd w:id="1324"/>
      <w:r>
        <w:rPr/>
        <w:t>(</w:t>
      </w:r>
      <w:bookmarkStart w:id="1328" w:name="__Fieldmark__4047_1786183302"/>
      <w:bookmarkStart w:id="1329" w:name="__Fieldmark__3807_208418766"/>
      <w:bookmarkStart w:id="1330" w:name="__Fieldmark__3739_2403155824"/>
      <w:r>
        <w:rPr/>
        <w:t>W</w:t>
      </w:r>
      <w:bookmarkStart w:id="1331" w:name="__Fieldmark__3742_2403155824"/>
      <w:bookmarkStart w:id="1332" w:name="__Fieldmark__3605_545160095"/>
      <w:bookmarkStart w:id="1333" w:name="__Fieldmark__3812_208418766"/>
      <w:r>
        <w:rPr/>
        <w:t>i</w:t>
      </w:r>
      <w:bookmarkStart w:id="1334" w:name="__Fieldmark__3747_2403155824"/>
      <w:bookmarkStart w:id="1335" w:name="__Fieldmark__3569_1417665735"/>
      <w:bookmarkStart w:id="1336" w:name="__Fieldmark__3608_545160095"/>
      <w:r>
        <w:rPr/>
        <w:t>t</w:t>
      </w:r>
      <w:bookmarkStart w:id="1337" w:name="__Fieldmark__3572_1417665735"/>
      <w:bookmarkStart w:id="1338" w:name="__Fieldmark__3263_3310317172"/>
      <w:bookmarkStart w:id="1339" w:name="__Fieldmark__3613_545160095"/>
      <w:r>
        <w:rPr/>
        <w:t>h</w:t>
      </w:r>
      <w:bookmarkStart w:id="1340" w:name="__Fieldmark__3577_1417665735"/>
      <w:bookmarkStart w:id="1341" w:name="__Fieldmark__3746_2505137388"/>
      <w:bookmarkStart w:id="1342" w:name="__Fieldmark__3266_3310317172"/>
      <w:r>
        <w:rPr/>
        <w:t>e</w:t>
      </w:r>
      <w:bookmarkStart w:id="1343" w:name="__Fieldmark__3749_2505137388"/>
      <w:bookmarkStart w:id="1344" w:name="__Fieldmark__3144_1561598236"/>
      <w:bookmarkStart w:id="1345" w:name="__Fieldmark__3271_3310317172"/>
      <w:r>
        <w:rPr/>
        <w:t>r</w:t>
      </w:r>
      <w:bookmarkStart w:id="1346" w:name="__Fieldmark__3754_2505137388"/>
      <w:bookmarkStart w:id="1347" w:name="__Fieldmark__3147_1561598236"/>
      <w:bookmarkStart w:id="1348" w:name="__Fieldmark__3033_2280461051"/>
      <w:r>
        <w:rPr/>
        <w:t>s</w:t>
      </w:r>
      <w:bookmarkStart w:id="1349" w:name="__Fieldmark__3036_2280461051"/>
      <w:bookmarkStart w:id="1350" w:name="__Fieldmark__2814_908293503"/>
      <w:bookmarkStart w:id="1351" w:name="__Fieldmark__3152_1561598236"/>
      <w:r>
        <w:rPr/>
        <w:t xml:space="preserve"> </w:t>
      </w:r>
      <w:bookmarkStart w:id="1352" w:name="__Fieldmark__3041_2280461051"/>
      <w:bookmarkStart w:id="1353" w:name="__Fieldmark__9742_1777031281"/>
      <w:bookmarkStart w:id="1354" w:name="__Fieldmark__2817_908293503"/>
      <w:r>
        <w:rPr/>
        <w:t>2</w:t>
      </w:r>
      <w:bookmarkStart w:id="1355" w:name="__Fieldmark__9745_1777031281"/>
      <w:bookmarkStart w:id="1356" w:name="__Fieldmark__2684_2048093008"/>
      <w:bookmarkStart w:id="1357" w:name="__Fieldmark__2822_908293503"/>
      <w:r>
        <w:rPr/>
        <w:t>0</w:t>
      </w:r>
      <w:bookmarkStart w:id="1358" w:name="__Fieldmark__9750_1777031281"/>
      <w:bookmarkStart w:id="1359" w:name="__Fieldmark__2687_2048093008"/>
      <w:bookmarkStart w:id="1360" w:name="__Fieldmark__2512_527255555"/>
      <w:r>
        <w:rPr/>
        <w:t>1</w:t>
      </w:r>
      <w:bookmarkStart w:id="1361" w:name="__Fieldmark__2515_527255555"/>
      <w:bookmarkStart w:id="1362" w:name="__Fieldmark__2397_3642959469"/>
      <w:bookmarkStart w:id="1363" w:name="__Fieldmark__2692_2048093008"/>
      <w:r>
        <w:rPr/>
        <w:t>3</w:t>
      </w:r>
      <w:bookmarkStart w:id="1364" w:name="__Fieldmark__2520_527255555"/>
      <w:bookmarkStart w:id="1365" w:name="__Fieldmark__2322_2362112943"/>
      <w:bookmarkStart w:id="1366" w:name="__Fieldmark__2400_3642959469"/>
      <w:r>
        <w:rPr/>
        <w:t>)</w:t>
      </w:r>
      <w:bookmarkStart w:id="1367" w:name="__Fieldmark__2325_2362112943"/>
      <w:bookmarkStart w:id="1368" w:name="__Fieldmark__2253_2049629825"/>
      <w:bookmarkStart w:id="1369" w:name="__Fieldmark__2405_3642959469"/>
      <w:r>
        <w:rPr/>
      </w:r>
      <w:r>
        <w:fldChar w:fldCharType="end"/>
      </w:r>
      <w:bookmarkStart w:id="1370" w:name="__Fieldmark__2187_687217606"/>
      <w:bookmarkStart w:id="1371" w:name="__Fieldmark__2115_2209115713"/>
      <w:bookmarkStart w:id="1372" w:name="__Fieldmark__2261_2049629825"/>
      <w:bookmarkStart w:id="1373" w:name="__Fieldmark__2051_1105856583"/>
      <w:bookmarkStart w:id="1374" w:name="__Fieldmark__1977_1929513578"/>
      <w:bookmarkStart w:id="1375" w:name="__Fieldmark__2123_2209115713"/>
      <w:bookmarkStart w:id="1376" w:name="__Fieldmark__1911_739104655"/>
      <w:bookmarkStart w:id="1377" w:name="__Fieldmark__1838_462321902"/>
      <w:bookmarkStart w:id="1378" w:name="__Fieldmark__1985_1929513578"/>
      <w:bookmarkStart w:id="1379" w:name="__Fieldmark__1769_948816634"/>
      <w:bookmarkStart w:id="1380" w:name="__Fieldmark__1694_2312622389"/>
      <w:bookmarkStart w:id="1381" w:name="__Fieldmark__1846_462321902"/>
      <w:bookmarkStart w:id="1382" w:name="__Fieldmark__1624_2161409428"/>
      <w:bookmarkStart w:id="1383" w:name="__Fieldmark__1547_188299688"/>
      <w:bookmarkStart w:id="1384" w:name="__Fieldmark__1702_2312622389"/>
      <w:bookmarkStart w:id="1385" w:name="__Fieldmark__1475_1216455718"/>
      <w:bookmarkStart w:id="1386" w:name="__Fieldmark__1397_649753871"/>
      <w:bookmarkStart w:id="1387" w:name="__Fieldmark__1555_188299688"/>
      <w:bookmarkStart w:id="1388" w:name="__Fieldmark__1327_2534479100"/>
      <w:bookmarkStart w:id="1389" w:name="__Fieldmark__1247_1692434574"/>
      <w:bookmarkStart w:id="1390" w:name="__Fieldmark__1405_649753871"/>
      <w:bookmarkStart w:id="1391" w:name="__Fieldmark__1175_148202576"/>
      <w:bookmarkStart w:id="1392" w:name="__Fieldmark__2669_2994147849"/>
      <w:bookmarkStart w:id="1393" w:name="__Fieldmark__1255_1692434574"/>
      <w:bookmarkStart w:id="1394" w:name="__Fieldmark__1024_3231691474"/>
      <w:bookmarkStart w:id="1395" w:name="__Fieldmark__945_3149341642"/>
      <w:bookmarkStart w:id="1396" w:name="__Fieldmark__2677_2994147849"/>
      <w:bookmarkStart w:id="1397" w:name="__Fieldmark__872_4213078475"/>
      <w:bookmarkStart w:id="1398" w:name="__Fieldmark__793_4019975519"/>
      <w:bookmarkStart w:id="1399" w:name="__Fieldmark__953_3149341642"/>
      <w:bookmarkStart w:id="1400" w:name="__Fieldmark__723_3852820974"/>
      <w:bookmarkStart w:id="1401" w:name="__Fieldmark__644_3917936936"/>
      <w:bookmarkStart w:id="1402" w:name="__Fieldmark__801_4019975519"/>
      <w:bookmarkStart w:id="1403" w:name="__Fieldmark__571_3265051427"/>
      <w:bookmarkStart w:id="1404" w:name="__Fieldmark__492_837005789"/>
      <w:bookmarkStart w:id="1405" w:name="__Fieldmark__652_3917936936"/>
      <w:bookmarkStart w:id="1406" w:name="__Fieldmark__419_3470823330"/>
      <w:bookmarkStart w:id="1407" w:name="__Fieldmark__340_2630548144"/>
      <w:bookmarkStart w:id="1408" w:name="__Fieldmark__500_837005789"/>
      <w:bookmarkStart w:id="1409" w:name="__Fieldmark__514_2304565098"/>
      <w:bookmarkStart w:id="1410" w:name="__Fieldmark__2663_2304565098"/>
      <w:bookmarkStart w:id="1411" w:name="__Fieldmark__348_2630548144"/>
      <w:bookmarkStart w:id="1412" w:name="__Fieldmark__2665_2304565098"/>
      <w:bookmarkStart w:id="1413" w:name="__Fieldmark__424_3470823330"/>
      <w:bookmarkStart w:id="1414" w:name="__Fieldmark__2660_2304565098"/>
      <w:bookmarkStart w:id="1415" w:name="__Fieldmark__343_2630548144"/>
      <w:bookmarkStart w:id="1416" w:name="__Fieldmark__576_3265051427"/>
      <w:bookmarkStart w:id="1417" w:name="__Fieldmark__416_3470823330"/>
      <w:bookmarkStart w:id="1418" w:name="__Fieldmark__495_837005789"/>
      <w:bookmarkStart w:id="1419" w:name="__Fieldmark__728_3852820974"/>
      <w:bookmarkStart w:id="1420" w:name="__Fieldmark__568_3265051427"/>
      <w:bookmarkStart w:id="1421" w:name="__Fieldmark__647_3917936936"/>
      <w:bookmarkStart w:id="1422" w:name="__Fieldmark__877_4213078475"/>
      <w:bookmarkStart w:id="1423" w:name="__Fieldmark__720_3852820974"/>
      <w:bookmarkStart w:id="1424" w:name="__Fieldmark__796_4019975519"/>
      <w:bookmarkStart w:id="1425" w:name="__Fieldmark__1029_3231691474"/>
      <w:bookmarkStart w:id="1426" w:name="__Fieldmark__869_4213078475"/>
      <w:bookmarkStart w:id="1427" w:name="__Fieldmark__948_3149341642"/>
      <w:bookmarkStart w:id="1428" w:name="__Fieldmark__1180_148202576"/>
      <w:bookmarkStart w:id="1429" w:name="__Fieldmark__1021_3231691474"/>
      <w:bookmarkStart w:id="1430" w:name="__Fieldmark__2672_2994147849"/>
      <w:bookmarkStart w:id="1431" w:name="__Fieldmark__1332_2534479100"/>
      <w:bookmarkStart w:id="1432" w:name="__Fieldmark__1172_148202576"/>
      <w:bookmarkStart w:id="1433" w:name="__Fieldmark__1250_1692434574"/>
      <w:bookmarkStart w:id="1434" w:name="__Fieldmark__1480_1216455718"/>
      <w:bookmarkStart w:id="1435" w:name="__Fieldmark__1324_2534479100"/>
      <w:bookmarkStart w:id="1436" w:name="__Fieldmark__1400_649753871"/>
      <w:bookmarkStart w:id="1437" w:name="__Fieldmark__1629_2161409428"/>
      <w:bookmarkStart w:id="1438" w:name="__Fieldmark__1472_1216455718"/>
      <w:bookmarkStart w:id="1439" w:name="__Fieldmark__1550_188299688"/>
      <w:bookmarkStart w:id="1440" w:name="__Fieldmark__1774_948816634"/>
      <w:bookmarkStart w:id="1441" w:name="__Fieldmark__1621_2161409428"/>
      <w:bookmarkStart w:id="1442" w:name="__Fieldmark__1697_2312622389"/>
      <w:bookmarkStart w:id="1443" w:name="__Fieldmark__1916_739104655"/>
      <w:bookmarkStart w:id="1444" w:name="__Fieldmark__1766_948816634"/>
      <w:bookmarkStart w:id="1445" w:name="__Fieldmark__1841_462321902"/>
      <w:bookmarkStart w:id="1446" w:name="__Fieldmark__2056_1105856583"/>
      <w:bookmarkStart w:id="1447" w:name="__Fieldmark__1908_739104655"/>
      <w:bookmarkStart w:id="1448" w:name="__Fieldmark__1980_1929513578"/>
      <w:bookmarkStart w:id="1449" w:name="__Fieldmark__2192_687217606"/>
      <w:bookmarkStart w:id="1450" w:name="__Fieldmark__2048_1105856583"/>
      <w:bookmarkStart w:id="1451" w:name="__Fieldmark__2118_2209115713"/>
      <w:bookmarkStart w:id="1452" w:name="__Fieldmark__2330_2362112943"/>
      <w:bookmarkStart w:id="1453" w:name="__Fieldmark__2184_687217606"/>
      <w:bookmarkStart w:id="1454" w:name="__Fieldmark__2256_2049629825"/>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55" w:name="__Fieldmark__4724_1108267904"/>
      <w:r>
        <w:rPr/>
        <w:t>(</w:t>
      </w:r>
      <w:bookmarkStart w:id="1456" w:name="__Fieldmark__4418_1786183302"/>
      <w:r>
        <w:rPr/>
        <w:t>W</w:t>
      </w:r>
      <w:bookmarkStart w:id="1457" w:name="__Fieldmark__4174_208418766"/>
      <w:r>
        <w:rPr/>
        <w:t>i</w:t>
      </w:r>
      <w:bookmarkStart w:id="1458" w:name="__Fieldmark__4110_2403155824"/>
      <w:r>
        <w:rPr/>
        <w:t>t</w:t>
      </w:r>
      <w:bookmarkStart w:id="1459" w:name="__Fieldmark__3967_545160095"/>
      <w:r>
        <w:rPr/>
        <w:t>h</w:t>
      </w:r>
      <w:bookmarkStart w:id="1460" w:name="__Fieldmark__3923_1417665735"/>
      <w:r>
        <w:rPr/>
        <w:t>e</w:t>
      </w:r>
      <w:bookmarkStart w:id="1461" w:name="__Fieldmark__3602_3310317172"/>
      <w:r>
        <w:rPr/>
        <w:t>r</w:t>
      </w:r>
      <w:bookmarkStart w:id="1462" w:name="__Fieldmark__4101_2505137388"/>
      <w:r>
        <w:rPr/>
        <w:t>s</w:t>
      </w:r>
      <w:bookmarkStart w:id="1463" w:name="__Fieldmark__3460_1561598236"/>
      <w:r>
        <w:rPr/>
        <w:t xml:space="preserve"> </w:t>
      </w:r>
      <w:bookmarkStart w:id="1464" w:name="__Fieldmark__3340_2280461051"/>
      <w:r>
        <w:rPr/>
        <w:t>2</w:t>
      </w:r>
      <w:bookmarkStart w:id="1465" w:name="__Fieldmark__3112_908293503"/>
      <w:r>
        <w:rPr/>
        <w:t>0</w:t>
      </w:r>
      <w:bookmarkStart w:id="1466" w:name="__Fieldmark__10031_1777031281"/>
      <w:r>
        <w:rPr/>
        <w:t>1</w:t>
      </w:r>
      <w:bookmarkStart w:id="1467" w:name="__Fieldmark__2964_2048093008"/>
      <w:r>
        <w:rPr/>
        <w:t>3</w:t>
      </w:r>
      <w:bookmarkStart w:id="1468" w:name="__Fieldmark__2783_527255555"/>
      <w:r>
        <w:rPr/>
        <w:t>)</w:t>
      </w:r>
      <w:bookmarkStart w:id="1469" w:name="__Fieldmark__2659_3642959469"/>
      <w:r>
        <w:rPr/>
      </w:r>
      <w:r>
        <w:fldChar w:fldCharType="end"/>
      </w:r>
      <w:bookmarkStart w:id="1470" w:name="__Fieldmark__2497_2049629825"/>
      <w:bookmarkStart w:id="1471" w:name="__Fieldmark__2341_2209115713"/>
      <w:bookmarkStart w:id="1472" w:name="__Fieldmark__2185_1929513578"/>
      <w:bookmarkStart w:id="1473" w:name="__Fieldmark__2028_462321902"/>
      <w:bookmarkStart w:id="1474" w:name="__Fieldmark__1866_2312622389"/>
      <w:bookmarkStart w:id="1475" w:name="__Fieldmark__1701_188299688"/>
      <w:bookmarkStart w:id="1476" w:name="__Fieldmark__1533_649753871"/>
      <w:bookmarkStart w:id="1477" w:name="__Fieldmark__1368_1692434574"/>
      <w:bookmarkStart w:id="1478" w:name="__Fieldmark__2774_2994147849"/>
      <w:bookmarkStart w:id="1479" w:name="__Fieldmark__1034_3149341642"/>
      <w:bookmarkStart w:id="1480" w:name="__Fieldmark__866_4019975519"/>
      <w:bookmarkStart w:id="1481" w:name="__Fieldmark__701_3917936936"/>
      <w:bookmarkStart w:id="1482" w:name="__Fieldmark__533_837005789"/>
      <w:bookmarkStart w:id="1483" w:name="__Fieldmark__365_2630548144"/>
      <w:bookmarkStart w:id="1484" w:name="__Fieldmark__487_2304565098"/>
      <w:bookmarkStart w:id="1485" w:name="__Fieldmark__2679_2304565098"/>
      <w:bookmarkStart w:id="1486" w:name="__Fieldmark__449_3470823330"/>
      <w:bookmarkStart w:id="1487" w:name="__Fieldmark__617_3265051427"/>
      <w:bookmarkStart w:id="1488" w:name="__Fieldmark__785_3852820974"/>
      <w:bookmarkStart w:id="1489" w:name="__Fieldmark__950_4213078475"/>
      <w:bookmarkStart w:id="1490" w:name="__Fieldmark__1118_3231691474"/>
      <w:bookmarkStart w:id="1491" w:name="__Fieldmark__1285_148202576"/>
      <w:bookmarkStart w:id="1492" w:name="__Fieldmark__1453_2534479100"/>
      <w:bookmarkStart w:id="1493" w:name="__Fieldmark__1617_1216455718"/>
      <w:bookmarkStart w:id="1494" w:name="__Fieldmark__1784_2161409428"/>
      <w:bookmarkStart w:id="1495" w:name="__Fieldmark__1947_948816634"/>
      <w:bookmarkStart w:id="1496" w:name="__Fieldmark__2107_739104655"/>
      <w:bookmarkStart w:id="1497" w:name="__Fieldmark__2265_1105856583"/>
      <w:bookmarkStart w:id="1498" w:name="__Fieldmark__2419_687217606"/>
      <w:bookmarkStart w:id="1499" w:name="__Fieldmark__2575_2362112943"/>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Pr/>
        <w:t xml:space="preserve">. Within this temperature range, given the dimensions of the sample and the diffusivities reported by Kohlstedt and Mackwell (1998), the experiment time of 7 hours should allow the completion of </w:t>
      </w:r>
      <w:del w:id="71" w:author="Elizabeth F" w:date="2017-12-15T15:32:42Z">
        <w:r>
          <w:rPr/>
          <w:delText>PP</w:delText>
        </w:r>
      </w:del>
      <w:ins w:id="72" w:author="Elizabeth F" w:date="2017-12-15T15:32:42Z">
        <w:r>
          <w:rPr>
            <w:rFonts w:eastAsia="Calibri"/>
            <w:color w:val="00000A"/>
            <w:sz w:val="22"/>
          </w:rPr>
          <w:t>redox</w:t>
        </w:r>
      </w:ins>
      <w:r>
        <w:rPr/>
        <w:t xml:space="preserve">-rate diffusion and initiation of diffusion at the slower PV 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500" w:name="__Fieldmark__4876_1108267904"/>
      <w:r>
        <w:rPr/>
        <w:t>(</w:t>
      </w:r>
      <w:bookmarkStart w:id="1501" w:name="__Fieldmark__4570_1786183302"/>
      <w:r>
        <w:rPr/>
        <w:t>K</w:t>
      </w:r>
      <w:bookmarkStart w:id="1502" w:name="__Fieldmark__4317_208418766"/>
      <w:r>
        <w:rPr/>
        <w:t>o</w:t>
      </w:r>
      <w:bookmarkStart w:id="1503" w:name="__Fieldmark__4260_2403155824"/>
      <w:r>
        <w:rPr/>
        <w:t>h</w:t>
      </w:r>
      <w:bookmarkStart w:id="1504" w:name="__Fieldmark__4114_545160095"/>
      <w:r>
        <w:rPr/>
        <w:t>l</w:t>
      </w:r>
      <w:bookmarkStart w:id="1505" w:name="__Fieldmark__4067_1417665735"/>
      <w:r>
        <w:rPr/>
        <w:t>s</w:t>
      </w:r>
      <w:bookmarkStart w:id="1506" w:name="__Fieldmark__3733_3310317172"/>
      <w:r>
        <w:rPr/>
        <w:t>t</w:t>
      </w:r>
      <w:bookmarkStart w:id="1507" w:name="__Fieldmark__4235_2505137388"/>
      <w:r>
        <w:rPr/>
        <w:t>e</w:t>
      </w:r>
      <w:bookmarkStart w:id="1508" w:name="__Fieldmark__3585_1561598236"/>
      <w:r>
        <w:rPr/>
        <w:t>d</w:t>
      </w:r>
      <w:bookmarkStart w:id="1509" w:name="__Fieldmark__3462_2280461051"/>
      <w:r>
        <w:rPr/>
        <w:t>t</w:t>
      </w:r>
      <w:bookmarkStart w:id="1510" w:name="__Fieldmark__3231_908293503"/>
      <w:r>
        <w:rPr/>
        <w:t xml:space="preserve"> </w:t>
      </w:r>
      <w:bookmarkStart w:id="1511" w:name="__Fieldmark__10147_1777031281"/>
      <w:r>
        <w:rPr/>
        <w:t>a</w:t>
      </w:r>
      <w:bookmarkStart w:id="1512" w:name="__Fieldmark__3077_2048093008"/>
      <w:r>
        <w:rPr/>
        <w:t>n</w:t>
      </w:r>
      <w:bookmarkStart w:id="1513" w:name="__Fieldmark__2893_527255555"/>
      <w:r>
        <w:rPr/>
        <w:t>d</w:t>
      </w:r>
      <w:bookmarkStart w:id="1514" w:name="__Fieldmark__2766_3642959469"/>
      <w:r>
        <w:rPr/>
        <w:t xml:space="preserve"> </w:t>
      </w:r>
      <w:bookmarkStart w:id="1515" w:name="__Fieldmark__2679_2362112943"/>
      <w:r>
        <w:rPr/>
        <w:t>M</w:t>
      </w:r>
      <w:bookmarkStart w:id="1516" w:name="__Fieldmark__2598_2049629825"/>
      <w:r>
        <w:rPr/>
        <w:t>a</w:t>
      </w:r>
      <w:bookmarkStart w:id="1517" w:name="__Fieldmark__2517_687217606"/>
      <w:r>
        <w:rPr/>
        <w:t>c</w:t>
      </w:r>
      <w:bookmarkStart w:id="1518" w:name="__Fieldmark__2436_2209115713"/>
      <w:r>
        <w:rPr/>
        <w:t>k</w:t>
      </w:r>
      <w:bookmarkStart w:id="1519" w:name="__Fieldmark__2357_1105856583"/>
      <w:r>
        <w:rPr/>
        <w:t>w</w:t>
      </w:r>
      <w:bookmarkStart w:id="1520" w:name="__Fieldmark__2274_1929513578"/>
      <w:r>
        <w:rPr/>
        <w:t>e</w:t>
      </w:r>
      <w:bookmarkStart w:id="1521" w:name="__Fieldmark__2193_739104655"/>
      <w:r>
        <w:rPr/>
        <w:t>l</w:t>
      </w:r>
      <w:bookmarkStart w:id="1522" w:name="__Fieldmark__2111_462321902"/>
      <w:r>
        <w:rPr/>
        <w:t>l</w:t>
      </w:r>
      <w:bookmarkStart w:id="1523" w:name="__Fieldmark__2027_948816634"/>
      <w:r>
        <w:rPr/>
        <w:t xml:space="preserve"> </w:t>
      </w:r>
      <w:bookmarkStart w:id="1524" w:name="__Fieldmark__1943_2312622389"/>
      <w:r>
        <w:rPr/>
        <w:t>1</w:t>
      </w:r>
      <w:bookmarkStart w:id="1525" w:name="__Fieldmark__1858_2161409428"/>
      <w:r>
        <w:rPr/>
        <w:t>9</w:t>
      </w:r>
      <w:bookmarkStart w:id="1526" w:name="__Fieldmark__1772_188299688"/>
      <w:r>
        <w:rPr/>
        <w:t>9</w:t>
      </w:r>
      <w:bookmarkStart w:id="1527" w:name="__Fieldmark__1685_1216455718"/>
      <w:r>
        <w:rPr/>
        <w:t>8</w:t>
      </w:r>
      <w:bookmarkStart w:id="1528" w:name="__Fieldmark__1598_649753871"/>
      <w:r>
        <w:rPr/>
        <w:t>;</w:t>
      </w:r>
      <w:bookmarkStart w:id="1529" w:name="__Fieldmark__1515_2534479100"/>
      <w:r>
        <w:rPr/>
        <w:t xml:space="preserve"> </w:t>
      </w:r>
      <w:bookmarkStart w:id="1530" w:name="__Fieldmark__1427_1692434574"/>
      <w:r>
        <w:rPr/>
        <w:t>D</w:t>
      </w:r>
      <w:bookmarkStart w:id="1531" w:name="__Fieldmark__1340_148202576"/>
      <w:r>
        <w:rPr/>
        <w:t>e</w:t>
      </w:r>
      <w:bookmarkStart w:id="1532" w:name="__Fieldmark__2825_2994147849"/>
      <w:r>
        <w:rPr/>
        <w:t>m</w:t>
      </w:r>
      <w:bookmarkStart w:id="1533" w:name="__Fieldmark__1165_3231691474"/>
      <w:r>
        <w:rPr/>
        <w:t>o</w:t>
      </w:r>
      <w:bookmarkStart w:id="1534" w:name="__Fieldmark__1077_3149341642"/>
      <w:r>
        <w:rPr/>
        <w:t>u</w:t>
      </w:r>
      <w:bookmarkStart w:id="1535" w:name="__Fieldmark__989_4213078475"/>
      <w:r>
        <w:rPr/>
        <w:t>c</w:t>
      </w:r>
      <w:bookmarkStart w:id="1536" w:name="__Fieldmark__901_4019975519"/>
      <w:r>
        <w:rPr/>
        <w:t>h</w:t>
      </w:r>
      <w:bookmarkStart w:id="1537" w:name="__Fieldmark__816_3852820974"/>
      <w:r>
        <w:rPr/>
        <w:t>y</w:t>
      </w:r>
      <w:bookmarkStart w:id="1538" w:name="__Fieldmark__728_3917936936"/>
      <w:r>
        <w:rPr/>
        <w:t xml:space="preserve"> </w:t>
      </w:r>
      <w:bookmarkStart w:id="1539" w:name="__Fieldmark__640_3265051427"/>
      <w:r>
        <w:rPr/>
        <w:t>a</w:t>
      </w:r>
      <w:bookmarkStart w:id="1540" w:name="__Fieldmark__552_837005789"/>
      <w:r>
        <w:rPr/>
        <w:t>n</w:t>
      </w:r>
      <w:bookmarkStart w:id="1541" w:name="__Fieldmark__464_3470823330"/>
      <w:r>
        <w:rPr/>
        <w:t>d</w:t>
      </w:r>
      <w:bookmarkStart w:id="1542" w:name="__Fieldmark__376_2630548144"/>
      <w:r>
        <w:rPr/>
        <w:t xml:space="preserve"> </w:t>
      </w:r>
      <w:bookmarkStart w:id="1543" w:name="__Fieldmark__2686_2304565098"/>
      <w:r>
        <w:rPr/>
        <w:t>M</w:t>
      </w:r>
      <w:bookmarkStart w:id="1544" w:name="__Fieldmark__502_2304565098"/>
      <w:r>
        <w:rPr/>
        <w:t>ackwell 2006)</w:t>
      </w:r>
      <w:r>
        <w:rPr/>
      </w:r>
      <w:r>
        <w:fldChar w:fldCharType="end"/>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The low fO</w:t>
      </w:r>
      <w:r>
        <w:rPr>
          <w:rFonts w:cs="Calibri"/>
          <w:vertAlign w:val="subscript"/>
        </w:rPr>
        <w:t>2</w:t>
      </w:r>
      <w:r>
        <w:rPr>
          <w:rFonts w:cs="Calibri"/>
        </w:rPr>
        <w:t xml:space="preserve"> at which most of the dehydration steps were carried out was unintentional. A summary of all experimental run conditions is provided in Table 1.</w:t>
      </w:r>
    </w:p>
    <w:p>
      <w:pPr>
        <w:pStyle w:val="Heading2"/>
        <w:rPr/>
      </w:pPr>
      <w:r>
        <w:rPr/>
        <w:t>FTIR Analyses of Treated Samples</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ins w:id="73" w:author="Elizabeth F" w:date="2017-12-15T13:15:19Z">
        <w:r>
          <w:rPr>
            <w:i w:val="false"/>
            <w:iCs w:val="false"/>
          </w:rPr>
          <w:t xml:space="preserve"> to provide a consistent set of measurements for each direction with </w:t>
        </w:r>
      </w:ins>
      <w:ins w:id="74" w:author="Elizabeth F" w:date="2017-12-15T13:16:48Z">
        <w:r>
          <w:rPr>
            <w:i w:val="false"/>
            <w:iCs w:val="false"/>
          </w:rPr>
          <w:t xml:space="preserve">high areas under the O-H </w:t>
        </w:r>
      </w:ins>
      <w:ins w:id="75" w:author="Elizabeth F" w:date="2017-12-15T13:17:37Z">
        <w:r>
          <w:rPr>
            <w:i w:val="false"/>
            <w:iCs w:val="false"/>
          </w:rPr>
          <w:t>stretching peaks (</w:t>
        </w:r>
      </w:ins>
      <w:ins w:id="76" w:author="Elizabeth F" w:date="2017-12-15T13:18:17Z">
        <w:r>
          <w:rPr>
            <w:i w:val="false"/>
            <w:iCs w:val="false"/>
          </w:rPr>
          <w:t>Figure 3)</w:t>
        </w:r>
      </w:ins>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 (after Ferriss et al., 2015).</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w:t>
      </w:r>
      <w:ins w:id="77" w:author="Elizabeth F" w:date="2017-12-15T22:09:02Z">
        <w:r>
          <w:rPr>
            <w:rFonts w:cs="Calibri" w:cstheme="minorHAnsi"/>
          </w:rPr>
          <w:t>4H</w:t>
        </w:r>
      </w:ins>
      <w:del w:id="78" w:author="Elizabeth F" w:date="2017-12-15T22:09:02Z">
        <w:r>
          <w:rPr>
            <w:rFonts w:cs="Calibri" w:cstheme="minorHAnsi"/>
          </w:rPr>
          <w:delText>Fe</w:delText>
        </w:r>
      </w:del>
      <w:del w:id="79" w:author="Elizabeth F" w:date="2017-12-15T22:09:02Z">
        <w:r>
          <w:rPr>
            <w:rFonts w:cs="Calibri" w:cstheme="minorHAnsi"/>
            <w:vertAlign w:val="superscript"/>
          </w:rPr>
          <w:delText>2+</w:delText>
        </w:r>
      </w:del>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5" w:name="__Fieldmark__5099_1108267904"/>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6" w:name="__Fieldmark__4790_1786183302"/>
      <w:bookmarkStart w:id="1547" w:name="__Fieldmark__5102_1108267904"/>
      <w:bookmarkEnd w:id="1545"/>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8" w:name="__Fieldmark__4793_1786183302"/>
      <w:bookmarkStart w:id="1549" w:name="__Fieldmark__4523_208418766"/>
      <w:bookmarkStart w:id="1550" w:name="__Fieldmark__5107_1108267904"/>
      <w:bookmarkEnd w:id="1546"/>
      <w:bookmarkEnd w:id="1547"/>
      <w:r>
        <w:rPr/>
        <w:t>(</w:t>
      </w:r>
      <w:bookmarkStart w:id="1551" w:name="__Fieldmark__4798_1786183302"/>
      <w:bookmarkStart w:id="1552" w:name="__Fieldmark__4526_208418766"/>
      <w:bookmarkStart w:id="1553" w:name="__Fieldmark__4813_2403155824"/>
      <w:r>
        <w:rPr/>
        <w:t>B</w:t>
      </w:r>
      <w:bookmarkStart w:id="1554" w:name="__Fieldmark__4528_208418766"/>
      <w:r>
        <w:rPr/>
        <w:t>l</w:t>
      </w:r>
      <w:bookmarkStart w:id="1555" w:name="__Fieldmark__4612_1417665735"/>
      <w:bookmarkStart w:id="1556" w:name="__Fieldmark__4663_545160095"/>
      <w:r>
        <w:rPr/>
        <w:t>a</w:t>
      </w:r>
      <w:bookmarkStart w:id="1557" w:name="__Fieldmark__4277_3310317172"/>
      <w:r>
        <w:rPr/>
        <w:t>n</w:t>
      </w:r>
      <w:bookmarkStart w:id="1558" w:name="__Fieldmark__4816_2505137388"/>
      <w:r>
        <w:rPr/>
        <w:t>c</w:t>
      </w:r>
      <w:bookmarkStart w:id="1559" w:name="__Fieldmark__4133_1561598236"/>
      <w:r>
        <w:rPr/>
        <w:t>h</w:t>
      </w:r>
      <w:bookmarkStart w:id="1560" w:name="__Fieldmark__4008_2280461051"/>
      <w:r>
        <w:rPr/>
        <w:t>a</w:t>
      </w:r>
      <w:bookmarkStart w:id="1561" w:name="__Fieldmark__3779_908293503"/>
      <w:r>
        <w:rPr/>
        <w:t>r</w:t>
      </w:r>
      <w:bookmarkStart w:id="1562" w:name="__Fieldmark__10321_1777031281"/>
      <w:r>
        <w:rPr/>
        <w:t>d</w:t>
      </w:r>
      <w:bookmarkStart w:id="1563" w:name="__Fieldmark__3242_2048093008"/>
      <w:r>
        <w:rPr/>
        <w:t xml:space="preserve"> </w:t>
      </w:r>
      <w:bookmarkStart w:id="1564" w:name="__Fieldmark__3291_527255555"/>
      <w:r>
        <w:rPr/>
        <w:t>e</w:t>
      </w:r>
      <w:bookmarkStart w:id="1565" w:name="__Fieldmark__3153_3642959469"/>
      <w:r>
        <w:rPr/>
        <w:t>t</w:t>
      </w:r>
      <w:bookmarkStart w:id="1566" w:name="__Fieldmark__3055_2362112943"/>
      <w:r>
        <w:rPr/>
        <w:t xml:space="preserve"> </w:t>
      </w:r>
      <w:bookmarkStart w:id="1567" w:name="__Fieldmark__2963_2049629825"/>
      <w:r>
        <w:rPr/>
        <w:t>a</w:t>
      </w:r>
      <w:bookmarkStart w:id="1568" w:name="__Fieldmark__2871_687217606"/>
      <w:r>
        <w:rPr/>
        <w:t>l</w:t>
      </w:r>
      <w:bookmarkStart w:id="1569" w:name="__Fieldmark__2779_2209115713"/>
      <w:r>
        <w:rPr/>
        <w:t>.</w:t>
      </w:r>
      <w:bookmarkStart w:id="1570" w:name="__Fieldmark__2689_1105856583"/>
      <w:r>
        <w:rPr/>
        <w:t xml:space="preserve"> </w:t>
      </w:r>
      <w:bookmarkStart w:id="1571" w:name="__Fieldmark__2595_1929513578"/>
      <w:r>
        <w:rPr/>
        <w:t>2</w:t>
      </w:r>
      <w:bookmarkStart w:id="1572" w:name="__Fieldmark__2503_739104655"/>
      <w:r>
        <w:rPr/>
        <w:t>0</w:t>
      </w:r>
      <w:bookmarkStart w:id="1573" w:name="__Fieldmark__2410_462321902"/>
      <w:r>
        <w:rPr/>
        <w:t>1</w:t>
      </w:r>
      <w:bookmarkStart w:id="1574" w:name="__Fieldmark__2315_948816634"/>
      <w:r>
        <w:rPr/>
        <w:t>7</w:t>
      </w:r>
      <w:bookmarkStart w:id="1575" w:name="__Fieldmark__2220_2312622389"/>
      <w:r>
        <w:rPr/>
        <w:t>)</w:t>
      </w:r>
      <w:bookmarkStart w:id="1576" w:name="__Fieldmark__2124_2161409428"/>
      <w:r>
        <w:rPr/>
      </w:r>
      <w:r>
        <w:fldChar w:fldCharType="end"/>
      </w:r>
      <w:bookmarkStart w:id="1577" w:name="__Fieldmark__2027_188299688"/>
      <w:bookmarkStart w:id="1578" w:name="__Fieldmark__1929_1216455718"/>
      <w:bookmarkStart w:id="1579" w:name="__Fieldmark__1737_2534479100"/>
      <w:bookmarkStart w:id="1580" w:name="__Fieldmark__1539_148202576"/>
      <w:bookmarkStart w:id="1581" w:name="__Fieldmark__1340_3231691474"/>
      <w:bookmarkStart w:id="1582" w:name="__Fieldmark__1140_4213078475"/>
      <w:bookmarkStart w:id="1583" w:name="__Fieldmark__943_3852820974"/>
      <w:bookmarkStart w:id="1584" w:name="__Fieldmark__743_3265051427"/>
      <w:bookmarkStart w:id="1585" w:name="__Fieldmark__543_3470823330"/>
      <w:bookmarkStart w:id="1586" w:name="__Fieldmark__2741_2304565098"/>
      <w:bookmarkStart w:id="1587" w:name="__Fieldmark__681_2304565098"/>
      <w:bookmarkStart w:id="1588" w:name="__Fieldmark__443_2630548144"/>
      <w:bookmarkStart w:id="1589" w:name="__Fieldmark__643_837005789"/>
      <w:bookmarkStart w:id="1590" w:name="__Fieldmark__843_3917936936"/>
      <w:bookmarkStart w:id="1591" w:name="__Fieldmark__1040_4019975519"/>
      <w:bookmarkStart w:id="1592" w:name="__Fieldmark__1240_3149341642"/>
      <w:bookmarkStart w:id="1593" w:name="__Fieldmark__3012_2994147849"/>
      <w:bookmarkStart w:id="1594" w:name="__Fieldmark__1638_1692434574"/>
      <w:bookmarkStart w:id="1595" w:name="__Fieldmark__1831_649753871"/>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Pr/>
        <w:t>. The peak at 3525 cm</w:t>
      </w:r>
      <w:r>
        <w:rPr>
          <w:vertAlign w:val="superscript"/>
        </w:rPr>
        <w:t>-1</w:t>
      </w:r>
      <w:r>
        <w:rPr/>
        <w:t>, designated [Ti-</w:t>
      </w:r>
      <w:ins w:id="80" w:author="Elizabeth F" w:date="2017-12-15T22:08:56Z">
        <w:r>
          <w:rPr/>
          <w:t>2H</w:t>
        </w:r>
      </w:ins>
      <w:del w:id="81" w:author="Elizabeth F" w:date="2017-12-15T22:08:56Z">
        <w:r>
          <w:rPr/>
          <w:delText>3525</w:delText>
        </w:r>
      </w:del>
      <w:r>
        <w:rPr/>
        <w:t>],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w:t>
      </w:r>
      <w:del w:id="82" w:author="Elizabeth F" w:date="2017-12-15T15:27:27Z">
        <w:r>
          <w:rPr/>
          <w:delText>[Si]</w:delText>
        </w:r>
      </w:del>
      <w:ins w:id="83" w:author="Elizabeth F" w:date="2017-12-15T15:27:27Z">
        <w:r>
          <w:rPr>
            <w:rFonts w:eastAsia="Calibri"/>
            <w:color w:val="00000A"/>
            <w:sz w:val="22"/>
          </w:rPr>
          <w:t>[Si-4H]</w:t>
        </w:r>
      </w:ins>
      <w:r>
        <w:rPr/>
        <w:t xml:space="preserve">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596" w:name="__Fieldmark__5278_1108267904"/>
      <w:r>
        <w:rPr/>
        <w:t xml:space="preserve"> </w:t>
      </w:r>
      <w:bookmarkStart w:id="1597" w:name="__Fieldmark__4958_1786183302"/>
      <w:r>
        <w:rPr/>
        <w:t>o</w:t>
      </w:r>
      <w:bookmarkStart w:id="1598" w:name="__Fieldmark__4686_208418766"/>
      <w:r>
        <w:rPr/>
        <w:t>f</w:t>
      </w:r>
      <w:bookmarkStart w:id="1599" w:name="__Fieldmark__4970_2403155824"/>
      <w:r>
        <w:rPr/>
        <w:t xml:space="preserve"> </w:t>
      </w:r>
      <w:bookmarkStart w:id="1600" w:name="__Fieldmark__4817_545160095"/>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1" w:name="__Fieldmark__5294_1108267904"/>
      <w:bookmarkEnd w:id="1596"/>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2" w:name="__Fieldmark__4971_1786183302"/>
      <w:bookmarkStart w:id="1603" w:name="__Fieldmark__5298_1108267904"/>
      <w:bookmarkEnd w:id="1597"/>
      <w:bookmarkEnd w:id="1601"/>
      <w:r>
        <w:rPr/>
      </w:r>
      <w:r>
        <w:rPr/>
      </w:r>
      <w:r>
        <w:fldChar w:fldCharType="end"/>
      </w:r>
      <w:bookmarkStart w:id="1604" w:name="__Fieldmark__4966_2505137388"/>
      <w:bookmarkStart w:id="1605" w:name="__Fieldmark__4425_3310317172"/>
      <w:bookmarkStart w:id="1606" w:name="__Fieldmark__4763_1417665735"/>
      <w:bookmarkStart w:id="1607" w:name="__Fieldmark__4703_208418766"/>
      <w:bookmarkStart w:id="1608" w:name="__Fieldmark__697_2304565098"/>
      <w:bookmarkStart w:id="1609" w:name="__Fieldmark__2756_2304565098"/>
      <w:bookmarkStart w:id="1610" w:name="__Fieldmark__462_2630548144"/>
      <w:bookmarkStart w:id="1611" w:name="__Fieldmark__566_3470823330"/>
      <w:bookmarkStart w:id="1612" w:name="__Fieldmark__670_837005789"/>
      <w:bookmarkStart w:id="1613" w:name="__Fieldmark__774_3265051427"/>
      <w:bookmarkStart w:id="1614" w:name="__Fieldmark__878_3917936936"/>
      <w:bookmarkStart w:id="1615" w:name="__Fieldmark__982_3852820974"/>
      <w:bookmarkStart w:id="1616" w:name="__Fieldmark__1083_4019975519"/>
      <w:bookmarkStart w:id="1617" w:name="__Fieldmark__1187_4213078475"/>
      <w:bookmarkStart w:id="1618" w:name="__Fieldmark__1291_3149341642"/>
      <w:bookmarkStart w:id="1619" w:name="__Fieldmark__1395_3231691474"/>
      <w:bookmarkStart w:id="1620" w:name="__Fieldmark__3071_2994147849"/>
      <w:bookmarkStart w:id="1621" w:name="__Fieldmark__1602_148202576"/>
      <w:bookmarkStart w:id="1622" w:name="__Fieldmark__1705_1692434574"/>
      <w:bookmarkStart w:id="1623" w:name="__Fieldmark__1808_2534479100"/>
      <w:bookmarkStart w:id="1624" w:name="__Fieldmark__1906_649753871"/>
      <w:bookmarkStart w:id="1625" w:name="__Fieldmark__2008_1216455718"/>
      <w:bookmarkStart w:id="1626" w:name="__Fieldmark__2110_188299688"/>
      <w:bookmarkStart w:id="1627" w:name="__Fieldmark__2211_2161409428"/>
      <w:bookmarkStart w:id="1628" w:name="__Fieldmark__2311_2312622389"/>
      <w:bookmarkStart w:id="1629" w:name="__Fieldmark__2410_948816634"/>
      <w:bookmarkStart w:id="1630" w:name="__Fieldmark__2509_462321902"/>
      <w:bookmarkStart w:id="1631" w:name="__Fieldmark__2606_739104655"/>
      <w:bookmarkStart w:id="1632" w:name="__Fieldmark__2701_1929513578"/>
      <w:bookmarkStart w:id="1633" w:name="__Fieldmark__2798_1105856583"/>
      <w:bookmarkStart w:id="1634" w:name="__Fieldmark__2891_2209115713"/>
      <w:bookmarkStart w:id="1635" w:name="__Fieldmark__2986_687217606"/>
      <w:bookmarkStart w:id="1636" w:name="__Fieldmark__3081_2049629825"/>
      <w:bookmarkStart w:id="1637" w:name="__Fieldmark__3176_2362112943"/>
      <w:bookmarkStart w:id="1638" w:name="__Fieldmark__3277_3642959469"/>
      <w:bookmarkStart w:id="1639" w:name="__Fieldmark__3418_527255555"/>
      <w:bookmarkStart w:id="1640" w:name="__Fieldmark__3372_2048093008"/>
      <w:bookmarkStart w:id="1641" w:name="__Fieldmark__10454_1777031281"/>
      <w:bookmarkStart w:id="1642" w:name="__Fieldmark__3915_908293503"/>
      <w:bookmarkStart w:id="1643" w:name="__Fieldmark__4147_2280461051"/>
      <w:bookmarkStart w:id="1644" w:name="__Fieldmark__4275_1561598236"/>
      <w:bookmarkStart w:id="1645" w:name="__Fieldmark__4975_1786183302"/>
      <w:bookmarkStart w:id="1646" w:name="__Fieldmark__4694_208418766"/>
      <w:bookmarkEnd w:id="1598"/>
      <w:bookmarkEnd w:id="1599"/>
      <w:bookmarkEnd w:id="1600"/>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w:t>
      </w:r>
      <w:ins w:id="84" w:author="Elizabeth F" w:date="2017-12-15T22:09:16Z">
        <w:r>
          <w:rPr>
            <w:rFonts w:cs="Calibri" w:cstheme="minorHAnsi"/>
          </w:rPr>
          <w:t>H</w:t>
        </w:r>
      </w:ins>
      <w:del w:id="85" w:author="Elizabeth F" w:date="2017-12-15T22:09:16Z">
        <w:r>
          <w:rPr>
            <w:rFonts w:cs="Calibri" w:cstheme="minorHAnsi"/>
          </w:rPr>
          <w:delText>Fe</w:delText>
        </w:r>
      </w:del>
      <w:del w:id="86" w:author="Elizabeth F" w:date="2017-12-15T22:09:16Z">
        <w:r>
          <w:rPr>
            <w:rFonts w:cs="Calibri" w:cstheme="minorHAnsi"/>
            <w:vertAlign w:val="superscript"/>
          </w:rPr>
          <w:delText>3+</w:delText>
        </w:r>
      </w:del>
      <w:del w:id="87" w:author="Elizabeth F" w:date="2017-12-15T22:09:16Z">
        <w:r>
          <w:rPr>
            <w:rFonts w:cs="Calibri" w:cstheme="minorHAnsi"/>
          </w:rPr>
          <w:delText>-3356</w:delText>
        </w:r>
      </w:del>
      <w:r>
        <w:rPr>
          <w:rFonts w:cs="Calibri" w:cstheme="minorHAnsi"/>
        </w:rPr>
        <w:t>],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47" w:name="__Fieldmark__5448_1108267904"/>
      <w:r>
        <w:rPr/>
        <w:t>a</w:t>
      </w:r>
      <w:bookmarkStart w:id="1648" w:name="__Fieldmark__5118_1786183302"/>
      <w:r>
        <w:rPr/>
        <w:t>l</w:t>
      </w:r>
      <w:bookmarkStart w:id="1649" w:name="__Fieldmark__4911_208418766"/>
      <w:r>
        <w:rPr/>
        <w:t xml:space="preserve"> </w:t>
      </w:r>
      <w:bookmarkStart w:id="1650" w:name="__Fieldmark__5150_2403155824"/>
      <w:r>
        <w:rPr/>
        <w:t>s</w:t>
      </w:r>
      <w:bookmarkStart w:id="1651" w:name="__Fieldmark__4993_545160095"/>
      <w:r>
        <w:rPr/>
        <w:t>i</w:t>
      </w:r>
      <w:bookmarkStart w:id="1652" w:name="__Fieldmark__4935_1417665735"/>
      <w:r>
        <w:rPr/>
        <w:t>t</w:t>
      </w:r>
      <w:bookmarkStart w:id="1653" w:name="__Fieldmark__4593_3310317172"/>
      <w:r>
        <w:rPr/>
        <w: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4" w:name="__Fieldmark__5468_1108267904"/>
      <w:bookmarkEnd w:id="1647"/>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5" w:name="__Fieldmark__5135_1786183302"/>
      <w:bookmarkStart w:id="1656" w:name="__Fieldmark__5472_1108267904"/>
      <w:bookmarkEnd w:id="1648"/>
      <w:bookmarkEnd w:id="1654"/>
      <w:r>
        <w:rPr/>
      </w:r>
      <w:r>
        <w:rPr/>
      </w:r>
      <w:r>
        <w:fldChar w:fldCharType="end"/>
      </w:r>
      <w:bookmarkStart w:id="1657" w:name="__Fieldmark__10602_1777031281"/>
      <w:bookmarkStart w:id="1658" w:name="__Fieldmark__4067_908293503"/>
      <w:bookmarkStart w:id="1659" w:name="__Fieldmark__4303_2280461051"/>
      <w:bookmarkStart w:id="1660" w:name="__Fieldmark__4435_1561598236"/>
      <w:bookmarkStart w:id="1661" w:name="__Fieldmark__5130_2505137388"/>
      <w:bookmarkStart w:id="1662" w:name="__Fieldmark__4940_208418766"/>
      <w:bookmarkStart w:id="1663" w:name="__Fieldmark__2092_1216455718"/>
      <w:bookmarkStart w:id="1664" w:name="__Fieldmark__1884_2534479100"/>
      <w:bookmarkStart w:id="1665" w:name="__Fieldmark__1670_148202576"/>
      <w:bookmarkStart w:id="1666" w:name="__Fieldmark__1455_3231691474"/>
      <w:bookmarkStart w:id="1667" w:name="__Fieldmark__1239_4213078475"/>
      <w:bookmarkStart w:id="1668" w:name="__Fieldmark__1026_3852820974"/>
      <w:bookmarkStart w:id="1669" w:name="__Fieldmark__810_3265051427"/>
      <w:bookmarkStart w:id="1670" w:name="__Fieldmark__594_3470823330"/>
      <w:bookmarkStart w:id="1671" w:name="__Fieldmark__2776_2304565098"/>
      <w:bookmarkStart w:id="1672" w:name="__Fieldmark__722_2304565098"/>
      <w:bookmarkStart w:id="1673" w:name="__Fieldmark__486_2630548144"/>
      <w:bookmarkStart w:id="1674" w:name="__Fieldmark__702_837005789"/>
      <w:bookmarkStart w:id="1675" w:name="__Fieldmark__918_3917936936"/>
      <w:bookmarkStart w:id="1676" w:name="__Fieldmark__1131_4019975519"/>
      <w:bookmarkStart w:id="1677" w:name="__Fieldmark__1347_3149341642"/>
      <w:bookmarkStart w:id="1678" w:name="__Fieldmark__3135_2994147849"/>
      <w:bookmarkStart w:id="1679" w:name="__Fieldmark__1777_1692434574"/>
      <w:bookmarkStart w:id="1680" w:name="__Fieldmark__1986_649753871"/>
      <w:bookmarkStart w:id="1681" w:name="__Fieldmark__2198_188299688"/>
      <w:bookmarkStart w:id="1682" w:name="__Fieldmark__2303_2161409428"/>
      <w:bookmarkStart w:id="1683" w:name="__Fieldmark__2407_2312622389"/>
      <w:bookmarkStart w:id="1684" w:name="__Fieldmark__2510_948816634"/>
      <w:bookmarkStart w:id="1685" w:name="__Fieldmark__2613_462321902"/>
      <w:bookmarkStart w:id="1686" w:name="__Fieldmark__2714_739104655"/>
      <w:bookmarkStart w:id="1687" w:name="__Fieldmark__2813_1929513578"/>
      <w:bookmarkStart w:id="1688" w:name="__Fieldmark__2914_1105856583"/>
      <w:bookmarkStart w:id="1689" w:name="__Fieldmark__3011_2209115713"/>
      <w:bookmarkStart w:id="1690" w:name="__Fieldmark__3110_687217606"/>
      <w:bookmarkStart w:id="1691" w:name="__Fieldmark__3209_2049629825"/>
      <w:bookmarkStart w:id="1692" w:name="__Fieldmark__3308_2362112943"/>
      <w:bookmarkStart w:id="1693" w:name="__Fieldmark__3413_3642959469"/>
      <w:bookmarkStart w:id="1694" w:name="__Fieldmark__3558_527255555"/>
      <w:bookmarkStart w:id="1695" w:name="__Fieldmark__3516_2048093008"/>
      <w:bookmarkStart w:id="1696" w:name="__Fieldmark__5139_1786183302"/>
      <w:bookmarkStart w:id="1697" w:name="__Fieldmark__4925_208418766"/>
      <w:bookmarkEnd w:id="1649"/>
      <w:bookmarkEnd w:id="1650"/>
      <w:bookmarkEnd w:id="1651"/>
      <w:bookmarkEnd w:id="1652"/>
      <w:bookmarkEnd w:id="1653"/>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t xml:space="preserve"> 2017), and the 3236 cm</w:t>
      </w:r>
      <w:r>
        <w:rPr>
          <w:vertAlign w:val="superscript"/>
        </w:rPr>
        <w:t>-1</w:t>
      </w:r>
      <w:r>
        <w:rPr/>
        <w:t xml:space="preserve"> peak, designated </w:t>
      </w:r>
      <w:del w:id="88" w:author="Elizabeth F" w:date="2017-12-15T15:28:17Z">
        <w:r>
          <w:rPr/>
          <w:delText>[Mg]</w:delText>
        </w:r>
      </w:del>
      <w:ins w:id="89" w:author="Elizabeth F" w:date="2017-12-15T15:28:17Z">
        <w:r>
          <w:rPr>
            <w:rFonts w:eastAsia="Calibri"/>
            <w:color w:val="00000A"/>
            <w:sz w:val="22"/>
          </w:rPr>
          <w:t>[Mg-2H]</w:t>
        </w:r>
      </w:ins>
      <w:r>
        <w:rPr/>
        <w:t>,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698" w:name="__Fieldmark__5611_1108267904"/>
      <w:r>
        <w:rPr/>
        <w:t>g</w:t>
      </w:r>
      <w:bookmarkStart w:id="1699" w:name="__Fieldmark__5268_1786183302"/>
      <w:r>
        <w:rPr>
          <w:vertAlign w:val="superscript"/>
        </w:rPr>
        <w:t>2</w:t>
      </w:r>
      <w:bookmarkStart w:id="1700" w:name="__Fieldmark__5087_208418766"/>
      <w:r>
        <w:rPr>
          <w:vertAlign w:val="superscript"/>
        </w:rPr>
        <w:t>+</w:t>
      </w:r>
      <w:bookmarkStart w:id="1701" w:name="__Fieldmark__5305_2403155824"/>
      <w:r>
        <w:rPr/>
        <w:t xml:space="preserve"> </w:t>
      </w:r>
      <w:bookmarkStart w:id="1702" w:name="__Fieldmark__5145_545160095"/>
      <w:r>
        <w:rPr/>
        <w:t>v</w:t>
      </w:r>
      <w:bookmarkStart w:id="1703" w:name="__Fieldmark__5084_1417665735"/>
      <w:r>
        <w:rPr/>
        <w:t>a</w:t>
      </w:r>
      <w:bookmarkStart w:id="1704" w:name="__Fieldmark__4739_3310317172"/>
      <w:r>
        <w:rPr/>
        <w:t>c</w:t>
      </w:r>
      <w:bookmarkStart w:id="1705" w:name="__Fieldmark__5276_2505137388"/>
      <w:r>
        <w:rPr/>
        <w:t>a</w:t>
      </w:r>
      <w:bookmarkStart w:id="1706" w:name="__Fieldmark__4575_1561598236"/>
      <w:r>
        <w:rPr/>
        <w:t>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7" w:name="__Fieldmark__5637_1108267904"/>
      <w:bookmarkEnd w:id="1698"/>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8" w:name="__Fieldmark__5291_1786183302"/>
      <w:bookmarkStart w:id="1709" w:name="__Fieldmark__5641_1108267904"/>
      <w:bookmarkEnd w:id="1699"/>
      <w:bookmarkEnd w:id="1707"/>
      <w:r>
        <w:rPr/>
      </w:r>
      <w:r>
        <w:rPr/>
      </w:r>
      <w:r>
        <w:fldChar w:fldCharType="end"/>
      </w:r>
      <w:bookmarkStart w:id="1710" w:name="__Fieldmark__3427_2362112943"/>
      <w:bookmarkStart w:id="1711" w:name="__Fieldmark__3535_3642959469"/>
      <w:bookmarkStart w:id="1712" w:name="__Fieldmark__3683_527255555"/>
      <w:bookmarkStart w:id="1713" w:name="__Fieldmark__3644_2048093008"/>
      <w:bookmarkStart w:id="1714" w:name="__Fieldmark__10733_1777031281"/>
      <w:bookmarkStart w:id="1715" w:name="__Fieldmark__4201_908293503"/>
      <w:bookmarkStart w:id="1716" w:name="__Fieldmark__4440_2280461051"/>
      <w:bookmarkStart w:id="1717" w:name="__Fieldmark__5128_208418766"/>
      <w:bookmarkStart w:id="1718" w:name="__Fieldmark__2603_948816634"/>
      <w:bookmarkStart w:id="1719" w:name="__Fieldmark__2388_2161409428"/>
      <w:bookmarkStart w:id="1720" w:name="__Fieldmark__2169_1216455718"/>
      <w:bookmarkStart w:id="1721" w:name="__Fieldmark__1953_2534479100"/>
      <w:bookmarkStart w:id="1722" w:name="__Fieldmark__1731_148202576"/>
      <w:bookmarkStart w:id="1723" w:name="__Fieldmark__1508_3231691474"/>
      <w:bookmarkStart w:id="1724" w:name="__Fieldmark__1284_4213078475"/>
      <w:bookmarkStart w:id="1725" w:name="__Fieldmark__1063_3852820974"/>
      <w:bookmarkStart w:id="1726" w:name="__Fieldmark__839_3265051427"/>
      <w:bookmarkStart w:id="1727" w:name="__Fieldmark__615_3470823330"/>
      <w:bookmarkStart w:id="1728" w:name="__Fieldmark__2789_2304565098"/>
      <w:bookmarkStart w:id="1729" w:name="__Fieldmark__738_2304565098"/>
      <w:bookmarkStart w:id="1730" w:name="__Fieldmark__503_2630548144"/>
      <w:bookmarkStart w:id="1731" w:name="__Fieldmark__727_837005789"/>
      <w:bookmarkStart w:id="1732" w:name="__Fieldmark__951_3917936936"/>
      <w:bookmarkStart w:id="1733" w:name="__Fieldmark__1172_4019975519"/>
      <w:bookmarkStart w:id="1734" w:name="__Fieldmark__1396_3149341642"/>
      <w:bookmarkStart w:id="1735" w:name="__Fieldmark__3192_2994147849"/>
      <w:bookmarkStart w:id="1736" w:name="__Fieldmark__1842_1692434574"/>
      <w:bookmarkStart w:id="1737" w:name="__Fieldmark__2059_649753871"/>
      <w:bookmarkStart w:id="1738" w:name="__Fieldmark__2279_188299688"/>
      <w:bookmarkStart w:id="1739" w:name="__Fieldmark__2496_2312622389"/>
      <w:bookmarkStart w:id="1740" w:name="__Fieldmark__2710_462321902"/>
      <w:bookmarkStart w:id="1741" w:name="__Fieldmark__2815_739104655"/>
      <w:bookmarkStart w:id="1742" w:name="__Fieldmark__2917_1929513578"/>
      <w:bookmarkStart w:id="1743" w:name="__Fieldmark__3021_1105856583"/>
      <w:bookmarkStart w:id="1744" w:name="__Fieldmark__3121_2209115713"/>
      <w:bookmarkStart w:id="1745" w:name="__Fieldmark__3223_687217606"/>
      <w:bookmarkStart w:id="1746" w:name="__Fieldmark__3325_2049629825"/>
      <w:bookmarkStart w:id="1747" w:name="__Fieldmark__5295_1786183302"/>
      <w:bookmarkStart w:id="1748" w:name="__Fieldmark__5107_208418766"/>
      <w:bookmarkEnd w:id="1700"/>
      <w:bookmarkEnd w:id="1701"/>
      <w:bookmarkEnd w:id="1702"/>
      <w:bookmarkEnd w:id="1703"/>
      <w:bookmarkEnd w:id="1704"/>
      <w:bookmarkEnd w:id="1705"/>
      <w:bookmarkEnd w:id="1706"/>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r>
        <w:rPr/>
        <w:t xml:space="preserve"> al. 2005). </w:t>
      </w:r>
    </w:p>
    <w:p>
      <w:pPr>
        <w:pStyle w:val="Normal"/>
        <w:rPr/>
      </w:pPr>
      <w:r>
        <w:rPr>
          <w:rFonts w:cs="Calibri"/>
        </w:rPr>
        <w:t>All of the raw FTIR spectra, baselines, and computer code used to produce all calculations and figures reported in this paper will be made available on GitHub.</w:t>
      </w:r>
    </w:p>
    <w:p>
      <w:pPr>
        <w:pStyle w:val="Normal"/>
        <w:rPr>
          <w:rFonts w:cs="Calibri"/>
        </w:rPr>
      </w:pPr>
      <w:r>
        <w:rPr>
          <w:rFonts w:cs="Calibri"/>
        </w:rPr>
      </w:r>
    </w:p>
    <w:p>
      <w:pPr>
        <w:pStyle w:val="Caption1"/>
        <w:rPr/>
      </w:pPr>
      <w:bookmarkStart w:id="1749"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749"/>
      <w:r>
        <w:rPr>
          <w:rFonts w:cs="Calibri"/>
        </w:rPr>
        <w:t>. Experimental conditions for San Carlos olivine samples SC1-7 and SC1-2 and Kilauea Iki olivine Kiki</w:t>
      </w:r>
    </w:p>
    <w:tbl>
      <w:tblPr>
        <w:tblW w:w="9360" w:type="dxa"/>
        <w:jc w:val="left"/>
        <w:tblInd w:w="-75"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bl>
    <w:p>
      <w:pPr>
        <w:pStyle w:val="Table"/>
        <w:rPr/>
      </w:pPr>
      <w:r>
        <w:rPr/>
      </w:r>
    </w:p>
    <w:p>
      <w:pPr>
        <w:pStyle w:val="Normal"/>
        <w:rPr/>
      </w:pPr>
      <w:r>
        <w:rPr/>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rPr/>
      </w:pPr>
      <w:ins w:id="90" w:author="Elizabeth F" w:date="2017-12-15T16:25:28Z">
        <w:r>
          <w:rPr/>
          <w:t>Eq1</w:t>
        </w:r>
      </w:ins>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750" w:name="__Fieldmark__6134_1108267904"/>
      <w:r>
        <w:rPr/>
      </w:r>
      <w:r>
        <w:rPr/>
      </w:r>
      <w:r>
        <w:fldChar w:fldCharType="end"/>
      </w:r>
      <w:r>
        <w:fldChar w:fldCharType="begin"/>
      </w:r>
      <w:r/>
      <w:r>
        <w:fldChar w:fldCharType="separate"/>
      </w:r>
      <w:bookmarkStart w:id="1751" w:name="__Fieldmark__6794_1786183302"/>
      <w:bookmarkStart w:id="1752" w:name="__Fieldmark__6839_208418766"/>
      <w:bookmarkStart w:id="1753" w:name="__Fieldmark__6138_1108267904"/>
      <w:bookmarkEnd w:id="1750"/>
      <w:r>
        <w:rPr/>
        <w:t>d</w:t>
      </w:r>
      <w:bookmarkStart w:id="1754" w:name="__Fieldmark__6799_1786183302"/>
      <w:bookmarkStart w:id="1755" w:name="__Fieldmark__6842_208418766"/>
      <w:bookmarkStart w:id="1756" w:name="__Fieldmark__5747_2403155824"/>
      <w:r>
        <w:rPr/>
        <w:t>et</w:t>
      </w:r>
      <w:bookmarkStart w:id="1757" w:name="__Fieldmark__5564_545160095"/>
      <w:bookmarkStart w:id="1758" w:name="__Fieldmark__5750_2403155824"/>
      <w:r>
        <w:rPr/>
        <w:t>a</w:t>
      </w:r>
      <w:bookmarkStart w:id="1759" w:name="__Fieldmark__5567_545160095"/>
      <w:bookmarkStart w:id="1760" w:name="__Fieldmark__5485_1417665735"/>
      <w:r>
        <w:rPr/>
        <w:t>i</w:t>
      </w:r>
      <w:bookmarkStart w:id="1761" w:name="__Fieldmark__5488_1417665735"/>
      <w:bookmarkStart w:id="1762" w:name="__Fieldmark__5119_3310317172"/>
      <w:r>
        <w:rPr/>
        <w:t>l</w:t>
      </w:r>
      <w:bookmarkStart w:id="1763" w:name="__Fieldmark__5690_2505137388"/>
      <w:bookmarkStart w:id="1764" w:name="__Fieldmark__4900_1561598236"/>
      <w:bookmarkStart w:id="1765" w:name="__Fieldmark__5123_3310317172"/>
      <w:r>
        <w:rPr/>
        <w:t xml:space="preserve"> </w:t>
      </w:r>
      <w:bookmarkStart w:id="1766" w:name="__Fieldmark__5695_2505137388"/>
      <w:bookmarkStart w:id="1767" w:name="__Fieldmark__4903_1561598236"/>
      <w:bookmarkStart w:id="1768" w:name="__Fieldmark__4742_2280461051"/>
      <w:r>
        <w:rPr/>
        <w:t>by</w:t>
      </w:r>
      <w:bookmarkStart w:id="1769" w:name="__Fieldmark__4480_908293503"/>
      <w:bookmarkStart w:id="1770" w:name="__Fieldmark__4745_2280461051"/>
      <w:r>
        <w:rPr/>
        <w:t xml:space="preserve"> </w:t>
      </w:r>
      <w:bookmarkStart w:id="1771" w:name="__Fieldmark__4484_908293503"/>
      <w:bookmarkStart w:id="1772" w:name="__Fieldmark__3885_2048093008"/>
      <w:bookmarkStart w:id="1773" w:name="__Fieldmark__10992_1777031281"/>
      <w:r>
        <w:rPr/>
        <w:t>E</w:t>
      </w:r>
      <w:bookmarkStart w:id="1774" w:name="__Fieldmark__10996_1777031281"/>
      <w:bookmarkStart w:id="1775" w:name="__Fieldmark__3887_2048093008"/>
      <w:r>
        <w:rPr/>
        <w:t xml:space="preserve">. </w:t>
      </w:r>
      <w:bookmarkStart w:id="1776" w:name="__Fieldmark__2907_3642959469"/>
      <w:r>
        <w:rPr/>
        <w:t>Ferriss et</w:t>
      </w:r>
      <w:bookmarkStart w:id="1777" w:name="__Fieldmark__2816_2362112943"/>
      <w:r>
        <w:rPr/>
        <w:t xml:space="preserve"> </w:t>
      </w:r>
      <w:bookmarkStart w:id="1778" w:name="__Fieldmark__2731_2049629825"/>
      <w:r>
        <w:rPr/>
        <w:t>a</w:t>
      </w:r>
      <w:bookmarkStart w:id="1779" w:name="__Fieldmark__2646_687217606"/>
      <w:r>
        <w:rPr/>
        <w:t>l</w:t>
      </w:r>
      <w:bookmarkStart w:id="1780" w:name="__Fieldmark__2561_2209115713"/>
      <w:r>
        <w:rPr/>
        <w:t>.</w:t>
      </w:r>
      <w:bookmarkStart w:id="1781" w:name="__Fieldmark__2478_1105856583"/>
      <w:r>
        <w:rPr/>
        <w:t xml:space="preserve"> </w:t>
      </w:r>
      <w:bookmarkStart w:id="1782" w:name="__Fieldmark__2391_1929513578"/>
      <w:r>
        <w:rPr/>
        <w:t>(</w:t>
      </w:r>
      <w:bookmarkStart w:id="1783" w:name="__Fieldmark__2306_739104655"/>
      <w:r>
        <w:rPr/>
        <w:t>2</w:t>
      </w:r>
      <w:bookmarkStart w:id="1784" w:name="__Fieldmark__2220_462321902"/>
      <w:r>
        <w:rPr/>
        <w:t>0</w:t>
      </w:r>
      <w:bookmarkStart w:id="1785" w:name="__Fieldmark__2132_948816634"/>
      <w:r>
        <w:rPr/>
        <w:t>1</w:t>
      </w:r>
      <w:bookmarkStart w:id="1786" w:name="__Fieldmark__2044_2312622389"/>
      <w:r>
        <w:rPr/>
        <w:t>5</w:t>
      </w:r>
      <w:bookmarkStart w:id="1787" w:name="__Fieldmark__1955_2161409428"/>
      <w:r>
        <w:rPr/>
        <w:t>)</w:t>
      </w:r>
      <w:bookmarkStart w:id="1788" w:name="__Fieldmark__1865_188299688"/>
      <w:r>
        <w:rPr/>
        <w:t xml:space="preserve"> </w:t>
      </w:r>
      <w:bookmarkStart w:id="1789" w:name="__Fieldmark__1774_1216455718"/>
      <w:r>
        <w:rPr/>
        <w:t>a</w:t>
      </w:r>
      <w:bookmarkStart w:id="1790" w:name="__Fieldmark__1683_649753871"/>
      <w:r>
        <w:rPr/>
        <w:t>n</w:t>
      </w:r>
      <w:bookmarkStart w:id="1791" w:name="__Fieldmark__1596_2534479100"/>
      <w:r>
        <w:rPr/>
        <w:t>d</w:t>
      </w:r>
      <w:bookmarkStart w:id="1792" w:name="__Fieldmark__1504_1692434574"/>
      <w:r>
        <w:rPr/>
        <w:t xml:space="preserve"> </w:t>
      </w:r>
      <w:bookmarkStart w:id="1793" w:name="__Fieldmark__1413_148202576"/>
      <w:r>
        <w:rPr/>
        <w:t>i</w:t>
      </w:r>
      <w:bookmarkStart w:id="1794" w:name="__Fieldmark__2894_2994147849"/>
      <w:r>
        <w:rPr/>
        <w:t>m</w:t>
      </w:r>
      <w:bookmarkStart w:id="1795" w:name="__Fieldmark__1230_3231691474"/>
      <w:r>
        <w:rPr/>
        <w:t>p</w:t>
      </w:r>
      <w:bookmarkStart w:id="1796" w:name="__Fieldmark__1138_3149341642"/>
      <w:r>
        <w:rPr/>
        <w:t>l</w:t>
      </w:r>
      <w:bookmarkStart w:id="1797" w:name="__Fieldmark__1046_4213078475"/>
      <w:r>
        <w:rPr/>
        <w:t>e</w:t>
      </w:r>
      <w:bookmarkStart w:id="1798" w:name="__Fieldmark__954_4019975519"/>
      <w:r>
        <w:rPr/>
        <w:t>m</w:t>
      </w:r>
      <w:bookmarkStart w:id="1799" w:name="__Fieldmark__865_3852820974"/>
      <w:r>
        <w:rPr/>
        <w:t>ented using the free, open-source software package pynams (Ferriss 2015)</w:t>
      </w:r>
      <w:r>
        <w:rPr/>
      </w:r>
      <w:r>
        <w:fldChar w:fldCharType="end"/>
      </w:r>
      <w:r>
        <w:fldChar w:fldCharType="begin"/>
      </w:r>
      <w:r/>
      <w:r>
        <w:fldChar w:fldCharType="separate"/>
      </w:r>
      <w:bookmarkStart w:id="1800" w:name="__Fieldmark__6254_1108267904"/>
      <w:bookmarkEnd w:id="1751"/>
      <w:bookmarkEnd w:id="1752"/>
      <w:bookmarkEnd w:id="1753"/>
      <w:r>
        <w:rPr/>
      </w:r>
      <w:r>
        <w:rPr/>
      </w:r>
      <w:r>
        <w:fldChar w:fldCharType="end"/>
      </w:r>
      <w:r>
        <w:fldChar w:fldCharType="begin"/>
      </w:r>
      <w:r/>
      <w:r>
        <w:fldChar w:fldCharType="separate"/>
      </w:r>
      <w:bookmarkStart w:id="1801" w:name="__Fieldmark__6913_1786183302"/>
      <w:bookmarkStart w:id="1802" w:name="__Fieldmark__6952_208418766"/>
      <w:bookmarkStart w:id="1803" w:name="__Fieldmark__6261_1108267904"/>
      <w:bookmarkEnd w:id="1754"/>
      <w:bookmarkEnd w:id="1755"/>
      <w:bookmarkEnd w:id="1756"/>
      <w:bookmarkEnd w:id="1800"/>
      <w:r>
        <w:rPr/>
      </w:r>
      <w:r>
        <w:rPr/>
      </w:r>
      <w:r>
        <w:fldChar w:fldCharType="end"/>
      </w:r>
      <w:r>
        <w:fldChar w:fldCharType="begin"/>
      </w:r>
      <w:r/>
      <w:r>
        <w:fldChar w:fldCharType="separate"/>
      </w:r>
      <w:bookmarkStart w:id="1804" w:name="__Fieldmark__6920_1786183302"/>
      <w:bookmarkStart w:id="1805" w:name="__Fieldmark__6957_208418766"/>
      <w:bookmarkStart w:id="1806" w:name="__Fieldmark__5856_2403155824"/>
      <w:bookmarkStart w:id="1807" w:name="__Fieldmark__6270_1108267904"/>
      <w:bookmarkEnd w:id="1757"/>
      <w:bookmarkEnd w:id="1758"/>
      <w:bookmarkEnd w:id="1801"/>
      <w:bookmarkEnd w:id="1802"/>
      <w:bookmarkEnd w:id="1803"/>
      <w:r>
        <w:rPr/>
      </w:r>
      <w:r>
        <w:rPr/>
      </w:r>
      <w:r>
        <w:fldChar w:fldCharType="end"/>
      </w:r>
      <w:bookmarkStart w:id="1808" w:name="__Fieldmark__5592_1417665735"/>
      <w:bookmarkStart w:id="1809" w:name="__Fieldmark__5217_3310317172"/>
      <w:bookmarkStart w:id="1810" w:name="__Fieldmark__5682_545160095"/>
      <w:bookmarkStart w:id="1811" w:name="__Fieldmark__5794_2505137388"/>
      <w:bookmarkStart w:id="1812" w:name="__Fieldmark__4996_1561598236"/>
      <w:bookmarkStart w:id="1813" w:name="__Fieldmark__4829_2280461051"/>
      <w:bookmarkStart w:id="1814" w:name="__Fieldmark__5233_3310317172"/>
      <w:bookmarkStart w:id="1815" w:name="__Fieldmark__6730_527255555"/>
      <w:bookmarkStart w:id="1816" w:name="__Fieldmark__3030_3642959469"/>
      <w:bookmarkStart w:id="1817" w:name="__Fieldmark__11107_1777031281"/>
      <w:bookmarkStart w:id="1818" w:name="__Fieldmark__4001_2048093008"/>
      <w:bookmarkStart w:id="1819" w:name="__Fieldmark__4605_908293503"/>
      <w:bookmarkStart w:id="1820" w:name="__Fieldmark__1750_649753871"/>
      <w:bookmarkStart w:id="1821" w:name="__Fieldmark__1563_1692434574"/>
      <w:bookmarkStart w:id="1822" w:name="__Fieldmark__2945_2994147849"/>
      <w:bookmarkStart w:id="1823" w:name="__Fieldmark__1181_3149341642"/>
      <w:bookmarkStart w:id="1824" w:name="__Fieldmark__989_4019975519"/>
      <w:bookmarkStart w:id="1825" w:name="__Fieldmark__800_3917936936"/>
      <w:bookmarkStart w:id="1826" w:name="__Fieldmark__608_837005789"/>
      <w:bookmarkStart w:id="1827" w:name="__Fieldmark__416_2630548144"/>
      <w:bookmarkStart w:id="1828" w:name="__Fieldmark__639_2304565098"/>
      <w:bookmarkStart w:id="1829" w:name="__Fieldmark__2718_2304565098"/>
      <w:bookmarkStart w:id="1830" w:name="__Fieldmark__512_3470823330"/>
      <w:bookmarkStart w:id="1831" w:name="__Fieldmark__704_3265051427"/>
      <w:bookmarkStart w:id="1832" w:name="__Fieldmark__896_3852820974"/>
      <w:bookmarkStart w:id="1833" w:name="__Fieldmark__1085_4213078475"/>
      <w:bookmarkStart w:id="1834" w:name="__Fieldmark__1277_3231691474"/>
      <w:bookmarkStart w:id="1835" w:name="__Fieldmark__1468_148202576"/>
      <w:bookmarkStart w:id="1836" w:name="__Fieldmark__1659_2534479100"/>
      <w:bookmarkStart w:id="1837" w:name="__Fieldmark__1940_188299688"/>
      <w:bookmarkStart w:id="1838" w:name="__Fieldmark__2034_2161409428"/>
      <w:bookmarkStart w:id="1839" w:name="__Fieldmark__2127_2312622389"/>
      <w:bookmarkStart w:id="1840" w:name="__Fieldmark__2219_948816634"/>
      <w:bookmarkStart w:id="1841" w:name="__Fieldmark__2311_462321902"/>
      <w:bookmarkStart w:id="1842" w:name="__Fieldmark__2401_739104655"/>
      <w:bookmarkStart w:id="1843" w:name="__Fieldmark__2490_1929513578"/>
      <w:bookmarkStart w:id="1844" w:name="__Fieldmark__2581_1105856583"/>
      <w:bookmarkStart w:id="1845" w:name="__Fieldmark__2668_2209115713"/>
      <w:bookmarkStart w:id="1846" w:name="__Fieldmark__11114_1777031281"/>
      <w:bookmarkStart w:id="1847" w:name="__Fieldmark__2757_687217606"/>
      <w:bookmarkStart w:id="1848" w:name="__Fieldmark__2846_2049629825"/>
      <w:bookmarkStart w:id="1849" w:name="__Fieldmark__2935_2362112943"/>
      <w:bookmarkStart w:id="1850" w:name="__Fieldmark__4010_2048093008"/>
      <w:bookmarkStart w:id="1851" w:name="__Fieldmark__4870_2280461051"/>
      <w:bookmarkStart w:id="1852" w:name="__Fieldmark__11101_1777031281"/>
      <w:bookmarkStart w:id="1853" w:name="__Fieldmark__3993_2048093008"/>
      <w:bookmarkStart w:id="1854" w:name="__Fieldmark__4597_908293503"/>
      <w:bookmarkStart w:id="1855" w:name="__Fieldmark__773_3917936936"/>
      <w:bookmarkStart w:id="1856" w:name="__Fieldmark__5804_2505137388"/>
      <w:bookmarkStart w:id="1857" w:name="__Fieldmark__4835_2280461051"/>
      <w:bookmarkStart w:id="1858" w:name="__Fieldmark__4564_908293503"/>
      <w:bookmarkStart w:id="1859" w:name="__Fieldmark__5004_1561598236"/>
      <w:bookmarkStart w:id="1860" w:name="__Fieldmark__5601_1417665735"/>
      <w:bookmarkStart w:id="1861" w:name="__Fieldmark__5787_2505137388"/>
      <w:bookmarkStart w:id="1862" w:name="__Fieldmark__4991_1561598236"/>
      <w:bookmarkStart w:id="1863" w:name="__Fieldmark__5224_3310317172"/>
      <w:bookmarkStart w:id="1864" w:name="__Fieldmark__5868_2403155824"/>
      <w:bookmarkStart w:id="1865" w:name="__Fieldmark__5586_1417665735"/>
      <w:bookmarkStart w:id="1866" w:name="__Fieldmark__5674_545160095"/>
      <w:bookmarkStart w:id="1867" w:name="__Fieldmark__6929_1786183302"/>
      <w:bookmarkStart w:id="1868" w:name="__Fieldmark__5861_2403155824"/>
      <w:bookmarkStart w:id="1869" w:name="__Fieldmark__5669_545160095"/>
      <w:bookmarkStart w:id="1870" w:name="__Fieldmark__6964_208418766"/>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1" w:name="__Fieldmark__6510_11082679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2" w:name="__Fieldmark__7156_1786183302"/>
      <w:bookmarkStart w:id="1873" w:name="__Fieldmark__6513_1108267904"/>
      <w:bookmarkEnd w:id="18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4" w:name="__Fieldmark__7159_1786183302"/>
      <w:bookmarkStart w:id="1875" w:name="__Fieldmark__7189_208418766"/>
      <w:bookmarkStart w:id="1876" w:name="__Fieldmark__6518_1108267904"/>
      <w:bookmarkEnd w:id="1872"/>
      <w:bookmarkEnd w:id="187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7" w:name="__Fieldmark__7164_1786183302"/>
      <w:bookmarkStart w:id="1878" w:name="__Fieldmark__7192_208418766"/>
      <w:bookmarkStart w:id="1879" w:name="__Fieldmark__6082_2403155824"/>
      <w:bookmarkStart w:id="1880" w:name="__Fieldmark__6525_1108267904"/>
      <w:bookmarkEnd w:id="1874"/>
      <w:bookmarkEnd w:id="1875"/>
      <w:bookmarkEnd w:id="18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1" w:name="__Fieldmark__7171_1786183302"/>
      <w:bookmarkStart w:id="1882" w:name="__Fieldmark__7197_208418766"/>
      <w:bookmarkStart w:id="1883" w:name="__Fieldmark__5884_545160095"/>
      <w:bookmarkStart w:id="1884" w:name="__Fieldmark__6085_2403155824"/>
      <w:bookmarkStart w:id="1885" w:name="__Fieldmark__6534_1108267904"/>
      <w:bookmarkEnd w:id="1877"/>
      <w:bookmarkEnd w:id="1878"/>
      <w:bookmarkEnd w:id="1879"/>
      <w:bookmarkEnd w:id="18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6" w:name="__Fieldmark__7180_1786183302"/>
      <w:bookmarkStart w:id="1887" w:name="__Fieldmark__7204_208418766"/>
      <w:bookmarkStart w:id="1888" w:name="__Fieldmark__5887_545160095"/>
      <w:bookmarkStart w:id="1889" w:name="__Fieldmark__5793_1417665735"/>
      <w:bookmarkStart w:id="1890" w:name="__Fieldmark__6090_2403155824"/>
      <w:bookmarkStart w:id="1891" w:name="__Fieldmark__6545_1108267904"/>
      <w:bookmarkEnd w:id="1881"/>
      <w:bookmarkEnd w:id="1882"/>
      <w:bookmarkEnd w:id="1883"/>
      <w:bookmarkEnd w:id="1884"/>
      <w:bookmarkEnd w:id="18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2" w:name="__Fieldmark__7199_1786183302"/>
      <w:bookmarkStart w:id="1893" w:name="__Fieldmark__7221_208418766"/>
      <w:bookmarkStart w:id="1894" w:name="__Fieldmark__5900_545160095"/>
      <w:bookmarkStart w:id="1895" w:name="__Fieldmark__5796_1417665735"/>
      <w:bookmarkStart w:id="1896" w:name="__Fieldmark__6105_2403155824"/>
      <w:bookmarkStart w:id="1897" w:name="__Fieldmark__6566_1108267904"/>
      <w:bookmarkStart w:id="1898" w:name="__Fieldmark__5986_2505137388"/>
      <w:bookmarkStart w:id="1899" w:name="__Fieldmark__5164_1561598236"/>
      <w:bookmarkStart w:id="1900" w:name="__Fieldmark__5409_3310317172"/>
      <w:bookmarkEnd w:id="1886"/>
      <w:bookmarkEnd w:id="1887"/>
      <w:bookmarkEnd w:id="1888"/>
      <w:bookmarkEnd w:id="1889"/>
      <w:bookmarkEnd w:id="1890"/>
      <w:bookmarkEnd w:id="1891"/>
      <w:bookmarkEnd w:id="1898"/>
      <w:bookmarkEnd w:id="1899"/>
      <w:bookmarkEnd w:id="190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1" w:name="__Fieldmark__7221_1786183302"/>
      <w:bookmarkStart w:id="1902" w:name="__Fieldmark__7241_208418766"/>
      <w:bookmarkStart w:id="1903" w:name="__Fieldmark__5916_545160095"/>
      <w:bookmarkStart w:id="1904" w:name="__Fieldmark__5807_1417665735"/>
      <w:bookmarkStart w:id="1905" w:name="__Fieldmark__6123_2403155824"/>
      <w:bookmarkStart w:id="1906" w:name="__Fieldmark__6590_1108267904"/>
      <w:bookmarkStart w:id="1907" w:name="__Fieldmark__5989_2505137388"/>
      <w:bookmarkStart w:id="1908" w:name="__Fieldmark__4990_2280461051"/>
      <w:bookmarkStart w:id="1909" w:name="__Fieldmark__5167_1561598236"/>
      <w:bookmarkStart w:id="1910" w:name="__Fieldmark__5412_3310317172"/>
      <w:bookmarkEnd w:id="1892"/>
      <w:bookmarkEnd w:id="1893"/>
      <w:bookmarkEnd w:id="1894"/>
      <w:bookmarkEnd w:id="1895"/>
      <w:bookmarkEnd w:id="1896"/>
      <w:bookmarkEnd w:id="1897"/>
      <w:bookmarkEnd w:id="1907"/>
      <w:bookmarkEnd w:id="1908"/>
      <w:bookmarkEnd w:id="1909"/>
      <w:bookmarkEnd w:id="191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1" w:name="__Fieldmark__7246_1786183302"/>
      <w:bookmarkStart w:id="1912" w:name="__Fieldmark__7264_208418766"/>
      <w:bookmarkStart w:id="1913" w:name="__Fieldmark__5935_545160095"/>
      <w:bookmarkStart w:id="1914" w:name="__Fieldmark__5821_1417665735"/>
      <w:bookmarkStart w:id="1915" w:name="__Fieldmark__6144_2403155824"/>
      <w:bookmarkStart w:id="1916" w:name="__Fieldmark__6617_1108267904"/>
      <w:bookmarkStart w:id="1917" w:name="__Fieldmark__5995_2505137388"/>
      <w:bookmarkStart w:id="1918" w:name="__Fieldmark__4993_2280461051"/>
      <w:bookmarkStart w:id="1919" w:name="__Fieldmark__4709_908293503"/>
      <w:bookmarkStart w:id="1920" w:name="__Fieldmark__5172_1561598236"/>
      <w:bookmarkStart w:id="1921" w:name="__Fieldmark__5420_3310317172"/>
      <w:bookmarkEnd w:id="1901"/>
      <w:bookmarkEnd w:id="1902"/>
      <w:bookmarkEnd w:id="1903"/>
      <w:bookmarkEnd w:id="1904"/>
      <w:bookmarkEnd w:id="1905"/>
      <w:bookmarkEnd w:id="1906"/>
      <w:bookmarkEnd w:id="1917"/>
      <w:bookmarkEnd w:id="1918"/>
      <w:bookmarkEnd w:id="1919"/>
      <w:bookmarkEnd w:id="1920"/>
      <w:bookmarkEnd w:id="19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2" w:name="__Fieldmark__7274_1786183302"/>
      <w:bookmarkStart w:id="1923" w:name="__Fieldmark__7290_208418766"/>
      <w:bookmarkStart w:id="1924" w:name="__Fieldmark__5957_545160095"/>
      <w:bookmarkStart w:id="1925" w:name="__Fieldmark__5838_1417665735"/>
      <w:bookmarkStart w:id="1926" w:name="__Fieldmark__6168_2403155824"/>
      <w:bookmarkStart w:id="1927" w:name="__Fieldmark__6647_1108267904"/>
      <w:bookmarkStart w:id="1928" w:name="__Fieldmark__6004_2505137388"/>
      <w:bookmarkStart w:id="1929" w:name="__Fieldmark__4998_2280461051"/>
      <w:bookmarkStart w:id="1930" w:name="__Fieldmark__11206_1777031281"/>
      <w:bookmarkStart w:id="1931" w:name="__Fieldmark__4712_908293503"/>
      <w:bookmarkStart w:id="1932" w:name="__Fieldmark__5179_1561598236"/>
      <w:bookmarkStart w:id="1933" w:name="__Fieldmark__5431_3310317172"/>
      <w:bookmarkEnd w:id="1911"/>
      <w:bookmarkEnd w:id="1912"/>
      <w:bookmarkEnd w:id="1913"/>
      <w:bookmarkEnd w:id="1914"/>
      <w:bookmarkEnd w:id="1915"/>
      <w:bookmarkEnd w:id="1916"/>
      <w:bookmarkEnd w:id="1928"/>
      <w:bookmarkEnd w:id="1929"/>
      <w:bookmarkEnd w:id="1930"/>
      <w:bookmarkEnd w:id="1931"/>
      <w:bookmarkEnd w:id="1932"/>
      <w:bookmarkEnd w:id="19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4" w:name="__Fieldmark__7305_1786183302"/>
      <w:bookmarkStart w:id="1935" w:name="__Fieldmark__7319_208418766"/>
      <w:bookmarkStart w:id="1936" w:name="__Fieldmark__5982_545160095"/>
      <w:bookmarkStart w:id="1937" w:name="__Fieldmark__5858_1417665735"/>
      <w:bookmarkStart w:id="1938" w:name="__Fieldmark__6195_2403155824"/>
      <w:bookmarkStart w:id="1939" w:name="__Fieldmark__6680_1108267904"/>
      <w:bookmarkStart w:id="1940" w:name="__Fieldmark__6016_2505137388"/>
      <w:bookmarkStart w:id="1941" w:name="__Fieldmark__5005_2280461051"/>
      <w:bookmarkStart w:id="1942" w:name="__Fieldmark__11209_1777031281"/>
      <w:bookmarkStart w:id="1943" w:name="__Fieldmark__4126_2048093008"/>
      <w:bookmarkStart w:id="1944" w:name="__Fieldmark__4717_908293503"/>
      <w:bookmarkStart w:id="1945" w:name="__Fieldmark__5188_1561598236"/>
      <w:bookmarkStart w:id="1946" w:name="__Fieldmark__5445_3310317172"/>
      <w:bookmarkEnd w:id="1922"/>
      <w:bookmarkEnd w:id="1923"/>
      <w:bookmarkEnd w:id="1924"/>
      <w:bookmarkEnd w:id="1925"/>
      <w:bookmarkEnd w:id="1926"/>
      <w:bookmarkEnd w:id="1927"/>
      <w:bookmarkEnd w:id="1940"/>
      <w:bookmarkEnd w:id="1941"/>
      <w:bookmarkEnd w:id="1942"/>
      <w:bookmarkEnd w:id="1943"/>
      <w:bookmarkEnd w:id="1944"/>
      <w:bookmarkEnd w:id="1945"/>
      <w:bookmarkEnd w:id="19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47" w:name="__Fieldmark__7336_1786183302"/>
      <w:bookmarkStart w:id="1948" w:name="__Fieldmark__7348_208418766"/>
      <w:bookmarkStart w:id="1949" w:name="__Fieldmark__6007_545160095"/>
      <w:bookmarkStart w:id="1950" w:name="__Fieldmark__5881_1417665735"/>
      <w:bookmarkStart w:id="1951" w:name="__Fieldmark__6222_2403155824"/>
      <w:bookmarkStart w:id="1952" w:name="__Fieldmark__6713_1108267904"/>
      <w:bookmarkStart w:id="1953" w:name="__Fieldmark__6031_2505137388"/>
      <w:bookmarkStart w:id="1954" w:name="__Fieldmark__5014_2280461051"/>
      <w:bookmarkStart w:id="1955" w:name="__Fieldmark__11214_1777031281"/>
      <w:bookmarkStart w:id="1956" w:name="__Fieldmark__4129_2048093008"/>
      <w:bookmarkStart w:id="1957" w:name="__Fieldmark__4724_908293503"/>
      <w:bookmarkStart w:id="1958" w:name="__Fieldmark__5199_1561598236"/>
      <w:bookmarkStart w:id="1959" w:name="__Fieldmark__5462_3310317172"/>
      <w:bookmarkEnd w:id="1934"/>
      <w:bookmarkEnd w:id="1935"/>
      <w:bookmarkEnd w:id="1936"/>
      <w:bookmarkEnd w:id="1937"/>
      <w:bookmarkEnd w:id="1938"/>
      <w:bookmarkEnd w:id="1939"/>
      <w:bookmarkEnd w:id="1953"/>
      <w:bookmarkEnd w:id="1954"/>
      <w:bookmarkEnd w:id="1955"/>
      <w:bookmarkEnd w:id="1956"/>
      <w:bookmarkEnd w:id="1957"/>
      <w:bookmarkEnd w:id="1958"/>
      <w:bookmarkEnd w:id="19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0" w:name="__Fieldmark__7367_1786183302"/>
      <w:bookmarkStart w:id="1961" w:name="__Fieldmark__7377_208418766"/>
      <w:bookmarkStart w:id="1962" w:name="__Fieldmark__6032_545160095"/>
      <w:bookmarkStart w:id="1963" w:name="__Fieldmark__5904_1417665735"/>
      <w:bookmarkStart w:id="1964" w:name="__Fieldmark__6249_2403155824"/>
      <w:bookmarkStart w:id="1965" w:name="__Fieldmark__6746_1108267904"/>
      <w:bookmarkStart w:id="1966" w:name="__Fieldmark__6049_2505137388"/>
      <w:bookmarkStart w:id="1967" w:name="__Fieldmark__5022_2280461051"/>
      <w:bookmarkStart w:id="1968" w:name="__Fieldmark__11218_1777031281"/>
      <w:bookmarkStart w:id="1969" w:name="__Fieldmark__4131_2048093008"/>
      <w:bookmarkStart w:id="1970" w:name="__Fieldmark__4730_908293503"/>
      <w:bookmarkStart w:id="1971" w:name="__Fieldmark__5209_1561598236"/>
      <w:bookmarkStart w:id="1972" w:name="__Fieldmark__5482_3310317172"/>
      <w:bookmarkEnd w:id="1947"/>
      <w:bookmarkEnd w:id="1948"/>
      <w:bookmarkEnd w:id="1949"/>
      <w:bookmarkEnd w:id="1950"/>
      <w:bookmarkEnd w:id="1951"/>
      <w:bookmarkEnd w:id="1952"/>
      <w:bookmarkEnd w:id="1966"/>
      <w:bookmarkEnd w:id="1967"/>
      <w:bookmarkEnd w:id="1968"/>
      <w:bookmarkEnd w:id="1969"/>
      <w:bookmarkEnd w:id="1970"/>
      <w:bookmarkEnd w:id="1971"/>
      <w:bookmarkEnd w:id="19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3" w:name="__Fieldmark__7398_1786183302"/>
      <w:bookmarkStart w:id="1974" w:name="__Fieldmark__7406_208418766"/>
      <w:bookmarkStart w:id="1975" w:name="__Fieldmark__6057_545160095"/>
      <w:bookmarkStart w:id="1976" w:name="__Fieldmark__5927_1417665735"/>
      <w:bookmarkStart w:id="1977" w:name="__Fieldmark__6276_2403155824"/>
      <w:bookmarkStart w:id="1978" w:name="__Fieldmark__6779_1108267904"/>
      <w:bookmarkStart w:id="1979" w:name="__Fieldmark__6066_2505137388"/>
      <w:bookmarkStart w:id="1980" w:name="__Fieldmark__5031_2280461051"/>
      <w:bookmarkStart w:id="1981" w:name="__Fieldmark__11223_1777031281"/>
      <w:bookmarkStart w:id="1982" w:name="__Fieldmark__4134_2048093008"/>
      <w:bookmarkStart w:id="1983" w:name="__Fieldmark__4737_908293503"/>
      <w:bookmarkStart w:id="1984" w:name="__Fieldmark__5220_1561598236"/>
      <w:bookmarkStart w:id="1985" w:name="__Fieldmark__5502_3310317172"/>
      <w:bookmarkEnd w:id="1960"/>
      <w:bookmarkEnd w:id="1961"/>
      <w:bookmarkEnd w:id="1962"/>
      <w:bookmarkEnd w:id="1963"/>
      <w:bookmarkEnd w:id="1964"/>
      <w:bookmarkEnd w:id="1965"/>
      <w:bookmarkEnd w:id="1979"/>
      <w:bookmarkEnd w:id="1980"/>
      <w:bookmarkEnd w:id="1981"/>
      <w:bookmarkEnd w:id="1982"/>
      <w:bookmarkEnd w:id="1983"/>
      <w:bookmarkEnd w:id="1984"/>
      <w:bookmarkEnd w:id="19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6" w:name="__Fieldmark__7429_1786183302"/>
      <w:bookmarkStart w:id="1987" w:name="__Fieldmark__7435_208418766"/>
      <w:bookmarkStart w:id="1988" w:name="__Fieldmark__6082_545160095"/>
      <w:bookmarkStart w:id="1989" w:name="__Fieldmark__5950_1417665735"/>
      <w:bookmarkStart w:id="1990" w:name="__Fieldmark__6303_2403155824"/>
      <w:bookmarkStart w:id="1991" w:name="__Fieldmark__6812_1108267904"/>
      <w:bookmarkStart w:id="1992" w:name="__Fieldmark__6084_2505137388"/>
      <w:bookmarkStart w:id="1993" w:name="__Fieldmark__5040_2280461051"/>
      <w:bookmarkStart w:id="1994" w:name="__Fieldmark__11228_1777031281"/>
      <w:bookmarkStart w:id="1995" w:name="__Fieldmark__4137_2048093008"/>
      <w:bookmarkStart w:id="1996" w:name="__Fieldmark__4744_908293503"/>
      <w:bookmarkStart w:id="1997" w:name="__Fieldmark__5231_1561598236"/>
      <w:bookmarkStart w:id="1998" w:name="__Fieldmark__5522_3310317172"/>
      <w:bookmarkEnd w:id="1973"/>
      <w:bookmarkEnd w:id="1974"/>
      <w:bookmarkEnd w:id="1975"/>
      <w:bookmarkEnd w:id="1976"/>
      <w:bookmarkEnd w:id="1977"/>
      <w:bookmarkEnd w:id="1978"/>
      <w:bookmarkEnd w:id="1992"/>
      <w:bookmarkEnd w:id="1993"/>
      <w:bookmarkEnd w:id="1994"/>
      <w:bookmarkEnd w:id="1995"/>
      <w:bookmarkEnd w:id="1996"/>
      <w:bookmarkEnd w:id="1997"/>
      <w:bookmarkEnd w:id="199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9" w:name="__Fieldmark__7460_1786183302"/>
      <w:bookmarkStart w:id="2000" w:name="__Fieldmark__7464_208418766"/>
      <w:bookmarkStart w:id="2001" w:name="__Fieldmark__6107_545160095"/>
      <w:bookmarkStart w:id="2002" w:name="__Fieldmark__5973_1417665735"/>
      <w:bookmarkStart w:id="2003" w:name="__Fieldmark__6330_2403155824"/>
      <w:bookmarkStart w:id="2004" w:name="__Fieldmark__6845_1108267904"/>
      <w:bookmarkStart w:id="2005" w:name="__Fieldmark__6102_2505137388"/>
      <w:bookmarkStart w:id="2006" w:name="__Fieldmark__5049_2280461051"/>
      <w:bookmarkStart w:id="2007" w:name="__Fieldmark__11233_1777031281"/>
      <w:bookmarkStart w:id="2008" w:name="__Fieldmark__4140_2048093008"/>
      <w:bookmarkStart w:id="2009" w:name="__Fieldmark__4751_908293503"/>
      <w:bookmarkStart w:id="2010" w:name="__Fieldmark__5242_1561598236"/>
      <w:bookmarkStart w:id="2011" w:name="__Fieldmark__5542_3310317172"/>
      <w:bookmarkEnd w:id="1986"/>
      <w:bookmarkEnd w:id="1987"/>
      <w:bookmarkEnd w:id="1988"/>
      <w:bookmarkEnd w:id="1989"/>
      <w:bookmarkEnd w:id="1990"/>
      <w:bookmarkEnd w:id="1991"/>
      <w:bookmarkEnd w:id="2005"/>
      <w:bookmarkEnd w:id="2006"/>
      <w:bookmarkEnd w:id="2007"/>
      <w:bookmarkEnd w:id="2008"/>
      <w:bookmarkEnd w:id="2009"/>
      <w:bookmarkEnd w:id="2010"/>
      <w:bookmarkEnd w:id="20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2" w:name="__Fieldmark__7491_1786183302"/>
      <w:bookmarkStart w:id="2013" w:name="__Fieldmark__7493_208418766"/>
      <w:bookmarkStart w:id="2014" w:name="__Fieldmark__6132_545160095"/>
      <w:bookmarkStart w:id="2015" w:name="__Fieldmark__5996_1417665735"/>
      <w:bookmarkStart w:id="2016" w:name="__Fieldmark__6357_2403155824"/>
      <w:bookmarkStart w:id="2017" w:name="__Fieldmark__6878_1108267904"/>
      <w:bookmarkStart w:id="2018" w:name="__Fieldmark__6120_2505137388"/>
      <w:bookmarkStart w:id="2019" w:name="__Fieldmark__5059_2280461051"/>
      <w:bookmarkStart w:id="2020" w:name="__Fieldmark__11239_1777031281"/>
      <w:bookmarkStart w:id="2021" w:name="__Fieldmark__4144_2048093008"/>
      <w:bookmarkStart w:id="2022" w:name="__Fieldmark__4759_908293503"/>
      <w:bookmarkStart w:id="2023" w:name="__Fieldmark__5254_1561598236"/>
      <w:bookmarkStart w:id="2024" w:name="__Fieldmark__5562_3310317172"/>
      <w:bookmarkEnd w:id="1999"/>
      <w:bookmarkEnd w:id="2000"/>
      <w:bookmarkEnd w:id="2001"/>
      <w:bookmarkEnd w:id="2002"/>
      <w:bookmarkEnd w:id="2003"/>
      <w:bookmarkEnd w:id="2004"/>
      <w:bookmarkEnd w:id="2018"/>
      <w:bookmarkEnd w:id="2019"/>
      <w:bookmarkEnd w:id="2020"/>
      <w:bookmarkEnd w:id="2021"/>
      <w:bookmarkEnd w:id="2022"/>
      <w:bookmarkEnd w:id="2023"/>
      <w:bookmarkEnd w:id="20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5" w:name="__Fieldmark__7522_1786183302"/>
      <w:bookmarkStart w:id="2026" w:name="__Fieldmark__7522_208418766"/>
      <w:bookmarkStart w:id="2027" w:name="__Fieldmark__6157_545160095"/>
      <w:bookmarkStart w:id="2028" w:name="__Fieldmark__6019_1417665735"/>
      <w:bookmarkStart w:id="2029" w:name="__Fieldmark__6384_2403155824"/>
      <w:bookmarkStart w:id="2030" w:name="__Fieldmark__6911_1108267904"/>
      <w:bookmarkStart w:id="2031" w:name="__Fieldmark__6139_2505137388"/>
      <w:bookmarkStart w:id="2032" w:name="__Fieldmark__5068_2280461051"/>
      <w:bookmarkStart w:id="2033" w:name="__Fieldmark__11244_1777031281"/>
      <w:bookmarkStart w:id="2034" w:name="__Fieldmark__4147_2048093008"/>
      <w:bookmarkStart w:id="2035" w:name="__Fieldmark__4766_908293503"/>
      <w:bookmarkStart w:id="2036" w:name="__Fieldmark__5265_1561598236"/>
      <w:bookmarkStart w:id="2037" w:name="__Fieldmark__5582_3310317172"/>
      <w:bookmarkEnd w:id="2012"/>
      <w:bookmarkEnd w:id="2013"/>
      <w:bookmarkEnd w:id="2014"/>
      <w:bookmarkEnd w:id="2015"/>
      <w:bookmarkEnd w:id="2016"/>
      <w:bookmarkEnd w:id="2017"/>
      <w:bookmarkEnd w:id="2031"/>
      <w:bookmarkEnd w:id="2032"/>
      <w:bookmarkEnd w:id="2033"/>
      <w:bookmarkEnd w:id="2034"/>
      <w:bookmarkEnd w:id="2035"/>
      <w:bookmarkEnd w:id="2036"/>
      <w:bookmarkEnd w:id="203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8" w:name="__Fieldmark__7553_1786183302"/>
      <w:bookmarkStart w:id="2039" w:name="__Fieldmark__7551_208418766"/>
      <w:bookmarkStart w:id="2040" w:name="__Fieldmark__6182_545160095"/>
      <w:bookmarkStart w:id="2041" w:name="__Fieldmark__6042_1417665735"/>
      <w:bookmarkStart w:id="2042" w:name="__Fieldmark__6411_2403155824"/>
      <w:bookmarkStart w:id="2043" w:name="__Fieldmark__6944_1108267904"/>
      <w:bookmarkStart w:id="2044" w:name="__Fieldmark__6157_2505137388"/>
      <w:bookmarkStart w:id="2045" w:name="__Fieldmark__5077_2280461051"/>
      <w:bookmarkStart w:id="2046" w:name="__Fieldmark__11249_1777031281"/>
      <w:bookmarkStart w:id="2047" w:name="__Fieldmark__4150_2048093008"/>
      <w:bookmarkStart w:id="2048" w:name="__Fieldmark__4773_908293503"/>
      <w:bookmarkStart w:id="2049" w:name="__Fieldmark__5276_1561598236"/>
      <w:bookmarkStart w:id="2050" w:name="__Fieldmark__5602_3310317172"/>
      <w:bookmarkEnd w:id="2025"/>
      <w:bookmarkEnd w:id="2026"/>
      <w:bookmarkEnd w:id="2027"/>
      <w:bookmarkEnd w:id="2028"/>
      <w:bookmarkEnd w:id="2029"/>
      <w:bookmarkEnd w:id="2030"/>
      <w:bookmarkEnd w:id="2044"/>
      <w:bookmarkEnd w:id="2045"/>
      <w:bookmarkEnd w:id="2046"/>
      <w:bookmarkEnd w:id="2047"/>
      <w:bookmarkEnd w:id="2048"/>
      <w:bookmarkEnd w:id="2049"/>
      <w:bookmarkEnd w:id="205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1" w:name="__Fieldmark__7584_1786183302"/>
      <w:bookmarkStart w:id="2052" w:name="__Fieldmark__7580_208418766"/>
      <w:bookmarkStart w:id="2053" w:name="__Fieldmark__6207_545160095"/>
      <w:bookmarkStart w:id="2054" w:name="__Fieldmark__6065_1417665735"/>
      <w:bookmarkStart w:id="2055" w:name="__Fieldmark__6438_2403155824"/>
      <w:bookmarkStart w:id="2056" w:name="__Fieldmark__6977_1108267904"/>
      <w:bookmarkStart w:id="2057" w:name="__Fieldmark__6175_2505137388"/>
      <w:bookmarkStart w:id="2058" w:name="__Fieldmark__5086_2280461051"/>
      <w:bookmarkStart w:id="2059" w:name="__Fieldmark__11254_1777031281"/>
      <w:bookmarkStart w:id="2060" w:name="__Fieldmark__4153_2048093008"/>
      <w:bookmarkStart w:id="2061" w:name="__Fieldmark__4780_908293503"/>
      <w:bookmarkStart w:id="2062" w:name="__Fieldmark__5287_1561598236"/>
      <w:bookmarkStart w:id="2063" w:name="__Fieldmark__5622_3310317172"/>
      <w:bookmarkEnd w:id="2038"/>
      <w:bookmarkEnd w:id="2039"/>
      <w:bookmarkEnd w:id="2040"/>
      <w:bookmarkEnd w:id="2041"/>
      <w:bookmarkEnd w:id="2042"/>
      <w:bookmarkEnd w:id="2043"/>
      <w:bookmarkEnd w:id="2057"/>
      <w:bookmarkEnd w:id="2058"/>
      <w:bookmarkEnd w:id="2059"/>
      <w:bookmarkEnd w:id="2060"/>
      <w:bookmarkEnd w:id="2061"/>
      <w:bookmarkEnd w:id="2062"/>
      <w:bookmarkEnd w:id="20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4" w:name="__Fieldmark__7615_1786183302"/>
      <w:bookmarkStart w:id="2065" w:name="__Fieldmark__7609_208418766"/>
      <w:bookmarkStart w:id="2066" w:name="__Fieldmark__6232_545160095"/>
      <w:bookmarkStart w:id="2067" w:name="__Fieldmark__6088_1417665735"/>
      <w:bookmarkStart w:id="2068" w:name="__Fieldmark__6465_2403155824"/>
      <w:bookmarkStart w:id="2069" w:name="__Fieldmark__7010_1108267904"/>
      <w:bookmarkStart w:id="2070" w:name="__Fieldmark__6193_2505137388"/>
      <w:bookmarkStart w:id="2071" w:name="__Fieldmark__5095_2280461051"/>
      <w:bookmarkStart w:id="2072" w:name="__Fieldmark__11259_1777031281"/>
      <w:bookmarkStart w:id="2073" w:name="__Fieldmark__4156_2048093008"/>
      <w:bookmarkStart w:id="2074" w:name="__Fieldmark__4787_908293503"/>
      <w:bookmarkStart w:id="2075" w:name="__Fieldmark__5298_1561598236"/>
      <w:bookmarkStart w:id="2076" w:name="__Fieldmark__5642_3310317172"/>
      <w:bookmarkEnd w:id="2051"/>
      <w:bookmarkEnd w:id="2052"/>
      <w:bookmarkEnd w:id="2053"/>
      <w:bookmarkEnd w:id="2054"/>
      <w:bookmarkEnd w:id="2055"/>
      <w:bookmarkEnd w:id="2056"/>
      <w:bookmarkEnd w:id="2070"/>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7646_1786183302"/>
      <w:bookmarkStart w:id="2078" w:name="__Fieldmark__7638_208418766"/>
      <w:bookmarkStart w:id="2079" w:name="__Fieldmark__6257_545160095"/>
      <w:bookmarkStart w:id="2080" w:name="__Fieldmark__6111_1417665735"/>
      <w:bookmarkStart w:id="2081" w:name="__Fieldmark__6492_2403155824"/>
      <w:bookmarkStart w:id="2082" w:name="__Fieldmark__7043_1108267904"/>
      <w:bookmarkStart w:id="2083" w:name="__Fieldmark__6211_2505137388"/>
      <w:bookmarkStart w:id="2084" w:name="__Fieldmark__5104_2280461051"/>
      <w:bookmarkStart w:id="2085" w:name="__Fieldmark__11264_1777031281"/>
      <w:bookmarkStart w:id="2086" w:name="__Fieldmark__4159_2048093008"/>
      <w:bookmarkStart w:id="2087" w:name="__Fieldmark__4794_908293503"/>
      <w:bookmarkStart w:id="2088" w:name="__Fieldmark__5309_1561598236"/>
      <w:bookmarkStart w:id="2089" w:name="__Fieldmark__5662_3310317172"/>
      <w:bookmarkEnd w:id="2064"/>
      <w:bookmarkEnd w:id="2065"/>
      <w:bookmarkEnd w:id="2066"/>
      <w:bookmarkEnd w:id="2067"/>
      <w:bookmarkEnd w:id="2068"/>
      <w:bookmarkEnd w:id="2069"/>
      <w:bookmarkEnd w:id="2083"/>
      <w:bookmarkEnd w:id="2084"/>
      <w:bookmarkEnd w:id="2085"/>
      <w:bookmarkEnd w:id="2086"/>
      <w:bookmarkEnd w:id="2087"/>
      <w:bookmarkEnd w:id="2088"/>
      <w:bookmarkEnd w:id="20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0" w:name="__Fieldmark__7677_1786183302"/>
      <w:bookmarkStart w:id="2091" w:name="__Fieldmark__7667_208418766"/>
      <w:bookmarkStart w:id="2092" w:name="__Fieldmark__6282_545160095"/>
      <w:bookmarkStart w:id="2093" w:name="__Fieldmark__6134_1417665735"/>
      <w:bookmarkStart w:id="2094" w:name="__Fieldmark__6519_2403155824"/>
      <w:bookmarkStart w:id="2095" w:name="__Fieldmark__7076_1108267904"/>
      <w:bookmarkStart w:id="2096" w:name="__Fieldmark__6229_2505137388"/>
      <w:bookmarkStart w:id="2097" w:name="__Fieldmark__5113_2280461051"/>
      <w:bookmarkStart w:id="2098" w:name="__Fieldmark__11269_1777031281"/>
      <w:bookmarkStart w:id="2099" w:name="__Fieldmark__4162_2048093008"/>
      <w:bookmarkStart w:id="2100" w:name="__Fieldmark__4801_908293503"/>
      <w:bookmarkStart w:id="2101" w:name="__Fieldmark__5320_1561598236"/>
      <w:bookmarkStart w:id="2102" w:name="__Fieldmark__5682_3310317172"/>
      <w:bookmarkEnd w:id="2077"/>
      <w:bookmarkEnd w:id="2078"/>
      <w:bookmarkEnd w:id="2079"/>
      <w:bookmarkEnd w:id="2080"/>
      <w:bookmarkEnd w:id="2081"/>
      <w:bookmarkEnd w:id="2082"/>
      <w:bookmarkEnd w:id="2096"/>
      <w:bookmarkEnd w:id="2097"/>
      <w:bookmarkEnd w:id="2098"/>
      <w:bookmarkEnd w:id="2099"/>
      <w:bookmarkEnd w:id="2100"/>
      <w:bookmarkEnd w:id="2101"/>
      <w:bookmarkEnd w:id="21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3" w:name="__Fieldmark__7708_1786183302"/>
      <w:bookmarkStart w:id="2104" w:name="__Fieldmark__7696_208418766"/>
      <w:bookmarkStart w:id="2105" w:name="__Fieldmark__6307_545160095"/>
      <w:bookmarkStart w:id="2106" w:name="__Fieldmark__6157_1417665735"/>
      <w:bookmarkStart w:id="2107" w:name="__Fieldmark__6546_2403155824"/>
      <w:bookmarkStart w:id="2108" w:name="__Fieldmark__7109_1108267904"/>
      <w:bookmarkStart w:id="2109" w:name="__Fieldmark__6247_2505137388"/>
      <w:bookmarkStart w:id="2110" w:name="__Fieldmark__5122_2280461051"/>
      <w:bookmarkStart w:id="2111" w:name="__Fieldmark__11274_1777031281"/>
      <w:bookmarkStart w:id="2112" w:name="__Fieldmark__4165_2048093008"/>
      <w:bookmarkStart w:id="2113" w:name="__Fieldmark__4808_908293503"/>
      <w:bookmarkStart w:id="2114" w:name="__Fieldmark__5331_1561598236"/>
      <w:bookmarkStart w:id="2115" w:name="__Fieldmark__5702_3310317172"/>
      <w:bookmarkEnd w:id="2090"/>
      <w:bookmarkEnd w:id="2091"/>
      <w:bookmarkEnd w:id="2092"/>
      <w:bookmarkEnd w:id="2093"/>
      <w:bookmarkEnd w:id="2094"/>
      <w:bookmarkEnd w:id="2095"/>
      <w:bookmarkEnd w:id="2109"/>
      <w:bookmarkEnd w:id="2110"/>
      <w:bookmarkEnd w:id="2111"/>
      <w:bookmarkEnd w:id="2112"/>
      <w:bookmarkEnd w:id="2113"/>
      <w:bookmarkEnd w:id="2114"/>
      <w:bookmarkEnd w:id="211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6" w:name="__Fieldmark__7739_1786183302"/>
      <w:bookmarkStart w:id="2117" w:name="__Fieldmark__7725_208418766"/>
      <w:bookmarkStart w:id="2118" w:name="__Fieldmark__6332_545160095"/>
      <w:bookmarkStart w:id="2119" w:name="__Fieldmark__6180_1417665735"/>
      <w:bookmarkStart w:id="2120" w:name="__Fieldmark__6573_2403155824"/>
      <w:bookmarkStart w:id="2121" w:name="__Fieldmark__7142_1108267904"/>
      <w:bookmarkStart w:id="2122" w:name="__Fieldmark__6265_2505137388"/>
      <w:bookmarkStart w:id="2123" w:name="__Fieldmark__5131_2280461051"/>
      <w:bookmarkStart w:id="2124" w:name="__Fieldmark__11279_1777031281"/>
      <w:bookmarkStart w:id="2125" w:name="__Fieldmark__4168_2048093008"/>
      <w:bookmarkStart w:id="2126" w:name="__Fieldmark__4815_908293503"/>
      <w:bookmarkStart w:id="2127" w:name="__Fieldmark__5342_1561598236"/>
      <w:bookmarkStart w:id="2128" w:name="__Fieldmark__5722_3310317172"/>
      <w:bookmarkEnd w:id="2103"/>
      <w:bookmarkEnd w:id="2104"/>
      <w:bookmarkEnd w:id="2105"/>
      <w:bookmarkEnd w:id="2106"/>
      <w:bookmarkEnd w:id="2107"/>
      <w:bookmarkEnd w:id="2108"/>
      <w:bookmarkEnd w:id="2122"/>
      <w:bookmarkEnd w:id="2123"/>
      <w:bookmarkEnd w:id="2124"/>
      <w:bookmarkEnd w:id="2125"/>
      <w:bookmarkEnd w:id="2126"/>
      <w:bookmarkEnd w:id="2127"/>
      <w:bookmarkEnd w:id="212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9" w:name="__Fieldmark__7770_1786183302"/>
      <w:bookmarkStart w:id="2130" w:name="__Fieldmark__7754_208418766"/>
      <w:bookmarkStart w:id="2131" w:name="__Fieldmark__6357_545160095"/>
      <w:bookmarkStart w:id="2132" w:name="__Fieldmark__6203_1417665735"/>
      <w:bookmarkStart w:id="2133" w:name="__Fieldmark__6600_2403155824"/>
      <w:bookmarkStart w:id="2134" w:name="__Fieldmark__7175_1108267904"/>
      <w:bookmarkStart w:id="2135" w:name="__Fieldmark__6283_2505137388"/>
      <w:bookmarkStart w:id="2136" w:name="__Fieldmark__5140_2280461051"/>
      <w:bookmarkStart w:id="2137" w:name="__Fieldmark__11284_1777031281"/>
      <w:bookmarkStart w:id="2138" w:name="__Fieldmark__4171_2048093008"/>
      <w:bookmarkStart w:id="2139" w:name="__Fieldmark__4822_908293503"/>
      <w:bookmarkStart w:id="2140" w:name="__Fieldmark__5353_1561598236"/>
      <w:bookmarkStart w:id="2141" w:name="__Fieldmark__5742_3310317172"/>
      <w:bookmarkEnd w:id="2116"/>
      <w:bookmarkEnd w:id="2117"/>
      <w:bookmarkEnd w:id="2118"/>
      <w:bookmarkEnd w:id="2119"/>
      <w:bookmarkEnd w:id="2120"/>
      <w:bookmarkEnd w:id="2121"/>
      <w:bookmarkEnd w:id="2135"/>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7801_1786183302"/>
      <w:bookmarkStart w:id="2143" w:name="__Fieldmark__7783_208418766"/>
      <w:bookmarkStart w:id="2144" w:name="__Fieldmark__6382_545160095"/>
      <w:bookmarkStart w:id="2145" w:name="__Fieldmark__6226_1417665735"/>
      <w:bookmarkStart w:id="2146" w:name="__Fieldmark__6627_2403155824"/>
      <w:bookmarkStart w:id="2147" w:name="__Fieldmark__7208_1108267904"/>
      <w:bookmarkStart w:id="2148" w:name="__Fieldmark__6301_2505137388"/>
      <w:bookmarkStart w:id="2149" w:name="__Fieldmark__5148_2280461051"/>
      <w:bookmarkStart w:id="2150" w:name="__Fieldmark__11288_1777031281"/>
      <w:bookmarkStart w:id="2151" w:name="__Fieldmark__4173_2048093008"/>
      <w:bookmarkStart w:id="2152" w:name="__Fieldmark__4828_908293503"/>
      <w:bookmarkStart w:id="2153" w:name="__Fieldmark__5363_1561598236"/>
      <w:bookmarkStart w:id="2154" w:name="__Fieldmark__5762_3310317172"/>
      <w:bookmarkEnd w:id="2129"/>
      <w:bookmarkEnd w:id="2130"/>
      <w:bookmarkEnd w:id="2131"/>
      <w:bookmarkEnd w:id="2132"/>
      <w:bookmarkEnd w:id="2133"/>
      <w:bookmarkEnd w:id="2134"/>
      <w:bookmarkEnd w:id="2148"/>
      <w:bookmarkEnd w:id="2149"/>
      <w:bookmarkEnd w:id="2150"/>
      <w:bookmarkEnd w:id="2151"/>
      <w:bookmarkEnd w:id="2152"/>
      <w:bookmarkEnd w:id="2153"/>
      <w:bookmarkEnd w:id="21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5" w:name="__Fieldmark__7832_1786183302"/>
      <w:bookmarkStart w:id="2156" w:name="__Fieldmark__7812_208418766"/>
      <w:bookmarkStart w:id="2157" w:name="__Fieldmark__6407_545160095"/>
      <w:bookmarkStart w:id="2158" w:name="__Fieldmark__6249_1417665735"/>
      <w:bookmarkStart w:id="2159" w:name="__Fieldmark__6654_2403155824"/>
      <w:bookmarkStart w:id="2160" w:name="__Fieldmark__7241_1108267904"/>
      <w:bookmarkStart w:id="2161" w:name="__Fieldmark__6318_2505137388"/>
      <w:bookmarkStart w:id="2162" w:name="__Fieldmark__5156_2280461051"/>
      <w:bookmarkStart w:id="2163" w:name="__Fieldmark__11292_1777031281"/>
      <w:bookmarkStart w:id="2164" w:name="__Fieldmark__4175_2048093008"/>
      <w:bookmarkStart w:id="2165" w:name="__Fieldmark__4834_908293503"/>
      <w:bookmarkStart w:id="2166" w:name="__Fieldmark__5373_1561598236"/>
      <w:bookmarkStart w:id="2167" w:name="__Fieldmark__5782_3310317172"/>
      <w:bookmarkEnd w:id="2142"/>
      <w:bookmarkEnd w:id="2143"/>
      <w:bookmarkEnd w:id="2144"/>
      <w:bookmarkEnd w:id="2145"/>
      <w:bookmarkEnd w:id="2146"/>
      <w:bookmarkEnd w:id="2147"/>
      <w:bookmarkEnd w:id="2161"/>
      <w:bookmarkEnd w:id="2162"/>
      <w:bookmarkEnd w:id="2163"/>
      <w:bookmarkEnd w:id="2164"/>
      <w:bookmarkEnd w:id="2165"/>
      <w:bookmarkEnd w:id="2166"/>
      <w:bookmarkEnd w:id="216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8" w:name="__Fieldmark__7863_1786183302"/>
      <w:bookmarkStart w:id="2169" w:name="__Fieldmark__7841_208418766"/>
      <w:bookmarkStart w:id="2170" w:name="__Fieldmark__6432_545160095"/>
      <w:bookmarkStart w:id="2171" w:name="__Fieldmark__6272_1417665735"/>
      <w:bookmarkStart w:id="2172" w:name="__Fieldmark__6681_2403155824"/>
      <w:bookmarkStart w:id="2173" w:name="__Fieldmark__7274_1108267904"/>
      <w:bookmarkStart w:id="2174" w:name="__Fieldmark__6335_2505137388"/>
      <w:bookmarkStart w:id="2175" w:name="__Fieldmark__5164_2280461051"/>
      <w:bookmarkStart w:id="2176" w:name="__Fieldmark__11296_1777031281"/>
      <w:bookmarkStart w:id="2177" w:name="__Fieldmark__4177_2048093008"/>
      <w:bookmarkStart w:id="2178" w:name="__Fieldmark__4840_908293503"/>
      <w:bookmarkStart w:id="2179" w:name="__Fieldmark__5383_1561598236"/>
      <w:bookmarkStart w:id="2180" w:name="__Fieldmark__5802_3310317172"/>
      <w:bookmarkEnd w:id="2155"/>
      <w:bookmarkEnd w:id="2156"/>
      <w:bookmarkEnd w:id="2157"/>
      <w:bookmarkEnd w:id="2158"/>
      <w:bookmarkEnd w:id="2159"/>
      <w:bookmarkEnd w:id="2160"/>
      <w:bookmarkEnd w:id="2174"/>
      <w:bookmarkEnd w:id="2175"/>
      <w:bookmarkEnd w:id="2176"/>
      <w:bookmarkEnd w:id="2177"/>
      <w:bookmarkEnd w:id="2178"/>
      <w:bookmarkEnd w:id="2179"/>
      <w:bookmarkEnd w:id="21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1" w:name="__Fieldmark__7894_1786183302"/>
      <w:bookmarkStart w:id="2182" w:name="__Fieldmark__7870_208418766"/>
      <w:bookmarkStart w:id="2183" w:name="__Fieldmark__6457_545160095"/>
      <w:bookmarkStart w:id="2184" w:name="__Fieldmark__6295_1417665735"/>
      <w:bookmarkStart w:id="2185" w:name="__Fieldmark__6708_2403155824"/>
      <w:bookmarkStart w:id="2186" w:name="__Fieldmark__7307_1108267904"/>
      <w:bookmarkStart w:id="2187" w:name="__Fieldmark__6352_2505137388"/>
      <w:bookmarkStart w:id="2188" w:name="__Fieldmark__5172_2280461051"/>
      <w:bookmarkStart w:id="2189" w:name="__Fieldmark__11300_1777031281"/>
      <w:bookmarkStart w:id="2190" w:name="__Fieldmark__4179_2048093008"/>
      <w:bookmarkStart w:id="2191" w:name="__Fieldmark__4846_908293503"/>
      <w:bookmarkStart w:id="2192" w:name="__Fieldmark__5393_1561598236"/>
      <w:bookmarkStart w:id="2193" w:name="__Fieldmark__5822_3310317172"/>
      <w:bookmarkEnd w:id="2168"/>
      <w:bookmarkEnd w:id="2169"/>
      <w:bookmarkEnd w:id="2170"/>
      <w:bookmarkEnd w:id="2171"/>
      <w:bookmarkEnd w:id="2172"/>
      <w:bookmarkEnd w:id="2173"/>
      <w:bookmarkEnd w:id="2187"/>
      <w:bookmarkEnd w:id="2188"/>
      <w:bookmarkEnd w:id="2189"/>
      <w:bookmarkEnd w:id="2190"/>
      <w:bookmarkEnd w:id="2191"/>
      <w:bookmarkEnd w:id="2192"/>
      <w:bookmarkEnd w:id="21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4" w:name="__Fieldmark__7925_1786183302"/>
      <w:bookmarkStart w:id="2195" w:name="__Fieldmark__7899_208418766"/>
      <w:bookmarkStart w:id="2196" w:name="__Fieldmark__6482_545160095"/>
      <w:bookmarkStart w:id="2197" w:name="__Fieldmark__6318_1417665735"/>
      <w:bookmarkStart w:id="2198" w:name="__Fieldmark__6735_2403155824"/>
      <w:bookmarkStart w:id="2199" w:name="__Fieldmark__7340_1108267904"/>
      <w:bookmarkStart w:id="2200" w:name="__Fieldmark__6369_2505137388"/>
      <w:bookmarkStart w:id="2201" w:name="__Fieldmark__5180_2280461051"/>
      <w:bookmarkStart w:id="2202" w:name="__Fieldmark__11304_1777031281"/>
      <w:bookmarkStart w:id="2203" w:name="__Fieldmark__4181_2048093008"/>
      <w:bookmarkStart w:id="2204" w:name="__Fieldmark__4852_908293503"/>
      <w:bookmarkStart w:id="2205" w:name="__Fieldmark__5403_1561598236"/>
      <w:bookmarkStart w:id="2206" w:name="__Fieldmark__5842_3310317172"/>
      <w:bookmarkEnd w:id="2181"/>
      <w:bookmarkEnd w:id="2182"/>
      <w:bookmarkEnd w:id="2183"/>
      <w:bookmarkEnd w:id="2184"/>
      <w:bookmarkEnd w:id="2185"/>
      <w:bookmarkEnd w:id="2186"/>
      <w:bookmarkEnd w:id="2200"/>
      <w:bookmarkEnd w:id="2201"/>
      <w:bookmarkEnd w:id="2202"/>
      <w:bookmarkEnd w:id="2203"/>
      <w:bookmarkEnd w:id="2204"/>
      <w:bookmarkEnd w:id="2205"/>
      <w:bookmarkEnd w:id="22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7" w:name="__Fieldmark__7959_1786183302"/>
      <w:bookmarkStart w:id="2208" w:name="__Fieldmark__7931_208418766"/>
      <w:bookmarkStart w:id="2209" w:name="__Fieldmark__6510_545160095"/>
      <w:bookmarkStart w:id="2210" w:name="__Fieldmark__6341_1417665735"/>
      <w:bookmarkStart w:id="2211" w:name="__Fieldmark__6765_2403155824"/>
      <w:bookmarkStart w:id="2212" w:name="__Fieldmark__7376_1108267904"/>
      <w:bookmarkStart w:id="2213" w:name="__Fieldmark__6386_2505137388"/>
      <w:bookmarkStart w:id="2214" w:name="__Fieldmark__3671_3642959469"/>
      <w:bookmarkStart w:id="2215" w:name="__Fieldmark__5188_2280461051"/>
      <w:bookmarkStart w:id="2216" w:name="__Fieldmark__11308_1777031281"/>
      <w:bookmarkStart w:id="2217" w:name="__Fieldmark__4183_2048093008"/>
      <w:bookmarkStart w:id="2218" w:name="__Fieldmark__4858_908293503"/>
      <w:bookmarkStart w:id="2219" w:name="__Fieldmark__5413_1561598236"/>
      <w:bookmarkStart w:id="2220" w:name="__Fieldmark__5862_3310317172"/>
      <w:bookmarkEnd w:id="2194"/>
      <w:bookmarkEnd w:id="2195"/>
      <w:bookmarkEnd w:id="2196"/>
      <w:bookmarkEnd w:id="2197"/>
      <w:bookmarkEnd w:id="2198"/>
      <w:bookmarkEnd w:id="2199"/>
      <w:bookmarkEnd w:id="2213"/>
      <w:bookmarkEnd w:id="2214"/>
      <w:bookmarkEnd w:id="2215"/>
      <w:bookmarkEnd w:id="2216"/>
      <w:bookmarkEnd w:id="2217"/>
      <w:bookmarkEnd w:id="2218"/>
      <w:bookmarkEnd w:id="2219"/>
      <w:bookmarkEnd w:id="22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21" w:name="__Fieldmark__7990_1786183302"/>
      <w:bookmarkStart w:id="2222" w:name="__Fieldmark__7960_208418766"/>
      <w:bookmarkStart w:id="2223" w:name="__Fieldmark__6535_545160095"/>
      <w:bookmarkStart w:id="2224" w:name="__Fieldmark__6367_1417665735"/>
      <w:bookmarkStart w:id="2225" w:name="__Fieldmark__6792_2403155824"/>
      <w:bookmarkStart w:id="2226" w:name="__Fieldmark__7409_1108267904"/>
      <w:bookmarkStart w:id="2227" w:name="__Fieldmark__6403_2505137388"/>
      <w:bookmarkStart w:id="2228" w:name="__Fieldmark__5197_2280461051"/>
      <w:bookmarkStart w:id="2229" w:name="__Fieldmark__11313_1777031281"/>
      <w:bookmarkStart w:id="2230" w:name="__Fieldmark__4186_2048093008"/>
      <w:bookmarkStart w:id="2231" w:name="__Fieldmark__4865_908293503"/>
      <w:bookmarkStart w:id="2232" w:name="__Fieldmark__5424_1561598236"/>
      <w:bookmarkStart w:id="2233" w:name="__Fieldmark__5882_3310317172"/>
      <w:bookmarkEnd w:id="2207"/>
      <w:bookmarkEnd w:id="2208"/>
      <w:bookmarkEnd w:id="2209"/>
      <w:bookmarkEnd w:id="2210"/>
      <w:bookmarkEnd w:id="2211"/>
      <w:bookmarkEnd w:id="2212"/>
      <w:bookmarkEnd w:id="2227"/>
      <w:bookmarkEnd w:id="2228"/>
      <w:bookmarkEnd w:id="2229"/>
      <w:bookmarkEnd w:id="2230"/>
      <w:bookmarkEnd w:id="2231"/>
      <w:bookmarkEnd w:id="2232"/>
      <w:bookmarkEnd w:id="22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4" w:name="__Fieldmark__8021_1786183302"/>
      <w:bookmarkStart w:id="2235" w:name="__Fieldmark__7989_208418766"/>
      <w:bookmarkStart w:id="2236" w:name="__Fieldmark__6560_545160095"/>
      <w:bookmarkStart w:id="2237" w:name="__Fieldmark__6390_1417665735"/>
      <w:bookmarkStart w:id="2238" w:name="__Fieldmark__6819_2403155824"/>
      <w:bookmarkStart w:id="2239" w:name="__Fieldmark__7442_1108267904"/>
      <w:bookmarkStart w:id="2240" w:name="__Fieldmark__6422_2505137388"/>
      <w:bookmarkStart w:id="2241" w:name="__Fieldmark__5205_2280461051"/>
      <w:bookmarkStart w:id="2242" w:name="__Fieldmark__11317_1777031281"/>
      <w:bookmarkStart w:id="2243" w:name="__Fieldmark__4188_2048093008"/>
      <w:bookmarkStart w:id="2244" w:name="__Fieldmark__4871_908293503"/>
      <w:bookmarkStart w:id="2245" w:name="__Fieldmark__5434_1561598236"/>
      <w:bookmarkStart w:id="2246" w:name="__Fieldmark__5905_3310317172"/>
      <w:bookmarkEnd w:id="2221"/>
      <w:bookmarkEnd w:id="2222"/>
      <w:bookmarkEnd w:id="2223"/>
      <w:bookmarkEnd w:id="2224"/>
      <w:bookmarkEnd w:id="2225"/>
      <w:bookmarkEnd w:id="2226"/>
      <w:bookmarkEnd w:id="2240"/>
      <w:bookmarkEnd w:id="2241"/>
      <w:bookmarkEnd w:id="2242"/>
      <w:bookmarkEnd w:id="2243"/>
      <w:bookmarkEnd w:id="2244"/>
      <w:bookmarkEnd w:id="2245"/>
      <w:bookmarkEnd w:id="22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7" w:name="__Fieldmark__8052_1786183302"/>
      <w:bookmarkStart w:id="2248" w:name="__Fieldmark__8018_208418766"/>
      <w:bookmarkStart w:id="2249" w:name="__Fieldmark__6585_545160095"/>
      <w:bookmarkStart w:id="2250" w:name="__Fieldmark__6413_1417665735"/>
      <w:bookmarkStart w:id="2251" w:name="__Fieldmark__6846_2403155824"/>
      <w:bookmarkStart w:id="2252" w:name="__Fieldmark__7475_1108267904"/>
      <w:bookmarkStart w:id="2253" w:name="__Fieldmark__6439_2505137388"/>
      <w:bookmarkStart w:id="2254" w:name="__Fieldmark__5213_2280461051"/>
      <w:bookmarkStart w:id="2255" w:name="__Fieldmark__11321_1777031281"/>
      <w:bookmarkStart w:id="2256" w:name="__Fieldmark__4190_2048093008"/>
      <w:bookmarkStart w:id="2257" w:name="__Fieldmark__4877_908293503"/>
      <w:bookmarkStart w:id="2258" w:name="__Fieldmark__5444_1561598236"/>
      <w:bookmarkStart w:id="2259" w:name="__Fieldmark__5925_3310317172"/>
      <w:bookmarkEnd w:id="2234"/>
      <w:bookmarkEnd w:id="2235"/>
      <w:bookmarkEnd w:id="2236"/>
      <w:bookmarkEnd w:id="2237"/>
      <w:bookmarkEnd w:id="2238"/>
      <w:bookmarkEnd w:id="2239"/>
      <w:bookmarkEnd w:id="2253"/>
      <w:bookmarkEnd w:id="2254"/>
      <w:bookmarkEnd w:id="2255"/>
      <w:bookmarkEnd w:id="2256"/>
      <w:bookmarkEnd w:id="2257"/>
      <w:bookmarkEnd w:id="2258"/>
      <w:bookmarkEnd w:id="22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0" w:name="__Fieldmark__8083_1786183302"/>
      <w:bookmarkStart w:id="2261" w:name="__Fieldmark__8047_208418766"/>
      <w:bookmarkStart w:id="2262" w:name="__Fieldmark__6610_545160095"/>
      <w:bookmarkStart w:id="2263" w:name="__Fieldmark__6436_1417665735"/>
      <w:bookmarkStart w:id="2264" w:name="__Fieldmark__6873_2403155824"/>
      <w:bookmarkStart w:id="2265" w:name="__Fieldmark__7508_1108267904"/>
      <w:bookmarkStart w:id="2266" w:name="__Fieldmark__6456_2505137388"/>
      <w:bookmarkStart w:id="2267" w:name="__Fieldmark__5221_2280461051"/>
      <w:bookmarkStart w:id="2268" w:name="__Fieldmark__11325_1777031281"/>
      <w:bookmarkStart w:id="2269" w:name="__Fieldmark__4192_2048093008"/>
      <w:bookmarkStart w:id="2270" w:name="__Fieldmark__4883_908293503"/>
      <w:bookmarkStart w:id="2271" w:name="__Fieldmark__5454_1561598236"/>
      <w:bookmarkStart w:id="2272" w:name="__Fieldmark__5945_3310317172"/>
      <w:bookmarkEnd w:id="2247"/>
      <w:bookmarkEnd w:id="2248"/>
      <w:bookmarkEnd w:id="2249"/>
      <w:bookmarkEnd w:id="2250"/>
      <w:bookmarkEnd w:id="2251"/>
      <w:bookmarkEnd w:id="2252"/>
      <w:bookmarkEnd w:id="2266"/>
      <w:bookmarkEnd w:id="2267"/>
      <w:bookmarkEnd w:id="2268"/>
      <w:bookmarkEnd w:id="2269"/>
      <w:bookmarkEnd w:id="2270"/>
      <w:bookmarkEnd w:id="2271"/>
      <w:bookmarkEnd w:id="22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3" w:name="__Fieldmark__8117_1786183302"/>
      <w:bookmarkStart w:id="2274" w:name="__Fieldmark__8079_208418766"/>
      <w:bookmarkStart w:id="2275" w:name="__Fieldmark__6638_545160095"/>
      <w:bookmarkStart w:id="2276" w:name="__Fieldmark__6459_1417665735"/>
      <w:bookmarkStart w:id="2277" w:name="__Fieldmark__6903_2403155824"/>
      <w:bookmarkStart w:id="2278" w:name="__Fieldmark__7544_1108267904"/>
      <w:bookmarkStart w:id="2279" w:name="__Fieldmark__6473_2505137388"/>
      <w:bookmarkStart w:id="2280" w:name="__Fieldmark__3669_3642959469"/>
      <w:bookmarkStart w:id="2281" w:name="__Fieldmark__5229_2280461051"/>
      <w:bookmarkStart w:id="2282" w:name="__Fieldmark__11329_1777031281"/>
      <w:bookmarkStart w:id="2283" w:name="__Fieldmark__4194_2048093008"/>
      <w:bookmarkStart w:id="2284" w:name="__Fieldmark__4889_908293503"/>
      <w:bookmarkStart w:id="2285" w:name="__Fieldmark__5464_1561598236"/>
      <w:bookmarkStart w:id="2286" w:name="__Fieldmark__5965_3310317172"/>
      <w:bookmarkEnd w:id="2260"/>
      <w:bookmarkEnd w:id="2261"/>
      <w:bookmarkEnd w:id="2262"/>
      <w:bookmarkEnd w:id="2263"/>
      <w:bookmarkEnd w:id="2264"/>
      <w:bookmarkEnd w:id="2265"/>
      <w:bookmarkEnd w:id="2279"/>
      <w:bookmarkEnd w:id="2280"/>
      <w:bookmarkEnd w:id="2281"/>
      <w:bookmarkEnd w:id="2282"/>
      <w:bookmarkEnd w:id="2283"/>
      <w:bookmarkEnd w:id="2284"/>
      <w:bookmarkEnd w:id="2285"/>
      <w:bookmarkEnd w:id="22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7" w:name="__Fieldmark__8148_1786183302"/>
      <w:bookmarkStart w:id="2288" w:name="__Fieldmark__8108_208418766"/>
      <w:bookmarkStart w:id="2289" w:name="__Fieldmark__6663_545160095"/>
      <w:bookmarkStart w:id="2290" w:name="__Fieldmark__6485_1417665735"/>
      <w:bookmarkStart w:id="2291" w:name="__Fieldmark__6930_2403155824"/>
      <w:bookmarkStart w:id="2292" w:name="__Fieldmark__7577_1108267904"/>
      <w:bookmarkStart w:id="2293" w:name="__Fieldmark__6490_2505137388"/>
      <w:bookmarkStart w:id="2294" w:name="__Fieldmark__5238_2280461051"/>
      <w:bookmarkStart w:id="2295" w:name="__Fieldmark__11334_1777031281"/>
      <w:bookmarkStart w:id="2296" w:name="__Fieldmark__4197_2048093008"/>
      <w:bookmarkStart w:id="2297" w:name="__Fieldmark__4896_908293503"/>
      <w:bookmarkStart w:id="2298" w:name="__Fieldmark__5475_1561598236"/>
      <w:bookmarkStart w:id="2299" w:name="__Fieldmark__5985_3310317172"/>
      <w:bookmarkEnd w:id="2273"/>
      <w:bookmarkEnd w:id="2274"/>
      <w:bookmarkEnd w:id="2275"/>
      <w:bookmarkEnd w:id="2276"/>
      <w:bookmarkEnd w:id="2277"/>
      <w:bookmarkEnd w:id="2278"/>
      <w:bookmarkEnd w:id="2293"/>
      <w:bookmarkEnd w:id="2294"/>
      <w:bookmarkEnd w:id="2295"/>
      <w:bookmarkEnd w:id="2296"/>
      <w:bookmarkEnd w:id="2297"/>
      <w:bookmarkEnd w:id="2298"/>
      <w:bookmarkEnd w:id="22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0" w:name="__Fieldmark__8179_1786183302"/>
      <w:bookmarkStart w:id="2301" w:name="__Fieldmark__8137_208418766"/>
      <w:bookmarkStart w:id="2302" w:name="__Fieldmark__6688_545160095"/>
      <w:bookmarkStart w:id="2303" w:name="__Fieldmark__6508_1417665735"/>
      <w:bookmarkStart w:id="2304" w:name="__Fieldmark__6957_2403155824"/>
      <w:bookmarkStart w:id="2305" w:name="__Fieldmark__7610_1108267904"/>
      <w:bookmarkStart w:id="2306" w:name="__Fieldmark__6509_2505137388"/>
      <w:bookmarkStart w:id="2307" w:name="__Fieldmark__5246_2280461051"/>
      <w:bookmarkStart w:id="2308" w:name="__Fieldmark__11338_1777031281"/>
      <w:bookmarkStart w:id="2309" w:name="__Fieldmark__4199_2048093008"/>
      <w:bookmarkStart w:id="2310" w:name="__Fieldmark__4902_908293503"/>
      <w:bookmarkStart w:id="2311" w:name="__Fieldmark__5485_1561598236"/>
      <w:bookmarkStart w:id="2312" w:name="__Fieldmark__6008_3310317172"/>
      <w:bookmarkEnd w:id="2287"/>
      <w:bookmarkEnd w:id="2288"/>
      <w:bookmarkEnd w:id="2289"/>
      <w:bookmarkEnd w:id="2290"/>
      <w:bookmarkEnd w:id="2291"/>
      <w:bookmarkEnd w:id="2292"/>
      <w:bookmarkEnd w:id="2306"/>
      <w:bookmarkEnd w:id="2307"/>
      <w:bookmarkEnd w:id="2308"/>
      <w:bookmarkEnd w:id="2309"/>
      <w:bookmarkEnd w:id="2310"/>
      <w:bookmarkEnd w:id="2311"/>
      <w:bookmarkEnd w:id="231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3" w:name="__Fieldmark__8210_1786183302"/>
      <w:bookmarkStart w:id="2314" w:name="__Fieldmark__8166_208418766"/>
      <w:bookmarkStart w:id="2315" w:name="__Fieldmark__6713_545160095"/>
      <w:bookmarkStart w:id="2316" w:name="__Fieldmark__6531_1417665735"/>
      <w:bookmarkStart w:id="2317" w:name="__Fieldmark__6984_2403155824"/>
      <w:bookmarkStart w:id="2318" w:name="__Fieldmark__7643_1108267904"/>
      <w:bookmarkStart w:id="2319" w:name="__Fieldmark__6526_2505137388"/>
      <w:bookmarkStart w:id="2320" w:name="__Fieldmark__5254_2280461051"/>
      <w:bookmarkStart w:id="2321" w:name="__Fieldmark__11342_1777031281"/>
      <w:bookmarkStart w:id="2322" w:name="__Fieldmark__4201_2048093008"/>
      <w:bookmarkStart w:id="2323" w:name="__Fieldmark__4908_908293503"/>
      <w:bookmarkStart w:id="2324" w:name="__Fieldmark__5495_1561598236"/>
      <w:bookmarkStart w:id="2325" w:name="__Fieldmark__6028_3310317172"/>
      <w:bookmarkEnd w:id="2300"/>
      <w:bookmarkEnd w:id="2301"/>
      <w:bookmarkEnd w:id="2302"/>
      <w:bookmarkEnd w:id="2303"/>
      <w:bookmarkEnd w:id="2304"/>
      <w:bookmarkEnd w:id="2305"/>
      <w:bookmarkEnd w:id="2319"/>
      <w:bookmarkEnd w:id="2320"/>
      <w:bookmarkEnd w:id="2321"/>
      <w:bookmarkEnd w:id="2322"/>
      <w:bookmarkEnd w:id="2323"/>
      <w:bookmarkEnd w:id="2324"/>
      <w:bookmarkEnd w:id="232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6" w:name="__Fieldmark__8244_1786183302"/>
      <w:bookmarkStart w:id="2327" w:name="__Fieldmark__8198_208418766"/>
      <w:bookmarkStart w:id="2328" w:name="__Fieldmark__6741_545160095"/>
      <w:bookmarkStart w:id="2329" w:name="__Fieldmark__6554_1417665735"/>
      <w:bookmarkStart w:id="2330" w:name="__Fieldmark__7014_2403155824"/>
      <w:bookmarkStart w:id="2331" w:name="__Fieldmark__7679_1108267904"/>
      <w:bookmarkStart w:id="2332" w:name="__Fieldmark__6543_2505137388"/>
      <w:bookmarkStart w:id="2333" w:name="__Fieldmark__3667_3642959469"/>
      <w:bookmarkStart w:id="2334" w:name="__Fieldmark__5262_2280461051"/>
      <w:bookmarkStart w:id="2335" w:name="__Fieldmark__11346_1777031281"/>
      <w:bookmarkStart w:id="2336" w:name="__Fieldmark__4203_2048093008"/>
      <w:bookmarkStart w:id="2337" w:name="__Fieldmark__4914_908293503"/>
      <w:bookmarkStart w:id="2338" w:name="__Fieldmark__5505_1561598236"/>
      <w:bookmarkStart w:id="2339" w:name="__Fieldmark__6048_3310317172"/>
      <w:bookmarkEnd w:id="2313"/>
      <w:bookmarkEnd w:id="2314"/>
      <w:bookmarkEnd w:id="2315"/>
      <w:bookmarkEnd w:id="2316"/>
      <w:bookmarkEnd w:id="2317"/>
      <w:bookmarkEnd w:id="2318"/>
      <w:bookmarkEnd w:id="2332"/>
      <w:bookmarkEnd w:id="2333"/>
      <w:bookmarkEnd w:id="2334"/>
      <w:bookmarkEnd w:id="2335"/>
      <w:bookmarkEnd w:id="2336"/>
      <w:bookmarkEnd w:id="2337"/>
      <w:bookmarkEnd w:id="2338"/>
      <w:bookmarkEnd w:id="233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40" w:name="__Fieldmark__8275_1786183302"/>
      <w:bookmarkStart w:id="2341" w:name="__Fieldmark__8227_208418766"/>
      <w:bookmarkStart w:id="2342" w:name="__Fieldmark__6766_545160095"/>
      <w:bookmarkStart w:id="2343" w:name="__Fieldmark__6580_1417665735"/>
      <w:bookmarkStart w:id="2344" w:name="__Fieldmark__7041_2403155824"/>
      <w:bookmarkStart w:id="2345" w:name="__Fieldmark__7712_1108267904"/>
      <w:bookmarkStart w:id="2346" w:name="__Fieldmark__6560_2505137388"/>
      <w:bookmarkStart w:id="2347" w:name="__Fieldmark__5271_2280461051"/>
      <w:bookmarkStart w:id="2348" w:name="__Fieldmark__11351_1777031281"/>
      <w:bookmarkStart w:id="2349" w:name="__Fieldmark__4206_2048093008"/>
      <w:bookmarkStart w:id="2350" w:name="__Fieldmark__4921_908293503"/>
      <w:bookmarkStart w:id="2351" w:name="__Fieldmark__5516_1561598236"/>
      <w:bookmarkStart w:id="2352" w:name="__Fieldmark__6068_3310317172"/>
      <w:bookmarkEnd w:id="2326"/>
      <w:bookmarkEnd w:id="2327"/>
      <w:bookmarkEnd w:id="2328"/>
      <w:bookmarkEnd w:id="2329"/>
      <w:bookmarkEnd w:id="2330"/>
      <w:bookmarkEnd w:id="2331"/>
      <w:bookmarkEnd w:id="2346"/>
      <w:bookmarkEnd w:id="2347"/>
      <w:bookmarkEnd w:id="2348"/>
      <w:bookmarkEnd w:id="2349"/>
      <w:bookmarkEnd w:id="2350"/>
      <w:bookmarkEnd w:id="2351"/>
      <w:bookmarkEnd w:id="23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3" w:name="__Fieldmark__8306_1786183302"/>
      <w:bookmarkStart w:id="2354" w:name="__Fieldmark__8256_208418766"/>
      <w:bookmarkStart w:id="2355" w:name="__Fieldmark__6791_545160095"/>
      <w:bookmarkStart w:id="2356" w:name="__Fieldmark__6603_1417665735"/>
      <w:bookmarkStart w:id="2357" w:name="__Fieldmark__7068_2403155824"/>
      <w:bookmarkStart w:id="2358" w:name="__Fieldmark__7745_1108267904"/>
      <w:bookmarkStart w:id="2359" w:name="__Fieldmark__6579_2505137388"/>
      <w:bookmarkStart w:id="2360" w:name="__Fieldmark__5279_2280461051"/>
      <w:bookmarkStart w:id="2361" w:name="__Fieldmark__11355_1777031281"/>
      <w:bookmarkStart w:id="2362" w:name="__Fieldmark__4208_2048093008"/>
      <w:bookmarkStart w:id="2363" w:name="__Fieldmark__4927_908293503"/>
      <w:bookmarkStart w:id="2364" w:name="__Fieldmark__5526_1561598236"/>
      <w:bookmarkStart w:id="2365" w:name="__Fieldmark__6091_3310317172"/>
      <w:bookmarkEnd w:id="2340"/>
      <w:bookmarkEnd w:id="2341"/>
      <w:bookmarkEnd w:id="2342"/>
      <w:bookmarkEnd w:id="2343"/>
      <w:bookmarkEnd w:id="2344"/>
      <w:bookmarkEnd w:id="2345"/>
      <w:bookmarkEnd w:id="2359"/>
      <w:bookmarkEnd w:id="2360"/>
      <w:bookmarkEnd w:id="2361"/>
      <w:bookmarkEnd w:id="2362"/>
      <w:bookmarkEnd w:id="2363"/>
      <w:bookmarkEnd w:id="2364"/>
      <w:bookmarkEnd w:id="23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6" w:name="__Fieldmark__8337_1786183302"/>
      <w:bookmarkStart w:id="2367" w:name="__Fieldmark__8285_208418766"/>
      <w:bookmarkStart w:id="2368" w:name="__Fieldmark__6816_545160095"/>
      <w:bookmarkStart w:id="2369" w:name="__Fieldmark__6626_1417665735"/>
      <w:bookmarkStart w:id="2370" w:name="__Fieldmark__7095_2403155824"/>
      <w:bookmarkStart w:id="2371" w:name="__Fieldmark__7778_1108267904"/>
      <w:bookmarkStart w:id="2372" w:name="__Fieldmark__6596_2505137388"/>
      <w:bookmarkStart w:id="2373" w:name="__Fieldmark__5287_2280461051"/>
      <w:bookmarkStart w:id="2374" w:name="__Fieldmark__11359_1777031281"/>
      <w:bookmarkStart w:id="2375" w:name="__Fieldmark__4210_2048093008"/>
      <w:bookmarkStart w:id="2376" w:name="__Fieldmark__4933_908293503"/>
      <w:bookmarkStart w:id="2377" w:name="__Fieldmark__5536_1561598236"/>
      <w:bookmarkStart w:id="2378" w:name="__Fieldmark__6111_3310317172"/>
      <w:bookmarkEnd w:id="2353"/>
      <w:bookmarkEnd w:id="2354"/>
      <w:bookmarkEnd w:id="2355"/>
      <w:bookmarkEnd w:id="2356"/>
      <w:bookmarkEnd w:id="2357"/>
      <w:bookmarkEnd w:id="2358"/>
      <w:bookmarkEnd w:id="2372"/>
      <w:bookmarkEnd w:id="2373"/>
      <w:bookmarkEnd w:id="2374"/>
      <w:bookmarkEnd w:id="2375"/>
      <w:bookmarkEnd w:id="2376"/>
      <w:bookmarkEnd w:id="2377"/>
      <w:bookmarkEnd w:id="237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9" w:name="__Fieldmark__8371_1786183302"/>
      <w:bookmarkStart w:id="2380" w:name="__Fieldmark__8317_208418766"/>
      <w:bookmarkStart w:id="2381" w:name="__Fieldmark__6844_545160095"/>
      <w:bookmarkStart w:id="2382" w:name="__Fieldmark__6649_1417665735"/>
      <w:bookmarkStart w:id="2383" w:name="__Fieldmark__7125_2403155824"/>
      <w:bookmarkStart w:id="2384" w:name="__Fieldmark__7814_1108267904"/>
      <w:bookmarkStart w:id="2385" w:name="__Fieldmark__6613_2505137388"/>
      <w:bookmarkStart w:id="2386" w:name="__Fieldmark__3665_3642959469"/>
      <w:bookmarkStart w:id="2387" w:name="__Fieldmark__5295_2280461051"/>
      <w:bookmarkStart w:id="2388" w:name="__Fieldmark__11363_1777031281"/>
      <w:bookmarkStart w:id="2389" w:name="__Fieldmark__4212_2048093008"/>
      <w:bookmarkStart w:id="2390" w:name="__Fieldmark__4939_908293503"/>
      <w:bookmarkStart w:id="2391" w:name="__Fieldmark__5546_1561598236"/>
      <w:bookmarkStart w:id="2392" w:name="__Fieldmark__6131_3310317172"/>
      <w:bookmarkEnd w:id="2366"/>
      <w:bookmarkEnd w:id="2367"/>
      <w:bookmarkEnd w:id="2368"/>
      <w:bookmarkEnd w:id="2369"/>
      <w:bookmarkEnd w:id="2370"/>
      <w:bookmarkEnd w:id="2371"/>
      <w:bookmarkEnd w:id="2385"/>
      <w:bookmarkEnd w:id="2386"/>
      <w:bookmarkEnd w:id="2387"/>
      <w:bookmarkEnd w:id="2388"/>
      <w:bookmarkEnd w:id="2389"/>
      <w:bookmarkEnd w:id="2390"/>
      <w:bookmarkEnd w:id="2391"/>
      <w:bookmarkEnd w:id="239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3" w:name="__Fieldmark__8408_1786183302"/>
      <w:bookmarkStart w:id="2394" w:name="__Fieldmark__8352_208418766"/>
      <w:bookmarkStart w:id="2395" w:name="__Fieldmark__6875_545160095"/>
      <w:bookmarkStart w:id="2396" w:name="__Fieldmark__6675_1417665735"/>
      <w:bookmarkStart w:id="2397" w:name="__Fieldmark__7158_2403155824"/>
      <w:bookmarkStart w:id="2398" w:name="__Fieldmark__7853_1108267904"/>
      <w:bookmarkStart w:id="2399" w:name="__Fieldmark__6630_2505137388"/>
      <w:bookmarkStart w:id="2400" w:name="__Fieldmark__3825_527255555"/>
      <w:bookmarkStart w:id="2401" w:name="__Fieldmark__3675_3642959469"/>
      <w:bookmarkStart w:id="2402" w:name="__Fieldmark__5304_2280461051"/>
      <w:bookmarkStart w:id="2403" w:name="__Fieldmark__11368_1777031281"/>
      <w:bookmarkStart w:id="2404" w:name="__Fieldmark__4215_2048093008"/>
      <w:bookmarkStart w:id="2405" w:name="__Fieldmark__4946_908293503"/>
      <w:bookmarkStart w:id="2406" w:name="__Fieldmark__5557_1561598236"/>
      <w:bookmarkStart w:id="2407" w:name="__Fieldmark__6151_3310317172"/>
      <w:bookmarkEnd w:id="2379"/>
      <w:bookmarkEnd w:id="2380"/>
      <w:bookmarkEnd w:id="2381"/>
      <w:bookmarkEnd w:id="2382"/>
      <w:bookmarkEnd w:id="2383"/>
      <w:bookmarkEnd w:id="2384"/>
      <w:bookmarkEnd w:id="2399"/>
      <w:bookmarkEnd w:id="2400"/>
      <w:bookmarkEnd w:id="2401"/>
      <w:bookmarkEnd w:id="2402"/>
      <w:bookmarkEnd w:id="2403"/>
      <w:bookmarkEnd w:id="2404"/>
      <w:bookmarkEnd w:id="2405"/>
      <w:bookmarkEnd w:id="2406"/>
      <w:bookmarkEnd w:id="24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08" w:name="__Fieldmark__8442_1786183302"/>
      <w:bookmarkStart w:id="2409" w:name="__Fieldmark__8384_208418766"/>
      <w:bookmarkStart w:id="2410" w:name="__Fieldmark__6903_545160095"/>
      <w:bookmarkStart w:id="2411" w:name="__Fieldmark__6704_1417665735"/>
      <w:bookmarkStart w:id="2412" w:name="__Fieldmark__7188_2403155824"/>
      <w:bookmarkStart w:id="2413" w:name="__Fieldmark__7889_1108267904"/>
      <w:bookmarkStart w:id="2414" w:name="__Fieldmark__6649_2505137388"/>
      <w:bookmarkStart w:id="2415" w:name="__Fieldmark__3673_3642959469"/>
      <w:bookmarkStart w:id="2416" w:name="__Fieldmark__5314_2280461051"/>
      <w:bookmarkStart w:id="2417" w:name="__Fieldmark__11374_1777031281"/>
      <w:bookmarkStart w:id="2418" w:name="__Fieldmark__4219_2048093008"/>
      <w:bookmarkStart w:id="2419" w:name="__Fieldmark__4954_908293503"/>
      <w:bookmarkStart w:id="2420" w:name="__Fieldmark__5569_1561598236"/>
      <w:bookmarkStart w:id="2421" w:name="__Fieldmark__6174_3310317172"/>
      <w:bookmarkEnd w:id="2393"/>
      <w:bookmarkEnd w:id="2394"/>
      <w:bookmarkEnd w:id="2395"/>
      <w:bookmarkEnd w:id="2396"/>
      <w:bookmarkEnd w:id="2397"/>
      <w:bookmarkEnd w:id="2398"/>
      <w:bookmarkEnd w:id="2414"/>
      <w:bookmarkEnd w:id="2415"/>
      <w:bookmarkEnd w:id="2416"/>
      <w:bookmarkEnd w:id="2417"/>
      <w:bookmarkEnd w:id="2418"/>
      <w:bookmarkEnd w:id="2419"/>
      <w:bookmarkEnd w:id="2420"/>
      <w:bookmarkEnd w:id="24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2" w:name="__Fieldmark__8476_1786183302"/>
      <w:bookmarkStart w:id="2423" w:name="__Fieldmark__8416_208418766"/>
      <w:bookmarkStart w:id="2424" w:name="__Fieldmark__6931_545160095"/>
      <w:bookmarkStart w:id="2425" w:name="__Fieldmark__6730_1417665735"/>
      <w:bookmarkStart w:id="2426" w:name="__Fieldmark__7218_2403155824"/>
      <w:bookmarkStart w:id="2427" w:name="__Fieldmark__7925_1108267904"/>
      <w:bookmarkStart w:id="2428" w:name="__Fieldmark__6670_2505137388"/>
      <w:bookmarkStart w:id="2429" w:name="__Fieldmark__3662_3642959469"/>
      <w:bookmarkStart w:id="2430" w:name="__Fieldmark__5323_2280461051"/>
      <w:bookmarkStart w:id="2431" w:name="__Fieldmark__11379_1777031281"/>
      <w:bookmarkStart w:id="2432" w:name="__Fieldmark__4222_2048093008"/>
      <w:bookmarkStart w:id="2433" w:name="__Fieldmark__4961_908293503"/>
      <w:bookmarkStart w:id="2434" w:name="__Fieldmark__5580_1561598236"/>
      <w:bookmarkStart w:id="2435" w:name="__Fieldmark__6200_3310317172"/>
      <w:bookmarkEnd w:id="2408"/>
      <w:bookmarkEnd w:id="2409"/>
      <w:bookmarkEnd w:id="2410"/>
      <w:bookmarkEnd w:id="2411"/>
      <w:bookmarkEnd w:id="2412"/>
      <w:bookmarkEnd w:id="2413"/>
      <w:bookmarkEnd w:id="2428"/>
      <w:bookmarkEnd w:id="2429"/>
      <w:bookmarkEnd w:id="2430"/>
      <w:bookmarkEnd w:id="2431"/>
      <w:bookmarkEnd w:id="2432"/>
      <w:bookmarkEnd w:id="2433"/>
      <w:bookmarkEnd w:id="2434"/>
      <w:bookmarkEnd w:id="24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6" w:name="__Fieldmark__8507_1786183302"/>
      <w:bookmarkStart w:id="2437" w:name="__Fieldmark__8445_208418766"/>
      <w:bookmarkStart w:id="2438" w:name="__Fieldmark__6956_545160095"/>
      <w:bookmarkStart w:id="2439" w:name="__Fieldmark__6756_1417665735"/>
      <w:bookmarkStart w:id="2440" w:name="__Fieldmark__7245_2403155824"/>
      <w:bookmarkStart w:id="2441" w:name="__Fieldmark__7958_1108267904"/>
      <w:bookmarkStart w:id="2442" w:name="__Fieldmark__6689_2505137388"/>
      <w:bookmarkStart w:id="2443" w:name="__Fieldmark__5332_2280461051"/>
      <w:bookmarkStart w:id="2444" w:name="__Fieldmark__11384_1777031281"/>
      <w:bookmarkStart w:id="2445" w:name="__Fieldmark__4225_2048093008"/>
      <w:bookmarkStart w:id="2446" w:name="__Fieldmark__4968_908293503"/>
      <w:bookmarkStart w:id="2447" w:name="__Fieldmark__5591_1561598236"/>
      <w:bookmarkStart w:id="2448" w:name="__Fieldmark__6223_3310317172"/>
      <w:bookmarkEnd w:id="2422"/>
      <w:bookmarkEnd w:id="2423"/>
      <w:bookmarkEnd w:id="2424"/>
      <w:bookmarkEnd w:id="2425"/>
      <w:bookmarkEnd w:id="2426"/>
      <w:bookmarkEnd w:id="2427"/>
      <w:bookmarkEnd w:id="2442"/>
      <w:bookmarkEnd w:id="2443"/>
      <w:bookmarkEnd w:id="2444"/>
      <w:bookmarkEnd w:id="2445"/>
      <w:bookmarkEnd w:id="2446"/>
      <w:bookmarkEnd w:id="2447"/>
      <w:bookmarkEnd w:id="24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9" w:name="__Fieldmark__8538_1786183302"/>
      <w:bookmarkStart w:id="2450" w:name="__Fieldmark__8474_208418766"/>
      <w:bookmarkStart w:id="2451" w:name="__Fieldmark__6981_545160095"/>
      <w:bookmarkStart w:id="2452" w:name="__Fieldmark__6779_1417665735"/>
      <w:bookmarkStart w:id="2453" w:name="__Fieldmark__7272_2403155824"/>
      <w:bookmarkStart w:id="2454" w:name="__Fieldmark__7991_1108267904"/>
      <w:bookmarkStart w:id="2455" w:name="__Fieldmark__6708_2505137388"/>
      <w:bookmarkStart w:id="2456" w:name="__Fieldmark__5340_2280461051"/>
      <w:bookmarkStart w:id="2457" w:name="__Fieldmark__11388_1777031281"/>
      <w:bookmarkStart w:id="2458" w:name="__Fieldmark__4227_2048093008"/>
      <w:bookmarkStart w:id="2459" w:name="__Fieldmark__4974_908293503"/>
      <w:bookmarkStart w:id="2460" w:name="__Fieldmark__5601_1561598236"/>
      <w:bookmarkStart w:id="2461" w:name="__Fieldmark__6246_3310317172"/>
      <w:bookmarkEnd w:id="2436"/>
      <w:bookmarkEnd w:id="2437"/>
      <w:bookmarkEnd w:id="2438"/>
      <w:bookmarkEnd w:id="2439"/>
      <w:bookmarkEnd w:id="2440"/>
      <w:bookmarkEnd w:id="2441"/>
      <w:bookmarkEnd w:id="2455"/>
      <w:bookmarkEnd w:id="2456"/>
      <w:bookmarkEnd w:id="2457"/>
      <w:bookmarkEnd w:id="2458"/>
      <w:bookmarkEnd w:id="2459"/>
      <w:bookmarkEnd w:id="2460"/>
      <w:bookmarkEnd w:id="24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62" w:name="__Fieldmark__8569_1786183302"/>
      <w:bookmarkStart w:id="2463" w:name="__Fieldmark__8503_208418766"/>
      <w:bookmarkStart w:id="2464" w:name="__Fieldmark__7006_545160095"/>
      <w:bookmarkStart w:id="2465" w:name="__Fieldmark__6802_1417665735"/>
      <w:bookmarkStart w:id="2466" w:name="__Fieldmark__7299_2403155824"/>
      <w:bookmarkStart w:id="2467" w:name="__Fieldmark__8024_1108267904"/>
      <w:bookmarkStart w:id="2468" w:name="__Fieldmark__6725_2505137388"/>
      <w:bookmarkStart w:id="2469" w:name="__Fieldmark__5348_2280461051"/>
      <w:bookmarkStart w:id="2470" w:name="__Fieldmark__11392_1777031281"/>
      <w:bookmarkStart w:id="2471" w:name="__Fieldmark__4229_2048093008"/>
      <w:bookmarkStart w:id="2472" w:name="__Fieldmark__4980_908293503"/>
      <w:bookmarkStart w:id="2473" w:name="__Fieldmark__5611_1561598236"/>
      <w:bookmarkStart w:id="2474" w:name="__Fieldmark__6266_3310317172"/>
      <w:bookmarkEnd w:id="2449"/>
      <w:bookmarkEnd w:id="2450"/>
      <w:bookmarkEnd w:id="2451"/>
      <w:bookmarkEnd w:id="2452"/>
      <w:bookmarkEnd w:id="2453"/>
      <w:bookmarkEnd w:id="2454"/>
      <w:bookmarkEnd w:id="2468"/>
      <w:bookmarkEnd w:id="2469"/>
      <w:bookmarkEnd w:id="2470"/>
      <w:bookmarkEnd w:id="2471"/>
      <w:bookmarkEnd w:id="2472"/>
      <w:bookmarkEnd w:id="2473"/>
      <w:bookmarkEnd w:id="24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5" w:name="__Fieldmark__8600_1786183302"/>
      <w:bookmarkStart w:id="2476" w:name="__Fieldmark__8532_208418766"/>
      <w:bookmarkStart w:id="2477" w:name="__Fieldmark__7031_545160095"/>
      <w:bookmarkStart w:id="2478" w:name="__Fieldmark__6825_1417665735"/>
      <w:bookmarkStart w:id="2479" w:name="__Fieldmark__7326_2403155824"/>
      <w:bookmarkStart w:id="2480" w:name="__Fieldmark__8057_1108267904"/>
      <w:bookmarkStart w:id="2481" w:name="__Fieldmark__6742_2505137388"/>
      <w:bookmarkStart w:id="2482" w:name="__Fieldmark__5356_2280461051"/>
      <w:bookmarkStart w:id="2483" w:name="__Fieldmark__11396_1777031281"/>
      <w:bookmarkStart w:id="2484" w:name="__Fieldmark__4231_2048093008"/>
      <w:bookmarkStart w:id="2485" w:name="__Fieldmark__4986_908293503"/>
      <w:bookmarkStart w:id="2486" w:name="__Fieldmark__5621_1561598236"/>
      <w:bookmarkStart w:id="2487" w:name="__Fieldmark__6286_3310317172"/>
      <w:bookmarkEnd w:id="2462"/>
      <w:bookmarkEnd w:id="2463"/>
      <w:bookmarkEnd w:id="2464"/>
      <w:bookmarkEnd w:id="2465"/>
      <w:bookmarkEnd w:id="2466"/>
      <w:bookmarkEnd w:id="2467"/>
      <w:bookmarkEnd w:id="2481"/>
      <w:bookmarkEnd w:id="2482"/>
      <w:bookmarkEnd w:id="2483"/>
      <w:bookmarkEnd w:id="2484"/>
      <w:bookmarkEnd w:id="2485"/>
      <w:bookmarkEnd w:id="2486"/>
      <w:bookmarkEnd w:id="24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8" w:name="__Fieldmark__8631_1786183302"/>
      <w:bookmarkStart w:id="2489" w:name="__Fieldmark__8561_208418766"/>
      <w:bookmarkStart w:id="2490" w:name="__Fieldmark__7056_545160095"/>
      <w:bookmarkStart w:id="2491" w:name="__Fieldmark__6848_1417665735"/>
      <w:bookmarkStart w:id="2492" w:name="__Fieldmark__7353_2403155824"/>
      <w:bookmarkStart w:id="2493" w:name="__Fieldmark__8090_1108267904"/>
      <w:bookmarkStart w:id="2494" w:name="__Fieldmark__6759_2505137388"/>
      <w:bookmarkStart w:id="2495" w:name="__Fieldmark__5364_2280461051"/>
      <w:bookmarkStart w:id="2496" w:name="__Fieldmark__11400_1777031281"/>
      <w:bookmarkStart w:id="2497" w:name="__Fieldmark__4233_2048093008"/>
      <w:bookmarkStart w:id="2498" w:name="__Fieldmark__4992_908293503"/>
      <w:bookmarkStart w:id="2499" w:name="__Fieldmark__5631_1561598236"/>
      <w:bookmarkStart w:id="2500" w:name="__Fieldmark__6306_3310317172"/>
      <w:bookmarkEnd w:id="2475"/>
      <w:bookmarkEnd w:id="2476"/>
      <w:bookmarkEnd w:id="2477"/>
      <w:bookmarkEnd w:id="2478"/>
      <w:bookmarkEnd w:id="2479"/>
      <w:bookmarkEnd w:id="2480"/>
      <w:bookmarkEnd w:id="2494"/>
      <w:bookmarkEnd w:id="2495"/>
      <w:bookmarkEnd w:id="2496"/>
      <w:bookmarkEnd w:id="2497"/>
      <w:bookmarkEnd w:id="2498"/>
      <w:bookmarkEnd w:id="2499"/>
      <w:bookmarkEnd w:id="2500"/>
      <w:r>
        <w:rPr>
          <w:rFonts w:cs="Times New Roman"/>
        </w:rPr>
      </w:r>
      <w:r>
        <w:rPr>
          <w:rFonts w:cs="Times New Roman"/>
        </w:rPr>
      </w:r>
      <w:r>
        <w:fldChar w:fldCharType="end"/>
      </w:r>
      <w:r>
        <w:fldChar w:fldCharType="begin"/>
      </w:r>
      <w:r/>
      <w:r>
        <w:fldChar w:fldCharType="separate"/>
      </w:r>
      <w:bookmarkStart w:id="2501" w:name="__Fieldmark__8662_1786183302"/>
      <w:bookmarkStart w:id="2502" w:name="__Fieldmark__8590_208418766"/>
      <w:bookmarkStart w:id="2503" w:name="__Fieldmark__7081_545160095"/>
      <w:bookmarkStart w:id="2504" w:name="__Fieldmark__6871_1417665735"/>
      <w:bookmarkStart w:id="2505" w:name="__Fieldmark__7380_2403155824"/>
      <w:bookmarkStart w:id="2506" w:name="__Fieldmark__8123_1108267904"/>
      <w:bookmarkStart w:id="2507" w:name="__Fieldmark__6776_2505137388"/>
      <w:bookmarkStart w:id="2508" w:name="__Fieldmark__5372_2280461051"/>
      <w:bookmarkStart w:id="2509" w:name="__Fieldmark__11404_1777031281"/>
      <w:bookmarkStart w:id="2510" w:name="__Fieldmark__4235_2048093008"/>
      <w:bookmarkStart w:id="2511" w:name="__Fieldmark__4998_908293503"/>
      <w:bookmarkStart w:id="2512" w:name="__Fieldmark__5641_1561598236"/>
      <w:bookmarkStart w:id="2513" w:name="__Fieldmark__6326_3310317172"/>
      <w:bookmarkEnd w:id="2488"/>
      <w:bookmarkEnd w:id="2489"/>
      <w:bookmarkEnd w:id="2490"/>
      <w:bookmarkEnd w:id="2491"/>
      <w:bookmarkEnd w:id="2492"/>
      <w:bookmarkEnd w:id="2493"/>
      <w:bookmarkEnd w:id="2507"/>
      <w:bookmarkEnd w:id="2508"/>
      <w:bookmarkEnd w:id="2509"/>
      <w:bookmarkEnd w:id="2510"/>
      <w:bookmarkEnd w:id="2511"/>
      <w:bookmarkEnd w:id="2512"/>
      <w:bookmarkEnd w:id="2513"/>
      <w:r>
        <w:rPr>
          <w:rFonts w:cs="Times New Roman"/>
        </w:rPr>
      </w:r>
      <w:r>
        <w:rPr>
          <w:rFonts w:cs="Times New Roman"/>
        </w:rPr>
      </w:r>
      <w:r>
        <w:fldChar w:fldCharType="end"/>
      </w:r>
      <w:r>
        <w:fldChar w:fldCharType="begin"/>
      </w:r>
      <w:r/>
      <w:r>
        <w:fldChar w:fldCharType="separate"/>
      </w:r>
      <w:bookmarkStart w:id="2514" w:name="__Fieldmark__8729_1786183302"/>
      <w:bookmarkStart w:id="2515" w:name="__Fieldmark__8651_208418766"/>
      <w:bookmarkStart w:id="2516" w:name="__Fieldmark__7134_545160095"/>
      <w:bookmarkStart w:id="2517" w:name="__Fieldmark__6917_1417665735"/>
      <w:bookmarkStart w:id="2518" w:name="__Fieldmark__7437_2403155824"/>
      <w:bookmarkStart w:id="2519" w:name="__Fieldmark__8192_1108267904"/>
      <w:bookmarkStart w:id="2520" w:name="__Fieldmark__6793_2505137388"/>
      <w:bookmarkStart w:id="2521" w:name="__Fieldmark__5380_2280461051"/>
      <w:bookmarkStart w:id="2522" w:name="__Fieldmark__11408_1777031281"/>
      <w:bookmarkStart w:id="2523" w:name="__Fieldmark__4237_2048093008"/>
      <w:bookmarkStart w:id="2524" w:name="__Fieldmark__5004_908293503"/>
      <w:bookmarkStart w:id="2525" w:name="__Fieldmark__5651_1561598236"/>
      <w:bookmarkStart w:id="2526" w:name="__Fieldmark__6346_3310317172"/>
      <w:bookmarkStart w:id="2527" w:name="__Fieldmark__8619_208418766"/>
      <w:bookmarkStart w:id="2528" w:name="__Fieldmark__7106_545160095"/>
      <w:bookmarkStart w:id="2529" w:name="__Fieldmark__6894_1417665735"/>
      <w:bookmarkStart w:id="2530" w:name="__Fieldmark__7407_2403155824"/>
      <w:bookmarkStart w:id="2531" w:name="__Fieldmark__6810_2505137388"/>
      <w:bookmarkStart w:id="2532" w:name="__Fieldmark__3821_527255555"/>
      <w:bookmarkStart w:id="2533" w:name="__Fieldmark__5388_2280461051"/>
      <w:bookmarkStart w:id="2534" w:name="__Fieldmark__11412_1777031281"/>
      <w:bookmarkStart w:id="2535" w:name="__Fieldmark__4239_2048093008"/>
      <w:bookmarkStart w:id="2536" w:name="__Fieldmark__5010_908293503"/>
      <w:bookmarkStart w:id="2537" w:name="__Fieldmark__5661_1561598236"/>
      <w:bookmarkStart w:id="2538" w:name="__Fieldmark__6366_3310317172"/>
      <w:bookmarkEnd w:id="2501"/>
      <w:bookmarkEnd w:id="2502"/>
      <w:bookmarkEnd w:id="2503"/>
      <w:bookmarkEnd w:id="2504"/>
      <w:bookmarkEnd w:id="2505"/>
      <w:bookmarkEnd w:id="2506"/>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r>
        <w:rPr>
          <w:rFonts w:cs="Times New Roman"/>
        </w:rPr>
      </w:r>
      <w:r>
        <w:rPr>
          <w:rFonts w:cs="Times New Roman"/>
        </w:rPr>
      </w:r>
      <w:r>
        <w:fldChar w:fldCharType="end"/>
      </w:r>
      <w:r>
        <w:fldChar w:fldCharType="begin"/>
      </w:r>
      <w:r/>
      <w:r>
        <w:fldChar w:fldCharType="separate"/>
      </w:r>
      <w:bookmarkStart w:id="2539" w:name="__Fieldmark__8763_1786183302"/>
      <w:bookmarkStart w:id="2540" w:name="__Fieldmark__8683_208418766"/>
      <w:bookmarkStart w:id="2541" w:name="__Fieldmark__7162_545160095"/>
      <w:bookmarkStart w:id="2542" w:name="__Fieldmark__6943_1417665735"/>
      <w:bookmarkStart w:id="2543" w:name="__Fieldmark__7467_2403155824"/>
      <w:bookmarkStart w:id="2544" w:name="__Fieldmark__8228_1108267904"/>
      <w:bookmarkStart w:id="2545" w:name="__Fieldmark__6827_2505137388"/>
      <w:bookmarkStart w:id="2546" w:name="__Fieldmark__3829_527255555"/>
      <w:bookmarkStart w:id="2547" w:name="__Fieldmark__5397_2280461051"/>
      <w:bookmarkStart w:id="2548" w:name="__Fieldmark__11417_1777031281"/>
      <w:bookmarkStart w:id="2549" w:name="__Fieldmark__4242_2048093008"/>
      <w:bookmarkStart w:id="2550" w:name="__Fieldmark__5017_908293503"/>
      <w:bookmarkStart w:id="2551" w:name="__Fieldmark__5672_1561598236"/>
      <w:bookmarkStart w:id="2552" w:name="__Fieldmark__6386_3310317172"/>
      <w:bookmarkEnd w:id="2514"/>
      <w:bookmarkEnd w:id="2515"/>
      <w:bookmarkEnd w:id="2516"/>
      <w:bookmarkEnd w:id="2517"/>
      <w:bookmarkEnd w:id="2518"/>
      <w:bookmarkEnd w:id="2519"/>
      <w:bookmarkEnd w:id="2545"/>
      <w:bookmarkEnd w:id="2546"/>
      <w:bookmarkEnd w:id="2547"/>
      <w:bookmarkEnd w:id="2548"/>
      <w:bookmarkEnd w:id="2549"/>
      <w:bookmarkEnd w:id="2550"/>
      <w:bookmarkEnd w:id="2551"/>
      <w:bookmarkEnd w:id="2552"/>
      <w:r>
        <w:rPr>
          <w:rFonts w:cs="Times New Roman"/>
        </w:rPr>
      </w:r>
      <w:r>
        <w:rPr>
          <w:rFonts w:cs="Times New Roman"/>
        </w:rPr>
      </w:r>
      <w:r>
        <w:fldChar w:fldCharType="end"/>
      </w:r>
      <w:r>
        <w:fldChar w:fldCharType="begin"/>
      </w:r>
      <w:r/>
      <w:r>
        <w:fldChar w:fldCharType="separate"/>
      </w:r>
      <w:bookmarkStart w:id="2553" w:name="__Fieldmark__8809_1786183302"/>
      <w:bookmarkStart w:id="2554" w:name="__Fieldmark__8727_208418766"/>
      <w:bookmarkStart w:id="2555" w:name="__Fieldmark__7202_545160095"/>
      <w:bookmarkStart w:id="2556" w:name="__Fieldmark__6969_1417665735"/>
      <w:bookmarkStart w:id="2557" w:name="__Fieldmark__7509_2403155824"/>
      <w:bookmarkStart w:id="2558" w:name="__Fieldmark__8276_1108267904"/>
      <w:bookmarkStart w:id="2559" w:name="__Fieldmark__6846_2505137388"/>
      <w:bookmarkStart w:id="2560" w:name="__Fieldmark__5414_2280461051"/>
      <w:bookmarkStart w:id="2561" w:name="__Fieldmark__11426_1777031281"/>
      <w:bookmarkStart w:id="2562" w:name="__Fieldmark__4247_2048093008"/>
      <w:bookmarkStart w:id="2563" w:name="__Fieldmark__5030_908293503"/>
      <w:bookmarkStart w:id="2564" w:name="__Fieldmark__5693_1561598236"/>
      <w:bookmarkStart w:id="2565" w:name="__Fieldmark__5406_2280461051"/>
      <w:bookmarkStart w:id="2566" w:name="__Fieldmark__11422_1777031281"/>
      <w:bookmarkStart w:id="2567" w:name="__Fieldmark__4245_2048093008"/>
      <w:bookmarkStart w:id="2568" w:name="__Fieldmark__5024_908293503"/>
      <w:bookmarkStart w:id="2569" w:name="__Fieldmark__5683_1561598236"/>
      <w:bookmarkStart w:id="2570" w:name="__Fieldmark__6409_3310317172"/>
      <w:bookmarkEnd w:id="2539"/>
      <w:bookmarkEnd w:id="2540"/>
      <w:bookmarkEnd w:id="2541"/>
      <w:bookmarkEnd w:id="2542"/>
      <w:bookmarkEnd w:id="2543"/>
      <w:bookmarkEnd w:id="2544"/>
      <w:bookmarkEnd w:id="2559"/>
      <w:bookmarkEnd w:id="2560"/>
      <w:bookmarkEnd w:id="2561"/>
      <w:bookmarkEnd w:id="2562"/>
      <w:bookmarkEnd w:id="2563"/>
      <w:bookmarkEnd w:id="2564"/>
      <w:bookmarkEnd w:id="2565"/>
      <w:bookmarkEnd w:id="2566"/>
      <w:bookmarkEnd w:id="2567"/>
      <w:bookmarkEnd w:id="2568"/>
      <w:bookmarkEnd w:id="2569"/>
      <w:bookmarkEnd w:id="2570"/>
      <w:r>
        <w:rPr>
          <w:rFonts w:cs="Times New Roman"/>
        </w:rPr>
      </w:r>
      <w:r>
        <w:rPr>
          <w:rFonts w:cs="Times New Roman"/>
        </w:rPr>
      </w:r>
      <w:r>
        <w:fldChar w:fldCharType="end"/>
      </w:r>
      <w:r>
        <w:fldChar w:fldCharType="begin"/>
      </w:r>
      <w:r/>
      <w:r>
        <w:fldChar w:fldCharType="separate"/>
      </w:r>
      <w:bookmarkStart w:id="2571" w:name="__Fieldmark__8843_1786183302"/>
      <w:bookmarkStart w:id="2572" w:name="__Fieldmark__8759_208418766"/>
      <w:bookmarkStart w:id="2573" w:name="__Fieldmark__7230_545160095"/>
      <w:bookmarkStart w:id="2574" w:name="__Fieldmark__7007_1417665735"/>
      <w:bookmarkStart w:id="2575" w:name="__Fieldmark__7539_2403155824"/>
      <w:bookmarkStart w:id="2576" w:name="__Fieldmark__8312_1108267904"/>
      <w:bookmarkStart w:id="2577" w:name="__Fieldmark__6865_2505137388"/>
      <w:bookmarkStart w:id="2578" w:name="__Fieldmark__3817_527255555"/>
      <w:bookmarkStart w:id="2579" w:name="__Fieldmark__5422_2280461051"/>
      <w:bookmarkStart w:id="2580" w:name="__Fieldmark__11430_1777031281"/>
      <w:bookmarkStart w:id="2581" w:name="__Fieldmark__4249_2048093008"/>
      <w:bookmarkStart w:id="2582" w:name="__Fieldmark__5036_908293503"/>
      <w:bookmarkStart w:id="2583" w:name="__Fieldmark__5703_1561598236"/>
      <w:bookmarkStart w:id="2584" w:name="__Fieldmark__6432_3310317172"/>
      <w:bookmarkEnd w:id="2553"/>
      <w:bookmarkEnd w:id="2554"/>
      <w:bookmarkEnd w:id="2555"/>
      <w:bookmarkEnd w:id="2556"/>
      <w:bookmarkEnd w:id="2557"/>
      <w:bookmarkEnd w:id="2558"/>
      <w:bookmarkEnd w:id="2577"/>
      <w:bookmarkEnd w:id="2578"/>
      <w:bookmarkEnd w:id="2579"/>
      <w:bookmarkEnd w:id="2580"/>
      <w:bookmarkEnd w:id="2581"/>
      <w:bookmarkEnd w:id="2582"/>
      <w:bookmarkEnd w:id="2583"/>
      <w:bookmarkEnd w:id="2584"/>
      <w:r>
        <w:rPr>
          <w:rFonts w:cs="Times New Roman"/>
        </w:rPr>
      </w:r>
      <w:r>
        <w:rPr>
          <w:rFonts w:cs="Times New Roman"/>
        </w:rPr>
      </w:r>
      <w:r>
        <w:fldChar w:fldCharType="end"/>
      </w:r>
      <w:r>
        <w:fldChar w:fldCharType="begin"/>
      </w:r>
      <w:r/>
      <w:r>
        <w:fldChar w:fldCharType="separate"/>
      </w:r>
      <w:bookmarkStart w:id="2585" w:name="__Fieldmark__8874_1786183302"/>
      <w:bookmarkStart w:id="2586" w:name="__Fieldmark__8788_208418766"/>
      <w:bookmarkStart w:id="2587" w:name="__Fieldmark__7255_545160095"/>
      <w:bookmarkStart w:id="2588" w:name="__Fieldmark__7033_1417665735"/>
      <w:bookmarkStart w:id="2589" w:name="__Fieldmark__7566_2403155824"/>
      <w:bookmarkStart w:id="2590" w:name="__Fieldmark__8345_1108267904"/>
      <w:bookmarkStart w:id="2591" w:name="__Fieldmark__6897_2505137388"/>
      <w:bookmarkStart w:id="2592" w:name="__Fieldmark__5431_2280461051"/>
      <w:bookmarkStart w:id="2593" w:name="__Fieldmark__11435_1777031281"/>
      <w:bookmarkStart w:id="2594" w:name="__Fieldmark__4252_2048093008"/>
      <w:bookmarkStart w:id="2595" w:name="__Fieldmark__5043_908293503"/>
      <w:bookmarkStart w:id="2596" w:name="__Fieldmark__5714_1561598236"/>
      <w:bookmarkStart w:id="2597" w:name="__Fieldmark__6467_3310317172"/>
      <w:bookmarkEnd w:id="2571"/>
      <w:bookmarkEnd w:id="2572"/>
      <w:bookmarkEnd w:id="2573"/>
      <w:bookmarkEnd w:id="2574"/>
      <w:bookmarkEnd w:id="2575"/>
      <w:bookmarkEnd w:id="2576"/>
      <w:bookmarkEnd w:id="2591"/>
      <w:bookmarkEnd w:id="2592"/>
      <w:bookmarkEnd w:id="2593"/>
      <w:bookmarkEnd w:id="2594"/>
      <w:bookmarkEnd w:id="2595"/>
      <w:bookmarkEnd w:id="2596"/>
      <w:bookmarkEnd w:id="2597"/>
      <w:r>
        <w:rPr>
          <w:rFonts w:cs="Times New Roman"/>
        </w:rPr>
      </w:r>
      <w:r>
        <w:rPr>
          <w:rFonts w:cs="Times New Roman"/>
        </w:rPr>
      </w:r>
      <w:r>
        <w:fldChar w:fldCharType="end"/>
      </w:r>
      <w:r>
        <w:fldChar w:fldCharType="begin"/>
      </w:r>
      <w:r/>
      <w:r>
        <w:fldChar w:fldCharType="separate"/>
      </w:r>
      <w:bookmarkStart w:id="2598" w:name="__Fieldmark__8917_1786183302"/>
      <w:bookmarkStart w:id="2599" w:name="__Fieldmark__8829_208418766"/>
      <w:bookmarkStart w:id="2600" w:name="__Fieldmark__7292_545160095"/>
      <w:bookmarkStart w:id="2601" w:name="__Fieldmark__7056_1417665735"/>
      <w:bookmarkStart w:id="2602" w:name="__Fieldmark__7605_2403155824"/>
      <w:bookmarkStart w:id="2603" w:name="__Fieldmark__8390_1108267904"/>
      <w:bookmarkStart w:id="2604" w:name="__Fieldmark__6916_2505137388"/>
      <w:bookmarkStart w:id="2605" w:name="__Fieldmark__4256_2048093008"/>
      <w:bookmarkStart w:id="2606" w:name="__Fieldmark__3805_527255555"/>
      <w:bookmarkStart w:id="2607" w:name="__Fieldmark__3808_527255555"/>
      <w:bookmarkStart w:id="2608" w:name="__Fieldmark__3813_527255555"/>
      <w:bookmarkStart w:id="2609" w:name="__Fieldmark__5439_2280461051"/>
      <w:bookmarkStart w:id="2610" w:name="__Fieldmark__11439_1777031281"/>
      <w:bookmarkStart w:id="2611" w:name="__Fieldmark__4254_2048093008"/>
      <w:bookmarkStart w:id="2612" w:name="__Fieldmark__5049_908293503"/>
      <w:bookmarkStart w:id="2613" w:name="__Fieldmark__5724_1561598236"/>
      <w:bookmarkStart w:id="2614" w:name="__Fieldmark__6490_3310317172"/>
      <w:bookmarkEnd w:id="2585"/>
      <w:bookmarkEnd w:id="2586"/>
      <w:bookmarkEnd w:id="2587"/>
      <w:bookmarkEnd w:id="2588"/>
      <w:bookmarkEnd w:id="2589"/>
      <w:bookmarkEnd w:id="2590"/>
      <w:bookmarkEnd w:id="2604"/>
      <w:bookmarkEnd w:id="2605"/>
      <w:bookmarkEnd w:id="2606"/>
      <w:bookmarkEnd w:id="2607"/>
      <w:bookmarkEnd w:id="2608"/>
      <w:bookmarkEnd w:id="2609"/>
      <w:bookmarkEnd w:id="2610"/>
      <w:bookmarkEnd w:id="2611"/>
      <w:bookmarkEnd w:id="2612"/>
      <w:bookmarkEnd w:id="2613"/>
      <w:bookmarkEnd w:id="2614"/>
      <w:r>
        <w:rPr>
          <w:rFonts w:cs="Times New Roman"/>
        </w:rPr>
      </w:r>
      <w:r>
        <w:rPr>
          <w:rFonts w:cs="Times New Roman"/>
        </w:rPr>
      </w:r>
      <w:r>
        <w:fldChar w:fldCharType="end"/>
      </w:r>
      <w:r>
        <w:fldChar w:fldCharType="begin"/>
      </w:r>
      <w:r/>
      <w:r>
        <w:fldChar w:fldCharType="separate"/>
      </w:r>
      <w:bookmarkStart w:id="2615" w:name="__Fieldmark__8951_1786183302"/>
      <w:bookmarkStart w:id="2616" w:name="__Fieldmark__8861_208418766"/>
      <w:bookmarkStart w:id="2617" w:name="__Fieldmark__7320_545160095"/>
      <w:bookmarkStart w:id="2618" w:name="__Fieldmark__7091_1417665735"/>
      <w:bookmarkStart w:id="2619" w:name="__Fieldmark__7635_2403155824"/>
      <w:bookmarkStart w:id="2620" w:name="__Fieldmark__8426_1108267904"/>
      <w:bookmarkStart w:id="2621" w:name="__Fieldmark__6933_2505137388"/>
      <w:bookmarkStart w:id="2622" w:name="__Fieldmark__11627_2362112943"/>
      <w:bookmarkStart w:id="2623" w:name="__Fieldmark__5453_2280461051"/>
      <w:bookmarkStart w:id="2624" w:name="__Fieldmark__11449_1777031281"/>
      <w:bookmarkStart w:id="2625" w:name="__Fieldmark__4261_2048093008"/>
      <w:bookmarkStart w:id="2626" w:name="__Fieldmark__5061_908293503"/>
      <w:bookmarkStart w:id="2627" w:name="__Fieldmark__5740_1561598236"/>
      <w:bookmarkStart w:id="2628" w:name="__Fieldmark__6510_3310317172"/>
      <w:bookmarkEnd w:id="2598"/>
      <w:bookmarkEnd w:id="2599"/>
      <w:bookmarkEnd w:id="2600"/>
      <w:bookmarkEnd w:id="2601"/>
      <w:bookmarkEnd w:id="2602"/>
      <w:bookmarkEnd w:id="2603"/>
      <w:bookmarkEnd w:id="2621"/>
      <w:bookmarkEnd w:id="2622"/>
      <w:bookmarkEnd w:id="2623"/>
      <w:bookmarkEnd w:id="2624"/>
      <w:bookmarkEnd w:id="2625"/>
      <w:bookmarkEnd w:id="2626"/>
      <w:bookmarkEnd w:id="2627"/>
      <w:bookmarkEnd w:id="2628"/>
      <w:r>
        <w:rPr>
          <w:rFonts w:cs="Times New Roman"/>
        </w:rPr>
      </w:r>
      <w:r>
        <w:rPr>
          <w:rFonts w:cs="Times New Roman"/>
        </w:rPr>
      </w:r>
      <w:r>
        <w:fldChar w:fldCharType="end"/>
      </w:r>
      <w:r>
        <w:fldChar w:fldCharType="begin"/>
      </w:r>
      <w:r/>
      <w:r>
        <w:fldChar w:fldCharType="separate"/>
      </w:r>
      <w:bookmarkStart w:id="2629" w:name="__Fieldmark__8982_1786183302"/>
      <w:bookmarkStart w:id="2630" w:name="__Fieldmark__8890_208418766"/>
      <w:bookmarkStart w:id="2631" w:name="__Fieldmark__7345_545160095"/>
      <w:bookmarkStart w:id="2632" w:name="__Fieldmark__7117_1417665735"/>
      <w:bookmarkStart w:id="2633" w:name="__Fieldmark__7662_2403155824"/>
      <w:bookmarkStart w:id="2634" w:name="__Fieldmark__8459_1108267904"/>
      <w:bookmarkStart w:id="2635" w:name="__Fieldmark__6959_2505137388"/>
      <w:bookmarkStart w:id="2636" w:name="__Fieldmark__5462_2280461051"/>
      <w:bookmarkStart w:id="2637" w:name="__Fieldmark__11454_1777031281"/>
      <w:bookmarkStart w:id="2638" w:name="__Fieldmark__4264_2048093008"/>
      <w:bookmarkStart w:id="2639" w:name="__Fieldmark__5068_908293503"/>
      <w:bookmarkStart w:id="2640" w:name="__Fieldmark__5751_1561598236"/>
      <w:bookmarkStart w:id="2641" w:name="__Fieldmark__6542_3310317172"/>
      <w:bookmarkEnd w:id="2615"/>
      <w:bookmarkEnd w:id="2616"/>
      <w:bookmarkEnd w:id="2617"/>
      <w:bookmarkEnd w:id="2618"/>
      <w:bookmarkEnd w:id="2619"/>
      <w:bookmarkEnd w:id="2620"/>
      <w:bookmarkEnd w:id="2635"/>
      <w:bookmarkEnd w:id="2636"/>
      <w:bookmarkEnd w:id="2637"/>
      <w:bookmarkEnd w:id="2638"/>
      <w:bookmarkEnd w:id="2639"/>
      <w:bookmarkEnd w:id="2640"/>
      <w:bookmarkEnd w:id="2641"/>
      <w:r>
        <w:rPr>
          <w:rFonts w:cs="Times New Roman"/>
        </w:rPr>
      </w:r>
      <w:r>
        <w:rPr>
          <w:rFonts w:cs="Times New Roman"/>
        </w:rPr>
      </w:r>
      <w:r>
        <w:fldChar w:fldCharType="end"/>
      </w:r>
      <w:r>
        <w:fldChar w:fldCharType="begin"/>
      </w:r>
      <w:r/>
      <w:r>
        <w:fldChar w:fldCharType="separate"/>
      </w:r>
      <w:bookmarkStart w:id="2642" w:name="__Fieldmark__9013_1786183302"/>
      <w:bookmarkStart w:id="2643" w:name="__Fieldmark__8919_208418766"/>
      <w:bookmarkStart w:id="2644" w:name="__Fieldmark__7370_545160095"/>
      <w:bookmarkStart w:id="2645" w:name="__Fieldmark__7140_1417665735"/>
      <w:bookmarkStart w:id="2646" w:name="__Fieldmark__7689_2403155824"/>
      <w:bookmarkStart w:id="2647" w:name="__Fieldmark__8492_1108267904"/>
      <w:bookmarkStart w:id="2648" w:name="__Fieldmark__6978_2505137388"/>
      <w:bookmarkStart w:id="2649" w:name="__Fieldmark__5470_2280461051"/>
      <w:bookmarkStart w:id="2650" w:name="__Fieldmark__11458_1777031281"/>
      <w:bookmarkStart w:id="2651" w:name="__Fieldmark__4266_2048093008"/>
      <w:bookmarkStart w:id="2652" w:name="__Fieldmark__5074_908293503"/>
      <w:bookmarkStart w:id="2653" w:name="__Fieldmark__5761_1561598236"/>
      <w:bookmarkStart w:id="2654" w:name="__Fieldmark__6565_3310317172"/>
      <w:bookmarkEnd w:id="2629"/>
      <w:bookmarkEnd w:id="2630"/>
      <w:bookmarkEnd w:id="2631"/>
      <w:bookmarkEnd w:id="2632"/>
      <w:bookmarkEnd w:id="2633"/>
      <w:bookmarkEnd w:id="2634"/>
      <w:bookmarkEnd w:id="2648"/>
      <w:bookmarkEnd w:id="2649"/>
      <w:bookmarkEnd w:id="2650"/>
      <w:bookmarkEnd w:id="2651"/>
      <w:bookmarkEnd w:id="2652"/>
      <w:bookmarkEnd w:id="2653"/>
      <w:bookmarkEnd w:id="2654"/>
      <w:r>
        <w:rPr>
          <w:rFonts w:cs="Times New Roman"/>
        </w:rPr>
        <w:t>b</w:t>
      </w:r>
      <w:bookmarkStart w:id="2655" w:name="__Fieldmark__9044_1786183302"/>
      <w:bookmarkStart w:id="2656" w:name="__Fieldmark__7716_2403155824"/>
      <w:bookmarkStart w:id="2657" w:name="__Fieldmark__7163_1417665735"/>
      <w:bookmarkStart w:id="2658" w:name="__Fieldmark__7395_545160095"/>
      <w:bookmarkStart w:id="2659" w:name="__Fieldmark__8948_208418766"/>
      <w:r>
        <w:rPr>
          <w:rFonts w:cs="Times New Roman"/>
        </w:rPr>
        <w:t>as</w:t>
      </w:r>
      <w:bookmarkStart w:id="2660" w:name="__Fieldmark__7743_2403155824"/>
      <w:bookmarkStart w:id="2661" w:name="__Fieldmark__7186_1417665735"/>
      <w:bookmarkStart w:id="2662" w:name="__Fieldmark__7420_545160095"/>
      <w:r>
        <w:rPr>
          <w:rFonts w:cs="Times New Roman"/>
        </w:rPr>
        <w:t>e</w:t>
      </w:r>
      <w:bookmarkStart w:id="2663" w:name="__Fieldmark__7209_1417665735"/>
      <w:bookmarkStart w:id="2664" w:name="__Fieldmark__7445_545160095"/>
      <w:r>
        <w:rPr>
          <w:rFonts w:cs="Times New Roman"/>
        </w:rPr>
        <w:t>d</w:t>
      </w:r>
      <w:bookmarkStart w:id="2665" w:name="__Fieldmark__7232_1417665735"/>
      <w:r>
        <w:rPr>
          <w:rFonts w:cs="Times New Roman"/>
        </w:rPr>
        <w:t xml:space="preserve"> on the diffusive loss of volatiles from olivine-hosted melt embayments from the same group of samples (Ferguson e</w:t>
      </w:r>
      <w:r>
        <w:rPr>
          <w:rFonts w:cs="Times New Roman"/>
        </w:rPr>
      </w:r>
      <w:r>
        <w:fldChar w:fldCharType="end"/>
      </w:r>
      <w:bookmarkStart w:id="2666" w:name="__Fieldmark__6625_3310317172"/>
      <w:bookmarkStart w:id="2667" w:name="__Fieldmark__5791_1561598236"/>
      <w:bookmarkStart w:id="2668" w:name="__Fieldmark__5092_908293503"/>
      <w:bookmarkStart w:id="2669" w:name="__Fieldmark__4272_2048093008"/>
      <w:bookmarkStart w:id="2670" w:name="__Fieldmark__11470_1777031281"/>
      <w:bookmarkStart w:id="2671" w:name="__Fieldmark__5494_2280461051"/>
      <w:bookmarkStart w:id="2672" w:name="__Fieldmark__7029_2505137388"/>
      <w:bookmarkStart w:id="2673" w:name="__Fieldmark__7063_2505137388"/>
      <w:bookmarkStart w:id="2674" w:name="__Fieldmark__5502_2280461051"/>
      <w:bookmarkStart w:id="2675" w:name="__Fieldmark__11474_1777031281"/>
      <w:bookmarkStart w:id="2676" w:name="__Fieldmark__4274_2048093008"/>
      <w:bookmarkStart w:id="2677" w:name="__Fieldmark__5098_908293503"/>
      <w:bookmarkStart w:id="2678" w:name="__Fieldmark__5801_1561598236"/>
      <w:bookmarkStart w:id="2679" w:name="__Fieldmark__5510_2280461051"/>
      <w:bookmarkStart w:id="2680" w:name="__Fieldmark__11478_1777031281"/>
      <w:bookmarkStart w:id="2681" w:name="__Fieldmark__4276_2048093008"/>
      <w:bookmarkStart w:id="2682" w:name="__Fieldmark__5104_908293503"/>
      <w:bookmarkStart w:id="2683" w:name="__Fieldmark__11482_1777031281"/>
      <w:bookmarkStart w:id="2684" w:name="__Fieldmark__4278_2048093008"/>
      <w:bookmarkStart w:id="2685" w:name="__Fieldmark__5110_908293503"/>
      <w:bookmarkStart w:id="2686" w:name="__Fieldmark__11486_1777031281"/>
      <w:bookmarkStart w:id="2687" w:name="__Fieldmark__4280_2048093008"/>
      <w:bookmarkStart w:id="2688" w:name="__Fieldmark__6665_3310317172"/>
      <w:bookmarkStart w:id="2689" w:name="__Fieldmark__6645_3310317172"/>
      <w:bookmarkStart w:id="2690" w:name="__Fieldmark__7046_2505137388"/>
      <w:bookmarkStart w:id="2691" w:name="__Fieldmark__6605_3310317172"/>
      <w:bookmarkStart w:id="2692" w:name="__Fieldmark__5781_1561598236"/>
      <w:bookmarkStart w:id="2693" w:name="__Fieldmark__5086_908293503"/>
      <w:bookmarkStart w:id="2694" w:name="__Fieldmark__4270_2048093008"/>
      <w:bookmarkStart w:id="2695" w:name="__Fieldmark__11466_1777031281"/>
      <w:bookmarkStart w:id="2696" w:name="__Fieldmark__5486_2280461051"/>
      <w:bookmarkStart w:id="2697" w:name="__Fieldmark__7012_2505137388"/>
      <w:bookmarkStart w:id="2698" w:name="__Fieldmark__6995_2505137388"/>
      <w:bookmarkStart w:id="2699" w:name="__Fieldmark__5478_2280461051"/>
      <w:bookmarkStart w:id="2700" w:name="__Fieldmark__11462_1777031281"/>
      <w:bookmarkStart w:id="2701" w:name="__Fieldmark__4268_2048093008"/>
      <w:bookmarkStart w:id="2702" w:name="__Fieldmark__5080_908293503"/>
      <w:bookmarkStart w:id="2703" w:name="__Fieldmark__5771_1561598236"/>
      <w:bookmarkStart w:id="2704" w:name="__Fieldmark__6585_3310317172"/>
      <w:bookmarkEnd w:id="2642"/>
      <w:bookmarkEnd w:id="2643"/>
      <w:bookmarkEnd w:id="2644"/>
      <w:bookmarkEnd w:id="2645"/>
      <w:bookmarkEnd w:id="2646"/>
      <w:bookmarkEnd w:id="2647"/>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5" w:name="__Fieldmark__8651_110826790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6" w:name="__Fieldmark__9172_1786183302"/>
      <w:bookmarkStart w:id="2707" w:name="__Fieldmark__8654_1108267904"/>
      <w:bookmarkEnd w:id="270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8" w:name="__Fieldmark__9175_1786183302"/>
      <w:bookmarkStart w:id="2709" w:name="__Fieldmark__8661_1108267904"/>
      <w:bookmarkStart w:id="2710" w:name="__Fieldmark__9068_208418766"/>
      <w:bookmarkEnd w:id="2706"/>
      <w:bookmarkEnd w:id="2707"/>
      <w:bookmarkEnd w:id="2710"/>
      <w:r>
        <w:rPr>
          <w:rFonts w:cs="Times New Roman"/>
        </w:rPr>
        <w:t xml:space="preserve"> </w:t>
      </w:r>
      <w:bookmarkStart w:id="2711" w:name="__Fieldmark__9181_1786183302"/>
      <w:r>
        <w:rPr>
          <w:rFonts w:cs="Times New Roman"/>
        </w:rPr>
        <w:t>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2" w:name="__Fieldmark__8673_1108267904"/>
      <w:bookmarkStart w:id="2713" w:name="__Fieldmark__9071_208418766"/>
      <w:bookmarkStart w:id="2714" w:name="__Fieldmark__7833_2403155824"/>
      <w:bookmarkEnd w:id="2708"/>
      <w:bookmarkEnd w:id="2709"/>
      <w:bookmarkEnd w:id="2713"/>
      <w:bookmarkEnd w:id="271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5" w:name="__Fieldmark__9204_1786183302"/>
      <w:bookmarkStart w:id="2716" w:name="__Fieldmark__8686_1108267904"/>
      <w:bookmarkStart w:id="2717" w:name="__Fieldmark__9076_208418766"/>
      <w:bookmarkStart w:id="2718" w:name="__Fieldmark__7507_545160095"/>
      <w:bookmarkStart w:id="2719" w:name="__Fieldmark__7836_2403155824"/>
      <w:bookmarkEnd w:id="2711"/>
      <w:bookmarkEnd w:id="2712"/>
      <w:bookmarkEnd w:id="2717"/>
      <w:bookmarkEnd w:id="2718"/>
      <w:bookmarkEnd w:id="271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0" w:name="__Fieldmark__9213_1786183302"/>
      <w:bookmarkStart w:id="2721" w:name="__Fieldmark__8711_1108267904"/>
      <w:bookmarkStart w:id="2722" w:name="__Fieldmark__9092_208418766"/>
      <w:bookmarkStart w:id="2723" w:name="__Fieldmark__7510_545160095"/>
      <w:bookmarkStart w:id="2724" w:name="__Fieldmark__7290_1417665735"/>
      <w:bookmarkStart w:id="2725" w:name="__Fieldmark__7841_2403155824"/>
      <w:bookmarkStart w:id="2726" w:name="__Fieldmark__7114_2505137388"/>
      <w:bookmarkStart w:id="2727" w:name="__Fieldmark__5832_1561598236"/>
      <w:bookmarkStart w:id="2728" w:name="__Fieldmark__6717_3310317172"/>
      <w:bookmarkEnd w:id="2715"/>
      <w:bookmarkEnd w:id="2716"/>
      <w:bookmarkEnd w:id="2722"/>
      <w:bookmarkEnd w:id="2723"/>
      <w:bookmarkEnd w:id="2724"/>
      <w:bookmarkEnd w:id="2725"/>
      <w:bookmarkEnd w:id="2726"/>
      <w:bookmarkEnd w:id="2727"/>
      <w:bookmarkEnd w:id="272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9" w:name="__Fieldmark__9234_1786183302"/>
      <w:bookmarkStart w:id="2730" w:name="__Fieldmark__8733_1108267904"/>
      <w:bookmarkStart w:id="2731" w:name="__Fieldmark__9107_208418766"/>
      <w:bookmarkStart w:id="2732" w:name="__Fieldmark__7861_2403155824"/>
      <w:bookmarkStart w:id="2733" w:name="__Fieldmark__7523_545160095"/>
      <w:bookmarkStart w:id="2734" w:name="__Fieldmark__7293_1417665735"/>
      <w:bookmarkStart w:id="2735" w:name="__Fieldmark__7117_2505137388"/>
      <w:bookmarkStart w:id="2736" w:name="__Fieldmark__6720_3310317172"/>
      <w:bookmarkEnd w:id="2720"/>
      <w:bookmarkEnd w:id="2721"/>
      <w:bookmarkEnd w:id="2731"/>
      <w:bookmarkEnd w:id="2732"/>
      <w:bookmarkEnd w:id="2733"/>
      <w:bookmarkEnd w:id="2734"/>
      <w:bookmarkEnd w:id="2735"/>
      <w:bookmarkEnd w:id="273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37" w:name="__Fieldmark__9253_1786183302"/>
      <w:bookmarkStart w:id="2738" w:name="__Fieldmark__8788_1108267904"/>
      <w:bookmarkStart w:id="2739" w:name="__Fieldmark__9120_208418766"/>
      <w:bookmarkStart w:id="2740" w:name="__Fieldmark__7535_545160095"/>
      <w:bookmarkStart w:id="2741" w:name="__Fieldmark__7872_2403155824"/>
      <w:bookmarkStart w:id="2742" w:name="__Fieldmark__7304_1417665735"/>
      <w:bookmarkStart w:id="2743" w:name="__Fieldmark__7123_2505137388"/>
      <w:bookmarkStart w:id="2744" w:name="__Fieldmark__5533_2280461051"/>
      <w:bookmarkStart w:id="2745" w:name="__Fieldmark__5121_908293503"/>
      <w:bookmarkStart w:id="2746" w:name="__Fieldmark__5840_1561598236"/>
      <w:bookmarkStart w:id="2747" w:name="__Fieldmark__5538_2280461051"/>
      <w:bookmarkStart w:id="2748" w:name="__Fieldmark__11492_1777031281"/>
      <w:bookmarkStart w:id="2749" w:name="__Fieldmark__5124_908293503"/>
      <w:bookmarkStart w:id="2750" w:name="__Fieldmark__11495_1777031281"/>
      <w:bookmarkStart w:id="2751" w:name="__Fieldmark__4288_2048093008"/>
      <w:bookmarkStart w:id="2752" w:name="__Fieldmark__5129_908293503"/>
      <w:bookmarkStart w:id="2753" w:name="__Fieldmark__11500_1777031281"/>
      <w:bookmarkStart w:id="2754" w:name="__Fieldmark__4291_2048093008"/>
      <w:bookmarkStart w:id="2755" w:name="__Fieldmark__6728_3310317172"/>
      <w:bookmarkEnd w:id="2729"/>
      <w:bookmarkEnd w:id="2730"/>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56" w:name="__Fieldmark__9306_1786183302"/>
      <w:bookmarkStart w:id="2757" w:name="__Fieldmark__8813_1108267904"/>
      <w:bookmarkStart w:id="2758" w:name="__Fieldmark__9167_208418766"/>
      <w:bookmarkStart w:id="2759" w:name="__Fieldmark__7578_545160095"/>
      <w:bookmarkStart w:id="2760" w:name="__Fieldmark__7314_1417665735"/>
      <w:bookmarkStart w:id="2761" w:name="__Fieldmark__7917_2403155824"/>
      <w:bookmarkStart w:id="2762" w:name="__Fieldmark__7156_2505137388"/>
      <w:bookmarkStart w:id="2763" w:name="__Fieldmark__5875_1561598236"/>
      <w:bookmarkStart w:id="2764" w:name="__Fieldmark__6735_3310317172"/>
      <w:bookmarkEnd w:id="2737"/>
      <w:bookmarkEnd w:id="2738"/>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9329_1786183302"/>
      <w:bookmarkStart w:id="2766" w:name="__Fieldmark__8868_1108267904"/>
      <w:bookmarkStart w:id="2767" w:name="__Fieldmark__9184_208418766"/>
      <w:bookmarkStart w:id="2768" w:name="__Fieldmark__7591_545160095"/>
      <w:bookmarkStart w:id="2769" w:name="__Fieldmark__7355_1417665735"/>
      <w:bookmarkStart w:id="2770" w:name="__Fieldmark__7932_2403155824"/>
      <w:bookmarkStart w:id="2771" w:name="__Fieldmark__7181_2505137388"/>
      <w:bookmarkStart w:id="2772" w:name="__Fieldmark__5565_2280461051"/>
      <w:bookmarkStart w:id="2773" w:name="__Fieldmark__5878_1561598236"/>
      <w:bookmarkStart w:id="2774" w:name="__Fieldmark__6773_3310317172"/>
      <w:bookmarkStart w:id="2775" w:name="__Fieldmark__9204_208418766"/>
      <w:bookmarkStart w:id="2776" w:name="__Fieldmark__7607_545160095"/>
      <w:bookmarkStart w:id="2777" w:name="__Fieldmark__7366_1417665735"/>
      <w:bookmarkStart w:id="2778" w:name="__Fieldmark__7950_2403155824"/>
      <w:bookmarkStart w:id="2779" w:name="__Fieldmark__7187_2505137388"/>
      <w:bookmarkStart w:id="2780" w:name="__Fieldmark__5568_2280461051"/>
      <w:bookmarkStart w:id="2781" w:name="__Fieldmark__5148_908293503"/>
      <w:bookmarkStart w:id="2782" w:name="__Fieldmark__5883_1561598236"/>
      <w:bookmarkStart w:id="2783" w:name="__Fieldmark__6781_3310317172"/>
      <w:bookmarkEnd w:id="2756"/>
      <w:bookmarkEnd w:id="2757"/>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r>
        <w:rPr>
          <w:rFonts w:cs="Times New Roman"/>
        </w:rPr>
      </w:r>
      <w:r>
        <w:rPr>
          <w:rFonts w:cs="Times New Roman"/>
        </w:rPr>
      </w:r>
      <w:r>
        <w:fldChar w:fldCharType="end"/>
      </w:r>
      <w:r>
        <w:fldChar w:fldCharType="begin"/>
      </w:r>
      <w:r/>
      <w:r>
        <w:fldChar w:fldCharType="separate"/>
      </w:r>
      <w:bookmarkStart w:id="2784" w:name="__Fieldmark__9382_1786183302"/>
      <w:bookmarkStart w:id="2785" w:name="__Fieldmark__8905_1108267904"/>
      <w:bookmarkStart w:id="2786" w:name="__Fieldmark__9227_208418766"/>
      <w:bookmarkStart w:id="2787" w:name="__Fieldmark__7626_545160095"/>
      <w:bookmarkStart w:id="2788" w:name="__Fieldmark__7380_1417665735"/>
      <w:bookmarkStart w:id="2789" w:name="__Fieldmark__7971_2403155824"/>
      <w:bookmarkStart w:id="2790" w:name="__Fieldmark__7196_2505137388"/>
      <w:bookmarkStart w:id="2791" w:name="__Fieldmark__4293_2048093008"/>
      <w:bookmarkStart w:id="2792" w:name="__Fieldmark__5573_2280461051"/>
      <w:bookmarkStart w:id="2793" w:name="__Fieldmark__11511_1777031281"/>
      <w:bookmarkStart w:id="2794" w:name="__Fieldmark__5151_908293503"/>
      <w:bookmarkStart w:id="2795" w:name="__Fieldmark__5890_1561598236"/>
      <w:bookmarkStart w:id="2796" w:name="__Fieldmark__6792_3310317172"/>
      <w:bookmarkEnd w:id="2765"/>
      <w:bookmarkEnd w:id="2766"/>
      <w:bookmarkEnd w:id="2786"/>
      <w:bookmarkEnd w:id="2787"/>
      <w:bookmarkEnd w:id="2788"/>
      <w:bookmarkEnd w:id="2789"/>
      <w:bookmarkEnd w:id="2790"/>
      <w:bookmarkEnd w:id="2791"/>
      <w:bookmarkEnd w:id="2792"/>
      <w:bookmarkEnd w:id="2793"/>
      <w:bookmarkEnd w:id="2794"/>
      <w:bookmarkEnd w:id="2795"/>
      <w:bookmarkEnd w:id="2796"/>
      <w:r>
        <w:rPr>
          <w:rFonts w:cs="Times New Roman"/>
        </w:rPr>
      </w:r>
      <w:r>
        <w:rPr>
          <w:rFonts w:cs="Times New Roman"/>
        </w:rPr>
      </w:r>
      <w:r>
        <w:fldChar w:fldCharType="end"/>
      </w:r>
      <w:r>
        <w:fldChar w:fldCharType="begin"/>
      </w:r>
      <w:r/>
      <w:r>
        <w:fldChar w:fldCharType="separate"/>
      </w:r>
      <w:bookmarkStart w:id="2797" w:name="__Fieldmark__9417_1786183302"/>
      <w:bookmarkStart w:id="2798" w:name="__Fieldmark__8957_1108267904"/>
      <w:bookmarkStart w:id="2799" w:name="__Fieldmark__9256_208418766"/>
      <w:bookmarkStart w:id="2800" w:name="__Fieldmark__7651_545160095"/>
      <w:bookmarkStart w:id="2801" w:name="__Fieldmark__7397_1417665735"/>
      <w:bookmarkStart w:id="2802" w:name="__Fieldmark__7998_2403155824"/>
      <w:bookmarkStart w:id="2803" w:name="__Fieldmark__7208_2505137388"/>
      <w:bookmarkStart w:id="2804" w:name="__Fieldmark__5590_2280461051"/>
      <w:bookmarkStart w:id="2805" w:name="__Fieldmark__11520_1777031281"/>
      <w:bookmarkStart w:id="2806" w:name="__Fieldmark__4304_2048093008"/>
      <w:bookmarkStart w:id="2807" w:name="__Fieldmark__5164_908293503"/>
      <w:bookmarkStart w:id="2808" w:name="__Fieldmark__5911_1561598236"/>
      <w:bookmarkStart w:id="2809" w:name="__Fieldmark__5581_2280461051"/>
      <w:bookmarkStart w:id="2810" w:name="__Fieldmark__11515_1777031281"/>
      <w:bookmarkStart w:id="2811" w:name="__Fieldmark__4299_2048093008"/>
      <w:bookmarkStart w:id="2812" w:name="__Fieldmark__5157_908293503"/>
      <w:bookmarkStart w:id="2813" w:name="__Fieldmark__5900_1561598236"/>
      <w:bookmarkStart w:id="2814" w:name="__Fieldmark__6806_3310317172"/>
      <w:bookmarkEnd w:id="2784"/>
      <w:bookmarkEnd w:id="2785"/>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r>
        <w:rPr>
          <w:rFonts w:cs="Times New Roman"/>
        </w:rPr>
      </w:r>
      <w:r>
        <w:rPr>
          <w:rFonts w:cs="Times New Roman"/>
        </w:rPr>
      </w:r>
      <w:r>
        <w:fldChar w:fldCharType="end"/>
      </w:r>
      <w:r>
        <w:fldChar w:fldCharType="begin"/>
      </w:r>
      <w:r/>
      <w:r>
        <w:fldChar w:fldCharType="separate"/>
      </w:r>
      <w:bookmarkStart w:id="2815" w:name="__Fieldmark__9467_1786183302"/>
      <w:bookmarkStart w:id="2816" w:name="__Fieldmark__8994_1108267904"/>
      <w:bookmarkStart w:id="2817" w:name="__Fieldmark__9300_208418766"/>
      <w:bookmarkStart w:id="2818" w:name="__Fieldmark__7691_545160095"/>
      <w:bookmarkStart w:id="2819" w:name="__Fieldmark__7420_1417665735"/>
      <w:bookmarkStart w:id="2820" w:name="__Fieldmark__8040_2403155824"/>
      <w:bookmarkStart w:id="2821" w:name="__Fieldmark__7225_2505137388"/>
      <w:bookmarkStart w:id="2822" w:name="__Fieldmark__5599_2280461051"/>
      <w:bookmarkStart w:id="2823" w:name="__Fieldmark__11525_1777031281"/>
      <w:bookmarkStart w:id="2824" w:name="__Fieldmark__4307_2048093008"/>
      <w:bookmarkStart w:id="2825" w:name="__Fieldmark__5171_908293503"/>
      <w:bookmarkStart w:id="2826" w:name="__Fieldmark__5922_1561598236"/>
      <w:bookmarkStart w:id="2827" w:name="__Fieldmark__6826_3310317172"/>
      <w:bookmarkEnd w:id="2797"/>
      <w:bookmarkEnd w:id="2798"/>
      <w:bookmarkEnd w:id="2817"/>
      <w:bookmarkEnd w:id="2818"/>
      <w:bookmarkEnd w:id="2819"/>
      <w:bookmarkEnd w:id="2820"/>
      <w:bookmarkEnd w:id="2821"/>
      <w:bookmarkEnd w:id="2822"/>
      <w:bookmarkEnd w:id="2823"/>
      <w:bookmarkEnd w:id="2824"/>
      <w:bookmarkEnd w:id="2825"/>
      <w:bookmarkEnd w:id="2826"/>
      <w:bookmarkEnd w:id="2827"/>
      <w:r>
        <w:rPr>
          <w:rFonts w:cs="Times New Roman"/>
        </w:rPr>
      </w:r>
      <w:r>
        <w:rPr>
          <w:rFonts w:cs="Times New Roman"/>
        </w:rPr>
      </w:r>
      <w:r>
        <w:fldChar w:fldCharType="end"/>
      </w:r>
      <w:r>
        <w:fldChar w:fldCharType="begin"/>
      </w:r>
      <w:r/>
      <w:r>
        <w:fldChar w:fldCharType="separate"/>
      </w:r>
      <w:bookmarkStart w:id="2828" w:name="__Fieldmark__9502_1786183302"/>
      <w:bookmarkStart w:id="2829" w:name="__Fieldmark__9031_1108267904"/>
      <w:bookmarkStart w:id="2830" w:name="__Fieldmark__9329_208418766"/>
      <w:bookmarkStart w:id="2831" w:name="__Fieldmark__7716_545160095"/>
      <w:bookmarkStart w:id="2832" w:name="__Fieldmark__7458_1417665735"/>
      <w:bookmarkStart w:id="2833" w:name="__Fieldmark__8067_2403155824"/>
      <w:bookmarkStart w:id="2834" w:name="__Fieldmark__7259_2505137388"/>
      <w:bookmarkStart w:id="2835" w:name="__Fieldmark__5608_2280461051"/>
      <w:bookmarkStart w:id="2836" w:name="__Fieldmark__11530_1777031281"/>
      <w:bookmarkStart w:id="2837" w:name="__Fieldmark__4310_2048093008"/>
      <w:bookmarkStart w:id="2838" w:name="__Fieldmark__5178_908293503"/>
      <w:bookmarkStart w:id="2839" w:name="__Fieldmark__5933_1561598236"/>
      <w:bookmarkStart w:id="2840" w:name="__Fieldmark__6861_3310317172"/>
      <w:bookmarkEnd w:id="2815"/>
      <w:bookmarkEnd w:id="2816"/>
      <w:bookmarkEnd w:id="2830"/>
      <w:bookmarkEnd w:id="2831"/>
      <w:bookmarkEnd w:id="2832"/>
      <w:bookmarkEnd w:id="2833"/>
      <w:bookmarkEnd w:id="2834"/>
      <w:bookmarkEnd w:id="2835"/>
      <w:bookmarkEnd w:id="2836"/>
      <w:bookmarkEnd w:id="2837"/>
      <w:bookmarkEnd w:id="2838"/>
      <w:bookmarkEnd w:id="2839"/>
      <w:bookmarkEnd w:id="2840"/>
      <w:r>
        <w:rPr>
          <w:rFonts w:cs="Times New Roman"/>
        </w:rPr>
      </w:r>
      <w:r>
        <w:rPr>
          <w:rFonts w:cs="Times New Roman"/>
        </w:rPr>
      </w:r>
      <w:r>
        <w:fldChar w:fldCharType="end"/>
      </w:r>
      <w:r>
        <w:fldChar w:fldCharType="begin"/>
      </w:r>
      <w:r/>
      <w:r>
        <w:fldChar w:fldCharType="separate"/>
      </w:r>
      <w:bookmarkStart w:id="2841" w:name="__Fieldmark__9537_1786183302"/>
      <w:bookmarkStart w:id="2842" w:name="__Fieldmark__9098_1108267904"/>
      <w:bookmarkStart w:id="2843" w:name="__Fieldmark__9358_208418766"/>
      <w:bookmarkStart w:id="2844" w:name="__Fieldmark__7741_545160095"/>
      <w:bookmarkStart w:id="2845" w:name="__Fieldmark__7481_1417665735"/>
      <w:bookmarkStart w:id="2846" w:name="__Fieldmark__8094_2403155824"/>
      <w:bookmarkStart w:id="2847" w:name="__Fieldmark__7277_2505137388"/>
      <w:bookmarkStart w:id="2848" w:name="__Fieldmark__4317_2048093008"/>
      <w:bookmarkStart w:id="2849" w:name="__Fieldmark__3972_527255555"/>
      <w:bookmarkStart w:id="2850" w:name="__Fieldmark__3854_3642959469"/>
      <w:bookmarkStart w:id="2851" w:name="__Fieldmark__3850_3642959469"/>
      <w:bookmarkStart w:id="2852" w:name="__Fieldmark__3952_527255555"/>
      <w:bookmarkStart w:id="2853" w:name="__Fieldmark__3837_3642959469"/>
      <w:bookmarkStart w:id="2854" w:name="__Fieldmark__3960_527255555"/>
      <w:bookmarkStart w:id="2855" w:name="__Fieldmark__3842_3642959469"/>
      <w:bookmarkStart w:id="2856" w:name="__Fieldmark__5618_2280461051"/>
      <w:bookmarkStart w:id="2857" w:name="__Fieldmark__11536_1777031281"/>
      <w:bookmarkStart w:id="2858" w:name="__Fieldmark__4314_2048093008"/>
      <w:bookmarkStart w:id="2859" w:name="__Fieldmark__3846_3642959469"/>
      <w:bookmarkStart w:id="2860" w:name="__Fieldmark__3968_527255555"/>
      <w:bookmarkStart w:id="2861" w:name="__Fieldmark__5186_908293503"/>
      <w:bookmarkStart w:id="2862" w:name="__Fieldmark__5945_1561598236"/>
      <w:bookmarkStart w:id="2863" w:name="__Fieldmark__6881_3310317172"/>
      <w:bookmarkEnd w:id="2828"/>
      <w:bookmarkEnd w:id="2829"/>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r>
        <w:rPr>
          <w:rFonts w:cs="Times New Roman"/>
        </w:rPr>
        <w:t>0</w:t>
      </w:r>
      <w:bookmarkStart w:id="2864" w:name="__Fieldmark__9602_1786183302"/>
      <w:r>
        <w:rPr>
          <w:rFonts w:cs="Times New Roman"/>
        </w:rPr>
        <w:t xml:space="preserve">12). </w:t>
      </w:r>
      <w:r>
        <w:rPr>
          <w:rFonts w:cs="Times New Roman"/>
        </w:rPr>
      </w:r>
      <w:r>
        <w:fldChar w:fldCharType="end"/>
      </w:r>
      <w:bookmarkStart w:id="2865" w:name="__Fieldmark__8151_2403155824"/>
      <w:bookmarkStart w:id="2866" w:name="__Fieldmark__7504_1417665735"/>
      <w:bookmarkStart w:id="2867" w:name="__Fieldmark__7796_545160095"/>
      <w:bookmarkStart w:id="2868" w:name="__Fieldmark__9417_208418766"/>
      <w:bookmarkStart w:id="2869" w:name="__Fieldmark__8181_2403155824"/>
      <w:bookmarkStart w:id="2870" w:name="__Fieldmark__7557_1417665735"/>
      <w:bookmarkStart w:id="2871" w:name="__Fieldmark__7824_545160095"/>
      <w:bookmarkStart w:id="2872" w:name="__Fieldmark__7583_1417665735"/>
      <w:bookmarkStart w:id="2873" w:name="__Fieldmark__7849_545160095"/>
      <w:bookmarkStart w:id="2874" w:name="__Fieldmark__7606_1417665735"/>
      <w:bookmarkStart w:id="2875" w:name="__Fieldmark__6951_3310317172"/>
      <w:bookmarkStart w:id="2876" w:name="__Fieldmark__5984_1561598236"/>
      <w:bookmarkStart w:id="2877" w:name="__Fieldmark__5217_908293503"/>
      <w:bookmarkStart w:id="2878" w:name="__Fieldmark__4335_2048093008"/>
      <w:bookmarkStart w:id="2879" w:name="__Fieldmark__11563_1777031281"/>
      <w:bookmarkStart w:id="2880" w:name="__Fieldmark__5653_2280461051"/>
      <w:bookmarkStart w:id="2881" w:name="__Fieldmark__7337_2505137388"/>
      <w:bookmarkStart w:id="2882" w:name="__Fieldmark__7373_2505137388"/>
      <w:bookmarkStart w:id="2883" w:name="__Fieldmark__11648_2362112943"/>
      <w:bookmarkStart w:id="2884" w:name="__Fieldmark__5661_2280461051"/>
      <w:bookmarkStart w:id="2885" w:name="__Fieldmark__11567_1777031281"/>
      <w:bookmarkStart w:id="2886" w:name="__Fieldmark__4337_2048093008"/>
      <w:bookmarkStart w:id="2887" w:name="__Fieldmark__5223_908293503"/>
      <w:bookmarkStart w:id="2888" w:name="__Fieldmark__5994_1561598236"/>
      <w:bookmarkStart w:id="2889" w:name="__Fieldmark__5669_2280461051"/>
      <w:bookmarkStart w:id="2890" w:name="__Fieldmark__11571_1777031281"/>
      <w:bookmarkStart w:id="2891" w:name="__Fieldmark__4339_2048093008"/>
      <w:bookmarkStart w:id="2892" w:name="__Fieldmark__5229_908293503"/>
      <w:bookmarkStart w:id="2893" w:name="__Fieldmark__11575_1777031281"/>
      <w:bookmarkStart w:id="2894" w:name="__Fieldmark__4341_2048093008"/>
      <w:bookmarkStart w:id="2895" w:name="__Fieldmark__5235_908293503"/>
      <w:bookmarkStart w:id="2896" w:name="__Fieldmark__11580_1777031281"/>
      <w:bookmarkStart w:id="2897" w:name="__Fieldmark__4344_2048093008"/>
      <w:bookmarkStart w:id="2898" w:name="__Fieldmark__6994_3310317172"/>
      <w:bookmarkStart w:id="2899" w:name="__Fieldmark__6974_3310317172"/>
      <w:bookmarkStart w:id="2900" w:name="__Fieldmark__7356_2505137388"/>
      <w:bookmarkStart w:id="2901" w:name="__Fieldmark__6901_3310317172"/>
      <w:bookmarkStart w:id="2902" w:name="__Fieldmark__5973_1561598236"/>
      <w:bookmarkStart w:id="2903" w:name="__Fieldmark__5210_908293503"/>
      <w:bookmarkStart w:id="2904" w:name="__Fieldmark__4332_2048093008"/>
      <w:bookmarkStart w:id="2905" w:name="__Fieldmark__11558_1777031281"/>
      <w:bookmarkStart w:id="2906" w:name="__Fieldmark__5644_2280461051"/>
      <w:bookmarkStart w:id="2907" w:name="__Fieldmark__3964_527255555"/>
      <w:bookmarkStart w:id="2908" w:name="__Fieldmark__7296_2505137388"/>
      <w:bookmarkEnd w:id="2841"/>
      <w:bookmarkEnd w:id="2842"/>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909" w:name="__Fieldmark__9260_1108267904"/>
      <w:r>
        <w:rPr/>
        <w:t>(</w:t>
      </w:r>
      <w:bookmarkStart w:id="2910" w:name="__Fieldmark__9769_1786183302"/>
      <w:r>
        <w:rPr/>
        <w:t>R</w:t>
      </w:r>
      <w:bookmarkStart w:id="2911" w:name="__Fieldmark__9570_208418766"/>
      <w:r>
        <w:rPr/>
        <w:t>u</w:t>
      </w:r>
      <w:bookmarkStart w:id="2912" w:name="__Fieldmark__8296_2403155824"/>
      <w:r>
        <w:rPr/>
        <w:t>p</w:t>
      </w:r>
      <w:bookmarkStart w:id="2913" w:name="__Fieldmark__7936_545160095"/>
      <w:r>
        <w:rPr/>
        <w:t>r</w:t>
      </w:r>
      <w:bookmarkStart w:id="2914" w:name="__Fieldmark__7689_1417665735"/>
      <w:r>
        <w:rPr/>
        <w:t>e</w:t>
      </w:r>
      <w:bookmarkStart w:id="2915" w:name="__Fieldmark__7071_3310317172"/>
      <w:r>
        <w:rPr/>
        <w:t>c</w:t>
      </w:r>
      <w:bookmarkStart w:id="2916" w:name="__Fieldmark__7487_2505137388"/>
      <w:r>
        <w:rPr/>
        <w:t>h</w:t>
      </w:r>
      <w:bookmarkStart w:id="2917" w:name="__Fieldmark__6043_1561598236"/>
      <w:r>
        <w:rPr/>
        <w:t>t</w:t>
      </w:r>
      <w:bookmarkStart w:id="2918" w:name="__Fieldmark__5707_2280461051"/>
      <w:r>
        <w:rPr/>
        <w:t xml:space="preserve"> </w:t>
      </w:r>
      <w:bookmarkStart w:id="2919" w:name="__Fieldmark__5264_908293503"/>
      <w:r>
        <w:rPr/>
        <w:t>a</w:t>
      </w:r>
      <w:bookmarkStart w:id="2920" w:name="__Fieldmark__11603_1777031281"/>
      <w:r>
        <w:rPr/>
        <w:t>n</w:t>
      </w:r>
      <w:bookmarkStart w:id="2921" w:name="__Fieldmark__4372_2048093008"/>
      <w:r>
        <w:rPr/>
        <w:t>d</w:t>
      </w:r>
      <w:bookmarkStart w:id="2922" w:name="__Fieldmark__4001_527255555"/>
      <w:r>
        <w:rPr/>
        <w:t xml:space="preserve"> </w:t>
      </w:r>
      <w:bookmarkStart w:id="2923" w:name="__Fieldmark__3898_3642959469"/>
      <w:r>
        <w:rPr/>
        <w:t>P</w:t>
      </w:r>
      <w:bookmarkStart w:id="2924" w:name="__Fieldmark__3542_2362112943"/>
      <w:r>
        <w:rPr/>
        <w:t>l</w:t>
      </w:r>
      <w:bookmarkStart w:id="2925" w:name="__Fieldmark__3437_2049629825"/>
      <w:r>
        <w:rPr/>
        <w:t>a</w:t>
      </w:r>
      <w:bookmarkStart w:id="2926" w:name="__Fieldmark__3332_687217606"/>
      <w:r>
        <w:rPr/>
        <w:t>n</w:t>
      </w:r>
      <w:bookmarkStart w:id="2927" w:name="__Fieldmark__3227_2209115713"/>
      <w:r>
        <w:rPr/>
        <w:t>k</w:t>
      </w:r>
      <w:bookmarkStart w:id="2928" w:name="__Fieldmark__3124_1105856583"/>
      <w:r>
        <w:rPr/>
        <w:t xml:space="preserve"> </w:t>
      </w:r>
      <w:bookmarkStart w:id="2929" w:name="__Fieldmark__3016_1929513578"/>
      <w:r>
        <w:rPr/>
        <w:t>2</w:t>
      </w:r>
      <w:bookmarkStart w:id="2930" w:name="__Fieldmark__2911_739104655"/>
      <w:r>
        <w:rPr/>
        <w:t>0</w:t>
      </w:r>
      <w:bookmarkStart w:id="2931" w:name="__Fieldmark__2803_462321902"/>
      <w:r>
        <w:rPr/>
        <w:t>1</w:t>
      </w:r>
      <w:bookmarkStart w:id="2932" w:name="__Fieldmark__2693_948816634"/>
      <w:r>
        <w:rPr/>
        <w:t>3</w:t>
      </w:r>
      <w:bookmarkStart w:id="2933" w:name="__Fieldmark__2583_2312622389"/>
      <w:r>
        <w:rPr/>
        <w:t>;</w:t>
      </w:r>
      <w:bookmarkStart w:id="2934" w:name="__Fieldmark__2472_2161409428"/>
      <w:r>
        <w:rPr/>
        <w:t xml:space="preserve"> </w:t>
      </w:r>
      <w:bookmarkStart w:id="2935" w:name="__Fieldmark__2359_188299688"/>
      <w:r>
        <w:rPr/>
        <w:t>F</w:t>
      </w:r>
      <w:bookmarkStart w:id="2936" w:name="__Fieldmark__2245_1216455718"/>
      <w:r>
        <w:rPr/>
        <w:t>e</w:t>
      </w:r>
      <w:bookmarkStart w:id="2937" w:name="__Fieldmark__2131_649753871"/>
      <w:r>
        <w:rPr/>
        <w:t>r</w:t>
      </w:r>
      <w:bookmarkStart w:id="2938" w:name="__Fieldmark__2021_2534479100"/>
      <w:r>
        <w:rPr/>
        <w:t>g</w:t>
      </w:r>
      <w:bookmarkStart w:id="2939" w:name="__Fieldmark__1906_1692434574"/>
      <w:r>
        <w:rPr/>
        <w:t>u</w:t>
      </w:r>
      <w:bookmarkStart w:id="2940" w:name="__Fieldmark__1791_148202576"/>
      <w:r>
        <w:rPr/>
        <w:t>s</w:t>
      </w:r>
      <w:bookmarkStart w:id="2941" w:name="__Fieldmark__3248_2994147849"/>
      <w:r>
        <w:rPr/>
        <w:t>o</w:t>
      </w:r>
      <w:bookmarkStart w:id="2942" w:name="__Fieldmark__1560_3231691474"/>
      <w:r>
        <w:rPr/>
        <w:t>n</w:t>
      </w:r>
      <w:bookmarkStart w:id="2943" w:name="__Fieldmark__1444_3149341642"/>
      <w:r>
        <w:rPr/>
        <w:t xml:space="preserve"> </w:t>
      </w:r>
      <w:bookmarkStart w:id="2944" w:name="__Fieldmark__1328_4213078475"/>
      <w:r>
        <w:rPr/>
        <w:t>e</w:t>
      </w:r>
      <w:bookmarkStart w:id="2945" w:name="__Fieldmark__1212_4019975519"/>
      <w:r>
        <w:rPr/>
        <w:t>t</w:t>
      </w:r>
      <w:bookmarkStart w:id="2946" w:name="__Fieldmark__1099_3852820974"/>
      <w:r>
        <w:rPr/>
        <w:t xml:space="preserve"> </w:t>
      </w:r>
      <w:bookmarkStart w:id="2947" w:name="__Fieldmark__983_3917936936"/>
      <w:r>
        <w:rPr/>
        <w:t>a</w:t>
      </w:r>
      <w:bookmarkStart w:id="2948" w:name="__Fieldmark__867_3265051427"/>
      <w:r>
        <w:rPr/>
        <w:t>l</w:t>
      </w:r>
      <w:bookmarkStart w:id="2949" w:name="__Fieldmark__751_837005789"/>
      <w:r>
        <w:rPr/>
        <w:t>.</w:t>
      </w:r>
      <w:bookmarkStart w:id="2950" w:name="__Fieldmark__635_3470823330"/>
      <w:r>
        <w:rPr/>
        <w:t xml:space="preserve"> </w:t>
      </w:r>
      <w:bookmarkStart w:id="2951" w:name="__Fieldmark__519_2630548144"/>
      <w:r>
        <w:rPr/>
        <w:t>2</w:t>
      </w:r>
      <w:bookmarkStart w:id="2952" w:name="__Fieldmark__2801_2304565098"/>
      <w:r>
        <w:rPr/>
        <w:t>0</w:t>
      </w:r>
      <w:bookmarkStart w:id="2953" w:name="__Fieldmark__758_2304565098"/>
      <w:r>
        <w:rPr/>
        <w:t>16)</w:t>
      </w:r>
      <w:r>
        <w:rPr/>
      </w:r>
      <w:r>
        <w:fldChar w:fldCharType="end"/>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954" w:name="__Fieldmark__9445_1108267904"/>
      <w:r>
        <w:rPr/>
        <w:t>(</w:t>
      </w:r>
      <w:bookmarkStart w:id="2955" w:name="__Fieldmark__9950_1786183302"/>
      <w:r>
        <w:rPr/>
        <w:t>M</w:t>
      </w:r>
      <w:bookmarkStart w:id="2956" w:name="__Fieldmark__9747_208418766"/>
      <w:r>
        <w:rPr/>
        <w:t>a</w:t>
      </w:r>
      <w:bookmarkStart w:id="2957" w:name="__Fieldmark__8469_2403155824"/>
      <w:r>
        <w:rPr/>
        <w:t>c</w:t>
      </w:r>
      <w:bookmarkStart w:id="2958" w:name="__Fieldmark__8105_545160095"/>
      <w:r>
        <w:rPr/>
        <w:t>k</w:t>
      </w:r>
      <w:bookmarkStart w:id="2959" w:name="__Fieldmark__7854_1417665735"/>
      <w:r>
        <w:rPr/>
        <w:t>w</w:t>
      </w:r>
      <w:bookmarkStart w:id="2960" w:name="__Fieldmark__7235_3310317172"/>
      <w:r>
        <w:rPr/>
        <w:t>e</w:t>
      </w:r>
      <w:bookmarkStart w:id="2961" w:name="__Fieldmark__7651_2505137388"/>
      <w:r>
        <w:rPr/>
        <w:t>l</w:t>
      </w:r>
      <w:bookmarkStart w:id="2962" w:name="__Fieldmark__6194_1561598236"/>
      <w:r>
        <w:rPr/>
        <w:t>l</w:t>
      </w:r>
      <w:bookmarkStart w:id="2963" w:name="__Fieldmark__5854_2280461051"/>
      <w:r>
        <w:rPr/>
        <w:t xml:space="preserve"> </w:t>
      </w:r>
      <w:bookmarkStart w:id="2964" w:name="__Fieldmark__5407_908293503"/>
      <w:r>
        <w:rPr/>
        <w:t>a</w:t>
      </w:r>
      <w:bookmarkStart w:id="2965" w:name="__Fieldmark__11742_1777031281"/>
      <w:r>
        <w:rPr/>
        <w:t>n</w:t>
      </w:r>
      <w:bookmarkStart w:id="2966" w:name="__Fieldmark__4507_2048093008"/>
      <w:r>
        <w:rPr/>
        <w:t>d</w:t>
      </w:r>
      <w:bookmarkStart w:id="2967" w:name="__Fieldmark__4132_527255555"/>
      <w:r>
        <w:rPr/>
        <w:t xml:space="preserve"> </w:t>
      </w:r>
      <w:bookmarkStart w:id="2968" w:name="__Fieldmark__4025_3642959469"/>
      <w:r>
        <w:rPr/>
        <w:t>K</w:t>
      </w:r>
      <w:bookmarkStart w:id="2969" w:name="__Fieldmark__3665_2362112943"/>
      <w:r>
        <w:rPr/>
        <w:t>o</w:t>
      </w:r>
      <w:bookmarkStart w:id="2970" w:name="__Fieldmark__3556_2049629825"/>
      <w:r>
        <w:rPr/>
        <w:t>h</w:t>
      </w:r>
      <w:bookmarkStart w:id="2971" w:name="__Fieldmark__3447_687217606"/>
      <w:r>
        <w:rPr/>
        <w:t>l</w:t>
      </w:r>
      <w:bookmarkStart w:id="2972" w:name="__Fieldmark__3338_2209115713"/>
      <w:r>
        <w:rPr/>
        <w:t>s</w:t>
      </w:r>
      <w:bookmarkStart w:id="2973" w:name="__Fieldmark__3231_1105856583"/>
      <w:r>
        <w:rPr/>
        <w:t>t</w:t>
      </w:r>
      <w:bookmarkStart w:id="2974" w:name="__Fieldmark__3119_1929513578"/>
      <w:r>
        <w:rPr/>
        <w:t>e</w:t>
      </w:r>
      <w:bookmarkStart w:id="2975" w:name="__Fieldmark__3010_739104655"/>
      <w:r>
        <w:rPr/>
        <w:t>d</w:t>
      </w:r>
      <w:bookmarkStart w:id="2976" w:name="__Fieldmark__2898_462321902"/>
      <w:r>
        <w:rPr/>
        <w:t>t</w:t>
      </w:r>
      <w:bookmarkStart w:id="2977" w:name="__Fieldmark__2784_948816634"/>
      <w:r>
        <w:rPr/>
        <w:t xml:space="preserve"> </w:t>
      </w:r>
      <w:bookmarkStart w:id="2978" w:name="__Fieldmark__2670_2312622389"/>
      <w:r>
        <w:rPr/>
        <w:t>1</w:t>
      </w:r>
      <w:bookmarkStart w:id="2979" w:name="__Fieldmark__2555_2161409428"/>
      <w:r>
        <w:rPr/>
        <w:t>9</w:t>
      </w:r>
      <w:bookmarkStart w:id="2980" w:name="__Fieldmark__2438_188299688"/>
      <w:r>
        <w:rPr/>
        <w:t>9</w:t>
      </w:r>
      <w:bookmarkStart w:id="2981" w:name="__Fieldmark__2320_1216455718"/>
      <w:r>
        <w:rPr/>
        <w:t>0</w:t>
      </w:r>
      <w:bookmarkStart w:id="2982" w:name="__Fieldmark__2202_649753871"/>
      <w:r>
        <w:rPr/>
        <w:t>)</w:t>
      </w:r>
      <w:bookmarkStart w:id="2983" w:name="__Fieldmark__2088_2534479100"/>
      <w:r>
        <w:rPr/>
      </w:r>
      <w:r>
        <w:fldChar w:fldCharType="end"/>
      </w:r>
      <w:bookmarkStart w:id="2984" w:name="__Fieldmark__1850_148202576"/>
      <w:bookmarkStart w:id="2985" w:name="__Fieldmark__1611_3231691474"/>
      <w:bookmarkStart w:id="2986" w:name="__Fieldmark__1371_4213078475"/>
      <w:bookmarkStart w:id="2987" w:name="__Fieldmark__1134_3852820974"/>
      <w:bookmarkStart w:id="2988" w:name="__Fieldmark__894_3265051427"/>
      <w:bookmarkStart w:id="2989" w:name="__Fieldmark__654_3470823330"/>
      <w:bookmarkStart w:id="2990" w:name="__Fieldmark__2812_2304565098"/>
      <w:bookmarkStart w:id="2991" w:name="__Fieldmark__770_2304565098"/>
      <w:bookmarkStart w:id="2992" w:name="__Fieldmark__534_2630548144"/>
      <w:bookmarkStart w:id="2993" w:name="__Fieldmark__774_837005789"/>
      <w:bookmarkStart w:id="2994" w:name="__Fieldmark__1014_3917936936"/>
      <w:bookmarkStart w:id="2995" w:name="__Fieldmark__1251_4019975519"/>
      <w:bookmarkStart w:id="2996" w:name="__Fieldmark__1491_3149341642"/>
      <w:bookmarkStart w:id="2997" w:name="__Fieldmark__3303_2994147849"/>
      <w:bookmarkStart w:id="2998" w:name="__Fieldmark__1969_1692434574"/>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999" w:name="__Fieldmark__9625_1108267904"/>
      <w:r>
        <w:rPr/>
        <w:t>(</w:t>
      </w:r>
      <w:bookmarkStart w:id="3000" w:name="__Fieldmark__10127_1786183302"/>
      <w:r>
        <w:rPr/>
        <w:t>P</w:t>
      </w:r>
      <w:bookmarkStart w:id="3001" w:name="__Fieldmark__9921_208418766"/>
      <w:r>
        <w:rPr/>
        <w:t>e</w:t>
      </w:r>
      <w:bookmarkStart w:id="3002" w:name="__Fieldmark__8640_2403155824"/>
      <w:r>
        <w:rPr/>
        <w:t>s</w:t>
      </w:r>
      <w:bookmarkStart w:id="3003" w:name="__Fieldmark__8273_545160095"/>
      <w:r>
        <w:rPr/>
        <w:t>l</w:t>
      </w:r>
      <w:bookmarkStart w:id="3004" w:name="__Fieldmark__8019_1417665735"/>
      <w:r>
        <w:rPr/>
        <w:t>i</w:t>
      </w:r>
      <w:bookmarkStart w:id="3005" w:name="__Fieldmark__7399_3310317172"/>
      <w:r>
        <w:rPr/>
        <w:t>e</w:t>
      </w:r>
      <w:bookmarkStart w:id="3006" w:name="__Fieldmark__7818_2505137388"/>
      <w:r>
        <w:rPr/>
        <w:t>r</w:t>
      </w:r>
      <w:bookmarkStart w:id="3007" w:name="__Fieldmark__6348_1561598236"/>
      <w:r>
        <w:rPr/>
        <w:t xml:space="preserve"> </w:t>
      </w:r>
      <w:bookmarkStart w:id="3008" w:name="__Fieldmark__6005_2280461051"/>
      <w:r>
        <w:rPr/>
        <w:t>a</w:t>
      </w:r>
      <w:bookmarkStart w:id="3009" w:name="__Fieldmark__5555_908293503"/>
      <w:r>
        <w:rPr/>
        <w:t>n</w:t>
      </w:r>
      <w:bookmarkStart w:id="3010" w:name="__Fieldmark__11887_1777031281"/>
      <w:r>
        <w:rPr/>
        <w:t>d</w:t>
      </w:r>
      <w:bookmarkStart w:id="3011" w:name="__Fieldmark__4649_2048093008"/>
      <w:r>
        <w:rPr/>
        <w:t xml:space="preserve"> </w:t>
      </w:r>
      <w:bookmarkStart w:id="3012" w:name="__Fieldmark__4271_527255555"/>
      <w:r>
        <w:rPr/>
        <w:t>L</w:t>
      </w:r>
      <w:bookmarkStart w:id="3013" w:name="__Fieldmark__4161_3642959469"/>
      <w:r>
        <w:rPr/>
        <w:t>u</w:t>
      </w:r>
      <w:bookmarkStart w:id="3014" w:name="__Fieldmark__3798_2362112943"/>
      <w:r>
        <w:rPr/>
        <w:t>h</w:t>
      </w:r>
      <w:bookmarkStart w:id="3015" w:name="__Fieldmark__3685_2049629825"/>
      <w:r>
        <w:rPr/>
        <w:t>r</w:t>
      </w:r>
      <w:bookmarkStart w:id="3016" w:name="__Fieldmark__3572_687217606"/>
      <w:r>
        <w:rPr/>
        <w:t xml:space="preserve"> </w:t>
      </w:r>
      <w:bookmarkStart w:id="3017" w:name="__Fieldmark__3459_2209115713"/>
      <w:r>
        <w:rPr/>
        <w:t>2</w:t>
      </w:r>
      <w:bookmarkStart w:id="3018" w:name="__Fieldmark__3348_1105856583"/>
      <w:r>
        <w:rPr/>
        <w:t>0</w:t>
      </w:r>
      <w:bookmarkStart w:id="3019" w:name="__Fieldmark__3232_1929513578"/>
      <w:r>
        <w:rPr/>
        <w:t>0</w:t>
      </w:r>
      <w:bookmarkStart w:id="3020" w:name="__Fieldmark__3119_739104655"/>
      <w:r>
        <w:rPr/>
        <w:t>6</w:t>
      </w:r>
      <w:bookmarkStart w:id="3021" w:name="__Fieldmark__3003_462321902"/>
      <w:r>
        <w:rPr/>
        <w:t>;</w:t>
      </w:r>
      <w:bookmarkStart w:id="3022" w:name="__Fieldmark__2885_948816634"/>
      <w:r>
        <w:rPr/>
        <w:t xml:space="preserve"> </w:t>
      </w:r>
      <w:bookmarkStart w:id="3023" w:name="__Fieldmark__2767_2312622389"/>
      <w:r>
        <w:rPr/>
        <w:t>K</w:t>
      </w:r>
      <w:bookmarkStart w:id="3024" w:name="__Fieldmark__2648_2161409428"/>
      <w:r>
        <w:rPr/>
        <w:t>u</w:t>
      </w:r>
      <w:bookmarkStart w:id="3025" w:name="__Fieldmark__2527_188299688"/>
      <w:r>
        <w:rPr/>
        <w:t>r</w:t>
      </w:r>
      <w:bookmarkStart w:id="3026" w:name="__Fieldmark__2405_1216455718"/>
      <w:r>
        <w:rPr/>
        <w:t>o</w:t>
      </w:r>
      <w:bookmarkStart w:id="3027" w:name="__Fieldmark__2283_649753871"/>
      <w:r>
        <w:rPr/>
        <w:t>s</w:t>
      </w:r>
      <w:bookmarkStart w:id="3028" w:name="__Fieldmark__2165_2534479100"/>
      <w:r>
        <w:rPr/>
        <w:t>a</w:t>
      </w:r>
      <w:bookmarkStart w:id="3029" w:name="__Fieldmark__2042_1692434574"/>
      <w:r>
        <w:rPr/>
        <w:t>w</w:t>
      </w:r>
      <w:bookmarkStart w:id="3030" w:name="__Fieldmark__1919_148202576"/>
      <w:r>
        <w:rPr/>
        <w:t>a</w:t>
      </w:r>
      <w:bookmarkStart w:id="3031" w:name="__Fieldmark__3368_2994147849"/>
      <w:r>
        <w:rPr/>
        <w:t>,</w:t>
      </w:r>
      <w:bookmarkStart w:id="3032" w:name="__Fieldmark__1672_3231691474"/>
      <w:r>
        <w:rPr/>
        <w:t xml:space="preserve"> </w:t>
      </w:r>
      <w:bookmarkStart w:id="3033" w:name="__Fieldmark__1548_3149341642"/>
      <w:r>
        <w:rPr/>
        <w:t>Y</w:t>
      </w:r>
      <w:bookmarkStart w:id="3034" w:name="__Fieldmark__1424_4213078475"/>
      <w:r>
        <w:rPr/>
        <w:t>u</w:t>
      </w:r>
      <w:bookmarkStart w:id="3035" w:name="__Fieldmark__1300_4019975519"/>
      <w:r>
        <w:rPr/>
        <w:t>r</w:t>
      </w:r>
      <w:bookmarkStart w:id="3036" w:name="__Fieldmark__1179_3852820974"/>
      <w:r>
        <w:rPr/>
        <w:t>i</w:t>
      </w:r>
      <w:bookmarkStart w:id="3037" w:name="__Fieldmark__1055_3917936936"/>
      <w:r>
        <w:rPr/>
        <w:t>m</w:t>
      </w:r>
      <w:bookmarkStart w:id="3038" w:name="__Fieldmark__931_3265051427"/>
      <w:r>
        <w:rPr/>
        <w:t>o</w:t>
      </w:r>
      <w:bookmarkStart w:id="3039" w:name="__Fieldmark__807_837005789"/>
      <w:r>
        <w:rPr/>
        <w:t>t</w:t>
      </w:r>
      <w:bookmarkStart w:id="3040" w:name="__Fieldmark__683_3470823330"/>
      <w:r>
        <w:rPr/>
        <w:t>o</w:t>
      </w:r>
      <w:bookmarkStart w:id="3041" w:name="__Fieldmark__561_2630548144"/>
      <w:r>
        <w:rPr/>
        <w:t>,</w:t>
      </w:r>
      <w:bookmarkStart w:id="3042" w:name="__Fieldmark__2833_2304565098"/>
      <w:r>
        <w:rPr/>
        <w:t xml:space="preserve"> </w:t>
      </w:r>
      <w:bookmarkStart w:id="3043" w:name="__Fieldmark__799_2304565098"/>
      <w:r>
        <w:rPr/>
        <w:t>and Sueno 1997)</w:t>
      </w:r>
      <w:r>
        <w:rPr/>
      </w:r>
      <w:r>
        <w:fldChar w:fldCharType="end"/>
      </w:r>
      <w:ins w:id="91" w:author="Terry Plank" w:date="2017-11-28T16:45:00Z">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r>
          <w:rPr/>
          <w:t xml:space="preserve">Gaetani et al., </w:t>
        </w:r>
      </w:ins>
      <w:ins w:id="92" w:author="Terry Plank" w:date="2017-11-28T16:46:00Z">
        <w:r>
          <w:rPr/>
          <w:t>2014</w:t>
        </w:r>
      </w:ins>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w:t>
      </w:r>
      <w:del w:id="93" w:author="Elizabeth F" w:date="2017-12-15T15:25:44Z">
        <w:r>
          <w:rPr/>
          <w:delText>[Ti]</w:delText>
        </w:r>
      </w:del>
      <w:ins w:id="94" w:author="Elizabeth F" w:date="2017-12-15T15:25:44Z">
        <w:r>
          <w:rPr>
            <w:rFonts w:eastAsia="Calibri"/>
            <w:color w:val="00000A"/>
            <w:sz w:val="22"/>
          </w:rPr>
          <w:t>[Ti-2H]</w:t>
        </w:r>
      </w:ins>
      <w:r>
        <w:rPr/>
        <w:t xml:space="preserve"> incorporation mechanism, and the high-wavenumber peaks that primarily appear as shoulders on the </w:t>
      </w:r>
      <w:del w:id="95" w:author="Elizabeth F" w:date="2017-12-15T15:25:44Z">
        <w:r>
          <w:rPr/>
          <w:delText>[Ti]</w:delText>
        </w:r>
      </w:del>
      <w:ins w:id="96" w:author="Elizabeth F" w:date="2017-12-15T15:25:44Z">
        <w:r>
          <w:rPr>
            <w:rFonts w:eastAsia="Calibri"/>
            <w:color w:val="00000A"/>
            <w:sz w:val="22"/>
          </w:rPr>
          <w:t>[Ti-2H]</w:t>
        </w:r>
      </w:ins>
      <w:r>
        <w:rPr/>
        <w:t xml:space="preserve"> peaks correspond to </w:t>
      </w:r>
      <w:del w:id="97" w:author="Elizabeth F" w:date="2017-12-15T15:27:27Z">
        <w:r>
          <w:rPr/>
          <w:delText>[Si]</w:delText>
        </w:r>
      </w:del>
      <w:ins w:id="98" w:author="Elizabeth F" w:date="2017-12-15T15:27:27Z">
        <w:r>
          <w:rPr>
            <w:rFonts w:eastAsia="Calibri"/>
            <w:color w:val="00000A"/>
            <w:sz w:val="22"/>
          </w:rPr>
          <w:t>[Si-4H]</w:t>
        </w:r>
      </w:ins>
      <w:r>
        <w:rPr/>
        <w:t xml:space="preserve">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044" w:name="__Fieldmark__9824_1108267904"/>
      <w:r>
        <w:rPr/>
        <w:t>(</w:t>
      </w:r>
      <w:bookmarkStart w:id="3045" w:name="__Fieldmark__10313_1786183302"/>
      <w:r>
        <w:rPr/>
        <w:t>B</w:t>
      </w:r>
      <w:bookmarkStart w:id="3046" w:name="__Fieldmark__10101_208418766"/>
      <w:r>
        <w:rPr/>
        <w:t>e</w:t>
      </w:r>
      <w:bookmarkStart w:id="3047" w:name="__Fieldmark__8816_2403155824"/>
      <w:r>
        <w:rPr/>
        <w:t>r</w:t>
      </w:r>
      <w:bookmarkStart w:id="3048" w:name="__Fieldmark__8445_545160095"/>
      <w:r>
        <w:rPr/>
        <w:t>r</w:t>
      </w:r>
      <w:bookmarkStart w:id="3049" w:name="__Fieldmark__8187_1417665735"/>
      <w:r>
        <w:rPr/>
        <w:t>y</w:t>
      </w:r>
      <w:bookmarkStart w:id="3050" w:name="__Fieldmark__7570_3310317172"/>
      <w:r>
        <w:rPr/>
        <w:t xml:space="preserve"> </w:t>
      </w:r>
      <w:bookmarkStart w:id="3051" w:name="__Fieldmark__7989_2505137388"/>
      <w:r>
        <w:rPr/>
        <w:t>e</w:t>
      </w:r>
      <w:bookmarkStart w:id="3052" w:name="__Fieldmark__6500_1561598236"/>
      <w:r>
        <w:rPr/>
        <w:t>t</w:t>
      </w:r>
      <w:bookmarkStart w:id="3053" w:name="__Fieldmark__6153_2280461051"/>
      <w:r>
        <w:rPr/>
        <w:t xml:space="preserve"> </w:t>
      </w:r>
      <w:bookmarkStart w:id="3054" w:name="__Fieldmark__5699_908293503"/>
      <w:r>
        <w:rPr/>
        <w:t>a</w:t>
      </w:r>
      <w:bookmarkStart w:id="3055" w:name="__Fieldmark__12028_1777031281"/>
      <w:r>
        <w:rPr/>
        <w:t>l</w:t>
      </w:r>
      <w:bookmarkStart w:id="3056" w:name="__Fieldmark__4788_2048093008"/>
      <w:r>
        <w:rPr/>
        <w:t>.</w:t>
      </w:r>
      <w:bookmarkStart w:id="3057" w:name="__Fieldmark__4406_527255555"/>
      <w:r>
        <w:rPr/>
        <w:t xml:space="preserve"> </w:t>
      </w:r>
      <w:bookmarkStart w:id="3058" w:name="__Fieldmark__4292_3642959469"/>
      <w:r>
        <w:rPr/>
        <w:t>2</w:t>
      </w:r>
      <w:bookmarkStart w:id="3059" w:name="__Fieldmark__3925_2362112943"/>
      <w:r>
        <w:rPr/>
        <w:t>0</w:t>
      </w:r>
      <w:bookmarkStart w:id="3060" w:name="__Fieldmark__3808_2049629825"/>
      <w:r>
        <w:rPr/>
        <w:t>0</w:t>
      </w:r>
      <w:bookmarkStart w:id="3061" w:name="__Fieldmark__3691_687217606"/>
      <w:r>
        <w:rPr/>
        <w:t>5</w:t>
      </w:r>
      <w:bookmarkStart w:id="3062" w:name="__Fieldmark__3574_2209115713"/>
      <w:r>
        <w:rPr/>
        <w:t>)</w:t>
      </w:r>
      <w:bookmarkStart w:id="3063" w:name="__Fieldmark__3459_1105856583"/>
      <w:r>
        <w:rPr/>
      </w:r>
      <w:r>
        <w:fldChar w:fldCharType="end"/>
      </w:r>
      <w:bookmarkStart w:id="3064" w:name="__Fieldmark__3222_739104655"/>
      <w:bookmarkStart w:id="3065" w:name="__Fieldmark__2980_948816634"/>
      <w:bookmarkStart w:id="3066" w:name="__Fieldmark__2735_2161409428"/>
      <w:bookmarkStart w:id="3067" w:name="__Fieldmark__2484_1216455718"/>
      <w:bookmarkStart w:id="3068" w:name="__Fieldmark__2236_2534479100"/>
      <w:bookmarkStart w:id="3069" w:name="__Fieldmark__1982_148202576"/>
      <w:bookmarkStart w:id="3070" w:name="__Fieldmark__1727_3231691474"/>
      <w:bookmarkStart w:id="3071" w:name="__Fieldmark__1471_4213078475"/>
      <w:bookmarkStart w:id="3072" w:name="__Fieldmark__1218_3852820974"/>
      <w:bookmarkStart w:id="3073" w:name="__Fieldmark__962_3265051427"/>
      <w:bookmarkStart w:id="3074" w:name="__Fieldmark__706_3470823330"/>
      <w:bookmarkStart w:id="3075" w:name="__Fieldmark__2848_2304565098"/>
      <w:bookmarkStart w:id="3076" w:name="__Fieldmark__822_2304565098"/>
      <w:bookmarkStart w:id="3077" w:name="__Fieldmark__580_2630548144"/>
      <w:bookmarkStart w:id="3078" w:name="__Fieldmark__834_837005789"/>
      <w:bookmarkStart w:id="3079" w:name="__Fieldmark__1090_3917936936"/>
      <w:bookmarkStart w:id="3080" w:name="__Fieldmark__1343_4019975519"/>
      <w:bookmarkStart w:id="3081" w:name="__Fieldmark__1599_3149341642"/>
      <w:bookmarkStart w:id="3082" w:name="__Fieldmark__3427_2994147849"/>
      <w:bookmarkStart w:id="3083" w:name="__Fieldmark__2109_1692434574"/>
      <w:bookmarkStart w:id="3084" w:name="__Fieldmark__2358_649753871"/>
      <w:bookmarkStart w:id="3085" w:name="__Fieldmark__2610_188299688"/>
      <w:bookmarkStart w:id="3086" w:name="__Fieldmark__2858_2312622389"/>
      <w:bookmarkStart w:id="3087" w:name="__Fieldmark__3102_462321902"/>
      <w:bookmarkStart w:id="3088" w:name="__Fieldmark__3339_1929513578"/>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r>
        <w:rPr/>
        <w:t>. A very small peak at 3600 cm</w:t>
      </w:r>
      <w:r>
        <w:rPr>
          <w:vertAlign w:val="superscript"/>
        </w:rPr>
        <w:t>-1</w:t>
      </w:r>
      <w:r>
        <w:rPr/>
        <w:t xml:space="preserve"> present in both samples has been ascribed to </w:t>
      </w:r>
      <w:del w:id="99" w:author="Elizabeth F" w:date="2017-12-15T15:27:27Z">
        <w:r>
          <w:rPr/>
          <w:delText>[Si]</w:delText>
        </w:r>
      </w:del>
      <w:ins w:id="100" w:author="Elizabeth F" w:date="2017-12-15T15:27:27Z">
        <w:r>
          <w:rPr>
            <w:rFonts w:eastAsia="Calibri"/>
            <w:color w:val="00000A"/>
            <w:sz w:val="22"/>
          </w:rPr>
          <w:t>[Si-4H]</w:t>
        </w:r>
      </w:ins>
      <w:r>
        <w:rPr/>
        <w:t xml:space="preserve">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89" w:name="__Fieldmark__9985_1108267904"/>
      <w:r>
        <w:rPr/>
        <w:t>(</w:t>
      </w:r>
      <w:bookmarkStart w:id="3090" w:name="__Fieldmark__10468_1786183302"/>
      <w:r>
        <w:rPr/>
        <w:t>B</w:t>
      </w:r>
      <w:bookmarkStart w:id="3091" w:name="__Fieldmark__10253_208418766"/>
      <w:r>
        <w:rPr/>
        <w:t>l</w:t>
      </w:r>
      <w:bookmarkStart w:id="3092" w:name="__Fieldmark__8965_2403155824"/>
      <w:r>
        <w:rPr/>
        <w:t>a</w:t>
      </w:r>
      <w:bookmarkStart w:id="3093" w:name="__Fieldmark__8591_545160095"/>
      <w:r>
        <w:rPr/>
        <w:t>n</w:t>
      </w:r>
      <w:bookmarkStart w:id="3094" w:name="__Fieldmark__8330_1417665735"/>
      <w:r>
        <w:rPr/>
        <w:t>c</w:t>
      </w:r>
      <w:bookmarkStart w:id="3095" w:name="__Fieldmark__7710_3310317172"/>
      <w:r>
        <w:rPr/>
        <w:t>h</w:t>
      </w:r>
      <w:bookmarkStart w:id="3096" w:name="__Fieldmark__8126_2505137388"/>
      <w:r>
        <w:rPr/>
        <w:t>a</w:t>
      </w:r>
      <w:bookmarkStart w:id="3097" w:name="__Fieldmark__6634_1561598236"/>
      <w:r>
        <w:rPr/>
        <w:t>r</w:t>
      </w:r>
      <w:bookmarkStart w:id="3098" w:name="__Fieldmark__6284_2280461051"/>
      <w:r>
        <w:rPr/>
        <w:t>d</w:t>
      </w:r>
      <w:bookmarkStart w:id="3099" w:name="__Fieldmark__5827_908293503"/>
      <w:r>
        <w:rPr/>
        <w:t xml:space="preserve"> </w:t>
      </w:r>
      <w:bookmarkStart w:id="3100" w:name="__Fieldmark__12153_1777031281"/>
      <w:r>
        <w:rPr/>
        <w:t>e</w:t>
      </w:r>
      <w:bookmarkStart w:id="3101" w:name="__Fieldmark__4910_2048093008"/>
      <w:r>
        <w:rPr/>
        <w:t>t</w:t>
      </w:r>
      <w:bookmarkStart w:id="3102" w:name="__Fieldmark__4525_527255555"/>
      <w:r>
        <w:rPr/>
        <w:t xml:space="preserve"> </w:t>
      </w:r>
      <w:bookmarkStart w:id="3103" w:name="__Fieldmark__4408_3642959469"/>
      <w:r>
        <w:rPr/>
        <w:t>a</w:t>
      </w:r>
      <w:bookmarkStart w:id="3104" w:name="__Fieldmark__4038_2362112943"/>
      <w:r>
        <w:rPr/>
        <w:t>l</w:t>
      </w:r>
      <w:bookmarkStart w:id="3105" w:name="__Fieldmark__3918_2049629825"/>
      <w:r>
        <w:rPr/>
        <w:t>.</w:t>
      </w:r>
      <w:bookmarkStart w:id="3106" w:name="__Fieldmark__3798_687217606"/>
      <w:r>
        <w:rPr/>
        <w:t xml:space="preserve"> </w:t>
      </w:r>
      <w:bookmarkStart w:id="3107" w:name="__Fieldmark__3678_2209115713"/>
      <w:r>
        <w:rPr/>
        <w:t>2</w:t>
      </w:r>
      <w:bookmarkStart w:id="3108" w:name="__Fieldmark__3560_1105856583"/>
      <w:r>
        <w:rPr/>
        <w:t>0</w:t>
      </w:r>
      <w:bookmarkStart w:id="3109" w:name="__Fieldmark__3437_1929513578"/>
      <w:r>
        <w:rPr/>
        <w:t>1</w:t>
      </w:r>
      <w:bookmarkStart w:id="3110" w:name="__Fieldmark__3317_739104655"/>
      <w:r>
        <w:rPr/>
        <w:t>7</w:t>
      </w:r>
      <w:bookmarkStart w:id="3111" w:name="__Fieldmark__3194_462321902"/>
      <w:r>
        <w:rPr/>
        <w:t>)</w:t>
      </w:r>
      <w:bookmarkStart w:id="3112" w:name="__Fieldmark__3069_948816634"/>
      <w:r>
        <w:rPr/>
      </w:r>
      <w:r>
        <w:fldChar w:fldCharType="end"/>
      </w:r>
      <w:bookmarkStart w:id="3113" w:name="__Fieldmark__2818_2161409428"/>
      <w:bookmarkStart w:id="3114" w:name="__Fieldmark__2559_1216455718"/>
      <w:bookmarkStart w:id="3115" w:name="__Fieldmark__2303_2534479100"/>
      <w:bookmarkStart w:id="3116" w:name="__Fieldmark__2041_148202576"/>
      <w:bookmarkStart w:id="3117" w:name="__Fieldmark__1778_3231691474"/>
      <w:bookmarkStart w:id="3118" w:name="__Fieldmark__1514_4213078475"/>
      <w:bookmarkStart w:id="3119" w:name="__Fieldmark__1253_3852820974"/>
      <w:bookmarkStart w:id="3120" w:name="__Fieldmark__989_3265051427"/>
      <w:bookmarkStart w:id="3121" w:name="__Fieldmark__725_3470823330"/>
      <w:bookmarkStart w:id="3122" w:name="__Fieldmark__2859_2304565098"/>
      <w:bookmarkStart w:id="3123" w:name="__Fieldmark__831_2304565098"/>
      <w:bookmarkStart w:id="3124" w:name="__Fieldmark__595_2630548144"/>
      <w:bookmarkStart w:id="3125" w:name="__Fieldmark__857_837005789"/>
      <w:bookmarkStart w:id="3126" w:name="__Fieldmark__1121_3917936936"/>
      <w:bookmarkStart w:id="3127" w:name="__Fieldmark__1382_4019975519"/>
      <w:bookmarkStart w:id="3128" w:name="__Fieldmark__1646_3149341642"/>
      <w:bookmarkStart w:id="3129" w:name="__Fieldmark__3482_2994147849"/>
      <w:bookmarkStart w:id="3130" w:name="__Fieldmark__2172_1692434574"/>
      <w:bookmarkStart w:id="3131" w:name="__Fieldmark__2429_649753871"/>
      <w:bookmarkStart w:id="3132" w:name="__Fieldmark__2689_188299688"/>
      <w:bookmarkStart w:id="3133" w:name="__Fieldmark__2944_2312622389"/>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r>
        <w:rPr/>
        <w:t>.</w:t>
      </w:r>
      <w:del w:id="101" w:author="Elizabeth F" w:date="2017-12-15T22:09:44Z">
        <w:r>
          <w:rPr/>
          <w:delText xml:space="preserve"> Because of the association with Fe</w:delText>
        </w:r>
      </w:del>
      <w:del w:id="102" w:author="Elizabeth F" w:date="2017-12-15T22:09:44Z">
        <w:r>
          <w:rPr>
            <w:vertAlign w:val="superscript"/>
          </w:rPr>
          <w:delText>2+</w:delText>
        </w:r>
      </w:del>
      <w:del w:id="103" w:author="Elizabeth F" w:date="2017-12-15T22:09:44Z">
        <w:r>
          <w:rPr/>
          <w:delText>, we label this peak [Si-Fe</w:delText>
        </w:r>
      </w:del>
      <w:del w:id="104" w:author="Elizabeth F" w:date="2017-12-15T22:09:44Z">
        <w:r>
          <w:rPr>
            <w:vertAlign w:val="superscript"/>
          </w:rPr>
          <w:delText>2+</w:delText>
        </w:r>
      </w:del>
      <w:del w:id="105" w:author="Elizabeth F" w:date="2017-12-15T22:09:44Z">
        <w:r>
          <w:rPr/>
          <w:delText>]</w:delText>
        </w:r>
      </w:del>
      <w:ins w:id="106" w:author="Elizabeth F" w:date="2017-12-15T22:11:13Z">
        <w:r>
          <w:rPr>
            <w:rFonts w:eastAsia="Calibri" w:cs=""/>
            <w:color w:val="00000A"/>
            <w:kern w:val="0"/>
            <w:sz w:val="22"/>
            <w:szCs w:val="22"/>
            <w:lang w:val="en-US" w:eastAsia="en-US" w:bidi="ar-SA"/>
          </w:rPr>
          <w:t>[Si-4H]</w:t>
        </w:r>
      </w:ins>
      <w:del w:id="107" w:author="Elizabeth F" w:date="2017-12-15T22:09:44Z">
        <w:r>
          <w:rPr>
            <w:rFonts w:eastAsia="Calibri" w:cs=""/>
            <w:color w:val="00000A"/>
            <w:kern w:val="0"/>
            <w:sz w:val="22"/>
            <w:szCs w:val="22"/>
            <w:lang w:val="en-US" w:eastAsia="en-US" w:bidi="ar-SA"/>
          </w:rPr>
          <w:delText xml:space="preserve">. </w:delText>
        </w:r>
      </w:del>
      <w:ins w:id="108" w:author="Elizabeth F" w:date="2017-12-15T22:09:45Z">
        <w:r>
          <w:rPr/>
          <w:t xml:space="preserve"> </w:t>
        </w:r>
      </w:ins>
      <w:r>
        <w:rPr/>
        <w:t xml:space="preserve">The Kilauea Iki olivine, but not the untreated San Carlos olivine, contains prominent </w:t>
      </w:r>
      <w:del w:id="109" w:author="Elizabeth F" w:date="2017-12-15T15:27:51Z">
        <w:r>
          <w:rPr/>
          <w:delText>[tri]</w:delText>
        </w:r>
      </w:del>
      <w:ins w:id="110" w:author="Elizabeth F" w:date="2017-12-15T15:27:51Z">
        <w:r>
          <w:rPr>
            <w:rFonts w:eastAsia="Calibri"/>
            <w:color w:val="00000A"/>
            <w:sz w:val="22"/>
          </w:rPr>
          <w:t>[tri-H]</w:t>
        </w:r>
      </w:ins>
      <w:r>
        <w:rPr/>
        <w:t xml:space="preserve">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134" w:name="__Fieldmark__10152_1108267904"/>
      <w:r>
        <w:rPr/>
        <w:t>B</w:t>
      </w:r>
      <w:bookmarkStart w:id="3135" w:name="__Fieldmark__10629_1786183302"/>
      <w:r>
        <w:rPr/>
        <w:t>l</w:t>
      </w:r>
      <w:bookmarkStart w:id="3136" w:name="__Fieldmark__10411_208418766"/>
      <w:r>
        <w:rPr/>
        <w:t>a</w:t>
      </w:r>
      <w:bookmarkStart w:id="3137" w:name="__Fieldmark__9120_2403155824"/>
      <w:r>
        <w:rPr/>
        <w:t>n</w:t>
      </w:r>
      <w:bookmarkStart w:id="3138" w:name="__Fieldmark__8743_545160095"/>
      <w:r>
        <w:rPr/>
        <w:t>c</w:t>
      </w:r>
      <w:bookmarkStart w:id="3139" w:name="__Fieldmark__8479_1417665735"/>
      <w:r>
        <w:rPr/>
        <w:t>h</w:t>
      </w:r>
      <w:bookmarkStart w:id="3140" w:name="__Fieldmark__7856_3310317172"/>
      <w:r>
        <w:rPr/>
        <w:t>a</w:t>
      </w:r>
      <w:bookmarkStart w:id="3141" w:name="__Fieldmark__8271_2505137388"/>
      <w:r>
        <w:rPr/>
        <w:t>r</w:t>
      </w:r>
      <w:bookmarkStart w:id="3142" w:name="__Fieldmark__6774_1561598236"/>
      <w:r>
        <w:rPr/>
        <w:t>d</w:t>
      </w:r>
      <w:bookmarkStart w:id="3143" w:name="__Fieldmark__6421_2280461051"/>
      <w:r>
        <w:rPr/>
        <w:t xml:space="preserve"> </w:t>
      </w:r>
      <w:bookmarkStart w:id="3144" w:name="__Fieldmark__5961_908293503"/>
      <w:r>
        <w:rPr/>
        <w:t>e</w:t>
      </w:r>
      <w:bookmarkStart w:id="3145" w:name="__Fieldmark__12284_1777031281"/>
      <w:r>
        <w:rPr/>
        <w:t>t</w:t>
      </w:r>
      <w:bookmarkStart w:id="3146" w:name="__Fieldmark__5038_2048093008"/>
      <w:r>
        <w:rPr/>
        <w:t xml:space="preserve"> </w:t>
      </w:r>
      <w:bookmarkStart w:id="3147" w:name="__Fieldmark__4650_527255555"/>
      <w:r>
        <w:rPr/>
        <w:t>a</w:t>
      </w:r>
      <w:bookmarkStart w:id="3148" w:name="__Fieldmark__4530_3642959469"/>
      <w:r>
        <w:rPr/>
        <w:t>l</w:t>
      </w:r>
      <w:bookmarkStart w:id="3149" w:name="__Fieldmark__4157_2362112943"/>
      <w:r>
        <w:rPr/>
        <w:t>.</w:t>
      </w:r>
      <w:bookmarkStart w:id="3150" w:name="__Fieldmark__4034_2049629825"/>
      <w:r>
        <w:rPr/>
        <w:t xml:space="preserve"> </w:t>
      </w:r>
      <w:bookmarkStart w:id="3151" w:name="__Fieldmark__3911_687217606"/>
      <w:r>
        <w:rPr/>
        <w:t>(</w:t>
      </w:r>
      <w:bookmarkStart w:id="3152" w:name="__Fieldmark__3788_2209115713"/>
      <w:r>
        <w:rPr/>
        <w:t>2</w:t>
      </w:r>
      <w:bookmarkStart w:id="3153" w:name="__Fieldmark__3667_1105856583"/>
      <w:r>
        <w:rPr/>
        <w:t>0</w:t>
      </w:r>
      <w:bookmarkStart w:id="3154" w:name="__Fieldmark__3541_1929513578"/>
      <w:r>
        <w:rPr/>
        <w:t>1</w:t>
      </w:r>
      <w:bookmarkStart w:id="3155" w:name="__Fieldmark__3418_739104655"/>
      <w:r>
        <w:rPr/>
        <w:t>7</w:t>
      </w:r>
      <w:bookmarkStart w:id="3156" w:name="__Fieldmark__3291_462321902"/>
      <w:r>
        <w:rPr/>
        <w:t>)</w:t>
      </w:r>
      <w:bookmarkStart w:id="3157" w:name="__Fieldmark__3162_948816634"/>
      <w:r>
        <w:rPr/>
      </w:r>
      <w:r>
        <w:fldChar w:fldCharType="end"/>
      </w:r>
      <w:bookmarkStart w:id="3158" w:name="__Fieldmark__2903_2161409428"/>
      <w:bookmarkStart w:id="3159" w:name="__Fieldmark__2636_1216455718"/>
      <w:bookmarkStart w:id="3160" w:name="__Fieldmark__2372_2534479100"/>
      <w:bookmarkStart w:id="3161" w:name="__Fieldmark__2102_148202576"/>
      <w:bookmarkStart w:id="3162" w:name="__Fieldmark__1831_3231691474"/>
      <w:bookmarkStart w:id="3163" w:name="__Fieldmark__1559_4213078475"/>
      <w:bookmarkStart w:id="3164" w:name="__Fieldmark__1290_3852820974"/>
      <w:bookmarkStart w:id="3165" w:name="__Fieldmark__1018_3265051427"/>
      <w:bookmarkStart w:id="3166" w:name="__Fieldmark__746_3470823330"/>
      <w:bookmarkStart w:id="3167" w:name="__Fieldmark__2872_2304565098"/>
      <w:bookmarkStart w:id="3168" w:name="__Fieldmark__848_2304565098"/>
      <w:bookmarkStart w:id="3169" w:name="__Fieldmark__612_2630548144"/>
      <w:bookmarkStart w:id="3170" w:name="__Fieldmark__882_837005789"/>
      <w:bookmarkStart w:id="3171" w:name="__Fieldmark__1154_3917936936"/>
      <w:bookmarkStart w:id="3172" w:name="__Fieldmark__1423_4019975519"/>
      <w:bookmarkStart w:id="3173" w:name="__Fieldmark__1695_3149341642"/>
      <w:bookmarkStart w:id="3174" w:name="__Fieldmark__3539_2994147849"/>
      <w:bookmarkStart w:id="3175" w:name="__Fieldmark__2237_1692434574"/>
      <w:bookmarkStart w:id="3176" w:name="__Fieldmark__2502_649753871"/>
      <w:bookmarkStart w:id="3177" w:name="__Fieldmark__2770_188299688"/>
      <w:bookmarkStart w:id="3178" w:name="__Fieldmark__3033_2312622389"/>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rPr/>
        <w:t xml:space="preserve"> associate with Fe</w:t>
      </w:r>
      <w:r>
        <w:rPr>
          <w:vertAlign w:val="superscript"/>
        </w:rPr>
        <w:t>3+</w:t>
      </w:r>
      <w:del w:id="111" w:author="Elizabeth F" w:date="2017-12-15T22:12:19Z">
        <w:r>
          <w:rPr>
            <w:vertAlign w:val="superscript"/>
          </w:rPr>
          <w:delText>, and which we therefore designate [tri-Fe3+]</w:delText>
        </w:r>
      </w:del>
      <w:ins w:id="112" w:author="Elizabeth F" w:date="2017-12-15T22:12:55Z">
        <w:bookmarkStart w:id="3179" w:name="_Ref477258465"/>
        <w:r>
          <w:rPr>
            <w:rFonts w:eastAsia="Calibri" w:cs=""/>
            <w:color w:val="00000A"/>
            <w:kern w:val="0"/>
            <w:sz w:val="22"/>
            <w:szCs w:val="22"/>
            <w:lang w:val="en-US" w:eastAsia="en-US" w:bidi="ar-SA"/>
          </w:rPr>
          <w:t>[tri-H]</w:t>
        </w:r>
      </w:ins>
      <w:r>
        <w:rPr/>
        <w:t xml:space="preserve">. No </w:t>
      </w:r>
      <w:del w:id="113" w:author="Elizabeth F" w:date="2017-12-15T15:28:17Z">
        <w:r>
          <w:rPr/>
          <w:delText>[Mg]</w:delText>
        </w:r>
      </w:del>
      <w:ins w:id="114" w:author="Elizabeth F" w:date="2017-12-15T15:28:17Z">
        <w:r>
          <w:rPr>
            <w:rFonts w:eastAsia="Calibri"/>
            <w:color w:val="00000A"/>
            <w:sz w:val="22"/>
          </w:rPr>
          <w:t>[Mg-2H]</w:t>
        </w:r>
      </w:ins>
      <w:r>
        <w:rPr/>
        <w:t xml:space="preserve"> peaks were present initially in these spectra with E || </w:t>
      </w:r>
      <w:r>
        <w:rPr>
          <w:i/>
          <w:iCs/>
        </w:rPr>
        <w:t>a</w:t>
      </w:r>
      <w:r>
        <w:rPr/>
        <w:t>.</w:t>
      </w:r>
    </w:p>
    <w:p>
      <w:pPr>
        <w:pStyle w:val="Normal"/>
        <w:rPr/>
      </w:pPr>
      <w:r>
        <w:rPr/>
        <w:t xml:space="preserve"> </w:t>
      </w:r>
    </w:p>
    <w:p>
      <w:pPr>
        <w:pStyle w:val="Caption1"/>
        <w:rPr/>
      </w:pPr>
      <w:bookmarkStart w:id="3180" w:name="_Ref482181791"/>
      <w:r>
        <w:rPr/>
        <w:t xml:space="preserve">Table </w:t>
      </w:r>
      <w:r>
        <w:rPr/>
        <w:fldChar w:fldCharType="begin"/>
      </w:r>
      <w:r>
        <w:instrText> SEQ Table \* ARABIC </w:instrText>
      </w:r>
      <w:r>
        <w:fldChar w:fldCharType="separate"/>
      </w:r>
      <w:r>
        <w:t>2</w:t>
      </w:r>
      <w:r>
        <w:fldChar w:fldCharType="end"/>
      </w:r>
      <w:bookmarkEnd w:id="3179"/>
      <w:bookmarkEnd w:id="3180"/>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8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 xml:space="preserve">O. Although there is a small increase in area around the </w:t>
      </w:r>
      <w:del w:id="115" w:author="Elizabeth F" w:date="2017-12-15T15:27:51Z">
        <w:r>
          <w:rPr>
            <w:rFonts w:cs="Calibri" w:cstheme="minorHAnsi"/>
          </w:rPr>
          <w:delText>[tri]</w:delText>
        </w:r>
      </w:del>
      <w:ins w:id="116" w:author="Elizabeth F" w:date="2017-12-15T15:27:51Z">
        <w:r>
          <w:rPr>
            <w:rFonts w:eastAsia="Calibri" w:cs="Calibri" w:cstheme="minorHAnsi"/>
            <w:color w:val="00000A"/>
            <w:sz w:val="22"/>
          </w:rPr>
          <w:t>[tri-H]</w:t>
        </w:r>
      </w:ins>
      <w:r>
        <w:rPr>
          <w:rFonts w:cs="Calibri" w:cstheme="minorHAnsi"/>
        </w:rPr>
        <w:t xml:space="preserve"> peaks, the large majority of the H</w:t>
      </w:r>
      <w:r>
        <w:rPr>
          <w:rFonts w:cs="Calibri" w:cstheme="minorHAnsi"/>
          <w:vertAlign w:val="superscript"/>
        </w:rPr>
        <w:t>+</w:t>
      </w:r>
      <w:r>
        <w:rPr>
          <w:rFonts w:cs="Calibri" w:cstheme="minorHAnsi"/>
        </w:rPr>
        <w:t xml:space="preserve"> in the hydrated SC1-2 is present as </w:t>
      </w:r>
      <w:del w:id="117" w:author="Elizabeth F" w:date="2017-12-15T15:25:44Z">
        <w:r>
          <w:rPr>
            <w:rFonts w:cs="Calibri" w:cstheme="minorHAnsi"/>
          </w:rPr>
          <w:delText>[Ti]</w:delText>
        </w:r>
      </w:del>
      <w:ins w:id="118" w:author="Elizabeth F" w:date="2017-12-15T15:25:44Z">
        <w:r>
          <w:rPr>
            <w:rFonts w:eastAsia="Calibri" w:cs="Calibri" w:cstheme="minorHAnsi"/>
            <w:color w:val="00000A"/>
            <w:sz w:val="22"/>
          </w:rPr>
          <w:t>[Ti-2H]</w:t>
        </w:r>
      </w:ins>
      <w:r>
        <w:rPr>
          <w:rFonts w:cs="Calibri" w:cstheme="minorHAnsi"/>
        </w:rPr>
        <w:t xml:space="preserve"> and </w:t>
      </w:r>
      <w:del w:id="119" w:author="Elizabeth F" w:date="2017-12-15T15:27:27Z">
        <w:r>
          <w:rPr>
            <w:rFonts w:cs="Calibri" w:cstheme="minorHAnsi"/>
          </w:rPr>
          <w:delText>[Si]</w:delText>
        </w:r>
      </w:del>
      <w:ins w:id="120" w:author="Elizabeth F" w:date="2017-12-15T15:27:27Z">
        <w:r>
          <w:rPr>
            <w:rFonts w:eastAsia="Calibri" w:cs="Calibri" w:cstheme="minorHAnsi"/>
            <w:color w:val="00000A"/>
            <w:sz w:val="22"/>
          </w:rPr>
          <w:t>[Si-4H]</w:t>
        </w:r>
      </w:ins>
      <w:r>
        <w:rPr>
          <w:rFonts w:cs="Calibri" w:cstheme="minorHAnsi"/>
        </w:rPr>
        <w:t xml:space="preserve">, and these profiles are also homogeneous. This crystal was hydrated long enough to achieve the “metastable equilibrium” of Kohlstedt and Mackwell (1998). The homogeneous concentration across the crystal and its rapid rate of hydration are consistent with Kohlstedt and Mackwell’s experiments. </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is clearly observed in SC1-7, which was hydrated longer (Table 1), with central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intent was to enter the slower, PV stage of hydration.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181" w:name="__Fieldmark__10554_1108267904"/>
      <w:r>
        <w:rPr>
          <w:rFonts w:cs="Calibri" w:cstheme="minorHAnsi"/>
        </w:rPr>
        <w:t>(</w:t>
      </w:r>
      <w:bookmarkStart w:id="3182" w:name="__Fieldmark__11047_1786183302"/>
      <w:r>
        <w:rPr>
          <w:rFonts w:cs="Calibri" w:cstheme="minorHAnsi"/>
        </w:rPr>
        <w:t>K</w:t>
      </w:r>
      <w:bookmarkStart w:id="3183" w:name="__Fieldmark__10795_208418766"/>
      <w:r>
        <w:rPr>
          <w:rFonts w:cs="Calibri" w:cstheme="minorHAnsi"/>
        </w:rPr>
        <w:t>o</w:t>
      </w:r>
      <w:bookmarkStart w:id="3184" w:name="__Fieldmark__9511_2403155824"/>
      <w:r>
        <w:rPr>
          <w:rFonts w:cs="Calibri" w:cstheme="minorHAnsi"/>
        </w:rPr>
        <w:t>h</w:t>
      </w:r>
      <w:bookmarkStart w:id="3185" w:name="__Fieldmark__9131_545160095"/>
      <w:r>
        <w:rPr>
          <w:rFonts w:cs="Calibri" w:cstheme="minorHAnsi"/>
        </w:rPr>
        <w:t>l</w:t>
      </w:r>
      <w:bookmarkStart w:id="3186" w:name="__Fieldmark__8863_1417665735"/>
      <w:r>
        <w:rPr>
          <w:rFonts w:cs="Calibri" w:cstheme="minorHAnsi"/>
        </w:rPr>
        <w:t>s</w:t>
      </w:r>
      <w:bookmarkStart w:id="3187" w:name="__Fieldmark__8233_3310317172"/>
      <w:r>
        <w:rPr>
          <w:rFonts w:cs="Calibri" w:cstheme="minorHAnsi"/>
        </w:rPr>
        <w:t>t</w:t>
      </w:r>
      <w:bookmarkStart w:id="3188" w:name="__Fieldmark__8688_2505137388"/>
      <w:r>
        <w:rPr>
          <w:rFonts w:cs="Calibri" w:cstheme="minorHAnsi"/>
        </w:rPr>
        <w:t>e</w:t>
      </w:r>
      <w:bookmarkStart w:id="3189" w:name="__Fieldmark__7109_1561598236"/>
      <w:r>
        <w:rPr>
          <w:rFonts w:cs="Calibri" w:cstheme="minorHAnsi"/>
        </w:rPr>
        <w:t>d</w:t>
      </w:r>
      <w:bookmarkStart w:id="3190" w:name="__Fieldmark__6753_2280461051"/>
      <w:r>
        <w:rPr>
          <w:rFonts w:cs="Calibri" w:cstheme="minorHAnsi"/>
        </w:rPr>
        <w:t>t</w:t>
      </w:r>
      <w:bookmarkStart w:id="3191" w:name="__Fieldmark__6290_908293503"/>
      <w:r>
        <w:rPr>
          <w:rFonts w:cs="Calibri" w:cstheme="minorHAnsi"/>
        </w:rPr>
        <w:t xml:space="preserve"> </w:t>
      </w:r>
      <w:bookmarkStart w:id="3192" w:name="__Fieldmark__12611_1777031281"/>
      <w:r>
        <w:rPr>
          <w:rFonts w:cs="Calibri" w:cstheme="minorHAnsi"/>
        </w:rPr>
        <w:t>a</w:t>
      </w:r>
      <w:bookmarkStart w:id="3193" w:name="__Fieldmark__5361_2048093008"/>
      <w:r>
        <w:rPr>
          <w:rFonts w:cs="Calibri" w:cstheme="minorHAnsi"/>
        </w:rPr>
        <w:t>n</w:t>
      </w:r>
      <w:bookmarkStart w:id="3194" w:name="__Fieldmark__4970_527255555"/>
      <w:r>
        <w:rPr>
          <w:rFonts w:cs="Calibri" w:cstheme="minorHAnsi"/>
        </w:rPr>
        <w:t>d</w:t>
      </w:r>
      <w:bookmarkStart w:id="3195" w:name="__Fieldmark__4847_3642959469"/>
      <w:r>
        <w:rPr>
          <w:rFonts w:cs="Calibri" w:cstheme="minorHAnsi"/>
        </w:rPr>
        <w:t xml:space="preserve"> </w:t>
      </w:r>
      <w:bookmarkStart w:id="3196" w:name="__Fieldmark__4471_2362112943"/>
      <w:r>
        <w:rPr>
          <w:rFonts w:cs="Calibri" w:cstheme="minorHAnsi"/>
        </w:rPr>
        <w:t>M</w:t>
      </w:r>
      <w:bookmarkStart w:id="3197" w:name="__Fieldmark__4345_2049629825"/>
      <w:r>
        <w:rPr>
          <w:rFonts w:cs="Calibri" w:cstheme="minorHAnsi"/>
        </w:rPr>
        <w:t>a</w:t>
      </w:r>
      <w:bookmarkStart w:id="3198" w:name="__Fieldmark__4219_687217606"/>
      <w:r>
        <w:rPr>
          <w:rFonts w:cs="Calibri" w:cstheme="minorHAnsi"/>
        </w:rPr>
        <w:t>c</w:t>
      </w:r>
      <w:bookmarkStart w:id="3199" w:name="__Fieldmark__4093_2209115713"/>
      <w:r>
        <w:rPr>
          <w:rFonts w:cs="Calibri" w:cstheme="minorHAnsi"/>
        </w:rPr>
        <w:t>k</w:t>
      </w:r>
      <w:bookmarkStart w:id="3200" w:name="__Fieldmark__3969_1105856583"/>
      <w:r>
        <w:rPr>
          <w:rFonts w:cs="Calibri" w:cstheme="minorHAnsi"/>
        </w:rPr>
        <w:t>w</w:t>
      </w:r>
      <w:bookmarkStart w:id="3201" w:name="__Fieldmark__3840_1929513578"/>
      <w:r>
        <w:rPr>
          <w:rFonts w:cs="Calibri" w:cstheme="minorHAnsi"/>
        </w:rPr>
        <w:t>e</w:t>
      </w:r>
      <w:bookmarkStart w:id="3202" w:name="__Fieldmark__3714_739104655"/>
      <w:r>
        <w:rPr>
          <w:rFonts w:cs="Calibri" w:cstheme="minorHAnsi"/>
        </w:rPr>
        <w:t>l</w:t>
      </w:r>
      <w:bookmarkStart w:id="3203" w:name="__Fieldmark__3583_462321902"/>
      <w:r>
        <w:rPr>
          <w:rFonts w:cs="Calibri" w:cstheme="minorHAnsi"/>
        </w:rPr>
        <w:t>l</w:t>
      </w:r>
      <w:bookmarkStart w:id="3204" w:name="__Fieldmark__3450_948816634"/>
      <w:r>
        <w:rPr>
          <w:rFonts w:cs="Calibri" w:cstheme="minorHAnsi"/>
        </w:rPr>
        <w:t xml:space="preserve"> </w:t>
      </w:r>
      <w:bookmarkStart w:id="3205" w:name="__Fieldmark__3319_2312622389"/>
      <w:r>
        <w:rPr>
          <w:rFonts w:cs="Calibri" w:cstheme="minorHAnsi"/>
        </w:rPr>
        <w:t>1</w:t>
      </w:r>
      <w:bookmarkStart w:id="3206" w:name="__Fieldmark__3183_2161409428"/>
      <w:r>
        <w:rPr>
          <w:rFonts w:cs="Calibri" w:cstheme="minorHAnsi"/>
        </w:rPr>
        <w:t>9</w:t>
      </w:r>
      <w:bookmarkStart w:id="3207" w:name="__Fieldmark__3046_188299688"/>
      <w:r>
        <w:rPr>
          <w:rFonts w:cs="Calibri" w:cstheme="minorHAnsi"/>
        </w:rPr>
        <w:t>9</w:t>
      </w:r>
      <w:bookmarkStart w:id="3208" w:name="__Fieldmark__2908_1216455718"/>
      <w:r>
        <w:rPr>
          <w:rFonts w:cs="Calibri" w:cstheme="minorHAnsi"/>
        </w:rPr>
        <w:t>8</w:t>
      </w:r>
      <w:bookmarkStart w:id="3209" w:name="__Fieldmark__2770_649753871"/>
      <w:r>
        <w:rPr>
          <w:rFonts w:cs="Calibri" w:cstheme="minorHAnsi"/>
        </w:rPr>
        <w:t>;</w:t>
      </w:r>
      <w:bookmarkStart w:id="3210" w:name="__Fieldmark__2638_2534479100"/>
      <w:r>
        <w:rPr>
          <w:rFonts w:cs="Calibri" w:cstheme="minorHAnsi"/>
        </w:rPr>
        <w:t xml:space="preserve"> </w:t>
      </w:r>
      <w:bookmarkStart w:id="3211" w:name="__Fieldmark__2497_1692434574"/>
      <w:r>
        <w:rPr>
          <w:rFonts w:cs="Calibri" w:cstheme="minorHAnsi"/>
        </w:rPr>
        <w:t>D</w:t>
      </w:r>
      <w:bookmarkStart w:id="3212" w:name="__Fieldmark__2358_148202576"/>
      <w:r>
        <w:rPr>
          <w:rFonts w:cs="Calibri" w:cstheme="minorHAnsi"/>
        </w:rPr>
        <w:t>e</w:t>
      </w:r>
      <w:bookmarkStart w:id="3213" w:name="__Fieldmark__3791_2994147849"/>
      <w:r>
        <w:rPr>
          <w:rFonts w:cs="Calibri" w:cstheme="minorHAnsi"/>
        </w:rPr>
        <w:t>m</w:t>
      </w:r>
      <w:bookmarkStart w:id="3214" w:name="__Fieldmark__2079_3231691474"/>
      <w:r>
        <w:rPr>
          <w:rFonts w:cs="Calibri" w:cstheme="minorHAnsi"/>
        </w:rPr>
        <w:t>o</w:t>
      </w:r>
      <w:bookmarkStart w:id="3215" w:name="__Fieldmark__1939_3149341642"/>
      <w:r>
        <w:rPr>
          <w:rFonts w:cs="Calibri" w:cstheme="minorHAnsi"/>
        </w:rPr>
        <w:t>u</w:t>
      </w:r>
      <w:bookmarkStart w:id="3216" w:name="__Fieldmark__1799_4213078475"/>
      <w:r>
        <w:rPr>
          <w:rFonts w:cs="Calibri" w:cstheme="minorHAnsi"/>
        </w:rPr>
        <w:t>c</w:t>
      </w:r>
      <w:bookmarkStart w:id="3217" w:name="__Fieldmark__1659_4019975519"/>
      <w:r>
        <w:rPr>
          <w:rFonts w:cs="Calibri" w:cstheme="minorHAnsi"/>
        </w:rPr>
        <w:t>h</w:t>
      </w:r>
      <w:bookmarkStart w:id="3218" w:name="__Fieldmark__1525_3852820974"/>
      <w:r>
        <w:rPr>
          <w:rFonts w:cs="Calibri" w:cstheme="minorHAnsi"/>
        </w:rPr>
        <w:t>y</w:t>
      </w:r>
      <w:bookmarkStart w:id="3219" w:name="__Fieldmark__1388_3917936936"/>
      <w:r>
        <w:rPr>
          <w:rFonts w:cs="Calibri" w:cstheme="minorHAnsi"/>
        </w:rPr>
        <w:t xml:space="preserve"> </w:t>
      </w:r>
      <w:bookmarkStart w:id="3220" w:name="__Fieldmark__1250_3265051427"/>
      <w:r>
        <w:rPr>
          <w:rFonts w:cs="Calibri" w:cstheme="minorHAnsi"/>
        </w:rPr>
        <w:t>a</w:t>
      </w:r>
      <w:bookmarkStart w:id="3221" w:name="__Fieldmark__1111_837005789"/>
      <w:r>
        <w:rPr>
          <w:rFonts w:cs="Calibri" w:cstheme="minorHAnsi"/>
        </w:rPr>
        <w:t>n</w:t>
      </w:r>
      <w:bookmarkStart w:id="3222" w:name="__Fieldmark__971_3470823330"/>
      <w:r>
        <w:rPr>
          <w:rFonts w:cs="Calibri" w:cstheme="minorHAnsi"/>
        </w:rPr>
        <w:t>d</w:t>
      </w:r>
      <w:bookmarkStart w:id="3223" w:name="__Fieldmark__835_2630548144"/>
      <w:r>
        <w:rPr>
          <w:rFonts w:cs="Calibri" w:cstheme="minorHAnsi"/>
        </w:rPr>
        <w:t xml:space="preserve"> </w:t>
      </w:r>
      <w:bookmarkStart w:id="3224" w:name="__Fieldmark__3089_2304565098"/>
      <w:r>
        <w:rPr>
          <w:rFonts w:cs="Calibri" w:cstheme="minorHAnsi"/>
        </w:rPr>
        <w:t>M</w:t>
      </w:r>
      <w:bookmarkStart w:id="3225" w:name="__Fieldmark__1161_2304565098"/>
      <w:r>
        <w:rPr>
          <w:rFonts w:cs="Calibri" w:cstheme="minorHAnsi"/>
        </w:rPr>
        <w:t>ackwell 2006)</w:t>
      </w:r>
      <w:r>
        <w:rPr>
          <w:rFonts w:cs="Calibri" w:cstheme="minorHAnsi"/>
        </w:rPr>
      </w:r>
      <w:r>
        <w:fldChar w:fldCharType="end"/>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226" w:name="__Fieldmark__10741_1108267904"/>
      <w:r>
        <w:rPr>
          <w:rFonts w:cs="Calibri" w:cstheme="minorHAnsi"/>
        </w:rPr>
        <w:t>K</w:t>
      </w:r>
      <w:bookmarkStart w:id="3227" w:name="__Fieldmark__11230_1786183302"/>
      <w:r>
        <w:rPr>
          <w:rFonts w:cs="Calibri" w:cstheme="minorHAnsi"/>
        </w:rPr>
        <w:t>o</w:t>
      </w:r>
      <w:bookmarkStart w:id="3228" w:name="__Fieldmark__10974_208418766"/>
      <w:r>
        <w:rPr>
          <w:rFonts w:cs="Calibri" w:cstheme="minorHAnsi"/>
        </w:rPr>
        <w:t>h</w:t>
      </w:r>
      <w:bookmarkStart w:id="3229" w:name="__Fieldmark__9688_2403155824"/>
      <w:r>
        <w:rPr>
          <w:rFonts w:cs="Calibri" w:cstheme="minorHAnsi"/>
        </w:rPr>
        <w:t>l</w:t>
      </w:r>
      <w:bookmarkStart w:id="3230" w:name="__Fieldmark__9304_545160095"/>
      <w:r>
        <w:rPr>
          <w:rFonts w:cs="Calibri" w:cstheme="minorHAnsi"/>
        </w:rPr>
        <w:t>s</w:t>
      </w:r>
      <w:bookmarkStart w:id="3231" w:name="__Fieldmark__9035_1417665735"/>
      <w:r>
        <w:rPr>
          <w:rFonts w:cs="Calibri" w:cstheme="minorHAnsi"/>
        </w:rPr>
        <w:t>tedt and Mackwell (1998)</w:t>
      </w:r>
      <w:r>
        <w:rPr>
          <w:rFonts w:cs="Calibri" w:cstheme="minorHAnsi"/>
        </w:rPr>
      </w:r>
      <w:r>
        <w:fldChar w:fldCharType="end"/>
      </w:r>
      <w:bookmarkStart w:id="3232" w:name="__Fieldmark__8852_2505137388"/>
      <w:bookmarkStart w:id="3233" w:name="__Fieldmark__7264_1561598236"/>
      <w:bookmarkStart w:id="3234" w:name="__Fieldmark__6904_2280461051"/>
      <w:bookmarkStart w:id="3235" w:name="__Fieldmark__6437_908293503"/>
      <w:bookmarkStart w:id="3236" w:name="__Fieldmark__12754_1777031281"/>
      <w:bookmarkStart w:id="3237" w:name="__Fieldmark__5500_2048093008"/>
      <w:bookmarkStart w:id="3238" w:name="__Fieldmark__5105_527255555"/>
      <w:bookmarkStart w:id="3239" w:name="__Fieldmark__4978_3642959469"/>
      <w:bookmarkStart w:id="3240" w:name="__Fieldmark__4598_2362112943"/>
      <w:bookmarkStart w:id="3241" w:name="__Fieldmark__4468_2049629825"/>
      <w:bookmarkStart w:id="3242" w:name="__Fieldmark__4338_687217606"/>
      <w:bookmarkStart w:id="3243" w:name="__Fieldmark__4208_2209115713"/>
      <w:bookmarkStart w:id="3244" w:name="__Fieldmark__4080_1105856583"/>
      <w:bookmarkStart w:id="3245" w:name="__Fieldmark__3947_1929513578"/>
      <w:bookmarkStart w:id="3246" w:name="__Fieldmark__3817_739104655"/>
      <w:bookmarkStart w:id="3247" w:name="__Fieldmark__3682_462321902"/>
      <w:bookmarkStart w:id="3248" w:name="__Fieldmark__3545_948816634"/>
      <w:bookmarkStart w:id="3249" w:name="__Fieldmark__3410_2312622389"/>
      <w:bookmarkStart w:id="3250" w:name="__Fieldmark__3270_2161409428"/>
      <w:bookmarkStart w:id="3251" w:name="__Fieldmark__3129_188299688"/>
      <w:bookmarkStart w:id="3252" w:name="__Fieldmark__2987_1216455718"/>
      <w:bookmarkStart w:id="3253" w:name="__Fieldmark__2845_649753871"/>
      <w:bookmarkStart w:id="3254" w:name="__Fieldmark__2709_2534479100"/>
      <w:bookmarkStart w:id="3255" w:name="__Fieldmark__2564_1692434574"/>
      <w:bookmarkStart w:id="3256" w:name="__Fieldmark__2421_148202576"/>
      <w:bookmarkStart w:id="3257" w:name="__Fieldmark__3850_2994147849"/>
      <w:bookmarkStart w:id="3258" w:name="__Fieldmark__2134_3231691474"/>
      <w:bookmarkStart w:id="3259" w:name="__Fieldmark__1990_3149341642"/>
      <w:bookmarkStart w:id="3260" w:name="__Fieldmark__1846_4213078475"/>
      <w:bookmarkStart w:id="3261" w:name="__Fieldmark__1702_4019975519"/>
      <w:bookmarkStart w:id="3262" w:name="__Fieldmark__1564_3852820974"/>
      <w:bookmarkStart w:id="3263" w:name="__Fieldmark__1281_3265051427"/>
      <w:bookmarkStart w:id="3264" w:name="__Fieldmark__994_3470823330"/>
      <w:bookmarkStart w:id="3265" w:name="__Fieldmark__3104_2304565098"/>
      <w:bookmarkStart w:id="3266" w:name="__Fieldmark__1194_2304565098"/>
      <w:bookmarkStart w:id="3267" w:name="__Fieldmark__854_2630548144"/>
      <w:bookmarkStart w:id="3268" w:name="__Fieldmark__1138_837005789"/>
      <w:bookmarkStart w:id="3269" w:name="__Fieldmark__1423_3917936936"/>
      <w:bookmarkStart w:id="3270" w:name="__Fieldmark__8398_3310317172"/>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271" w:name="__Fieldmark__10887_1108267904"/>
      <w:r>
        <w:rPr>
          <w:rFonts w:cs="Calibri" w:cstheme="minorHAnsi"/>
        </w:rPr>
        <w:t>(</w:t>
      </w:r>
      <w:bookmarkStart w:id="3272" w:name="__Fieldmark__11372_1786183302"/>
      <w:r>
        <w:rPr>
          <w:rFonts w:cs="Calibri" w:cstheme="minorHAnsi"/>
        </w:rPr>
        <w:t>T</w:t>
      </w:r>
      <w:bookmarkStart w:id="3273" w:name="__Fieldmark__11112_208418766"/>
      <w:r>
        <w:rPr>
          <w:rFonts w:cs="Calibri" w:cstheme="minorHAnsi"/>
        </w:rPr>
        <w:t>o</w:t>
      </w:r>
      <w:bookmarkStart w:id="3274" w:name="__Fieldmark__9831_2403155824"/>
      <w:r>
        <w:rPr>
          <w:rFonts w:cs="Calibri" w:cstheme="minorHAnsi"/>
        </w:rPr>
        <w:t>l</w:t>
      </w:r>
      <w:bookmarkStart w:id="3275" w:name="__Fieldmark__9443_545160095"/>
      <w:r>
        <w:rPr>
          <w:rFonts w:cs="Calibri" w:cstheme="minorHAnsi"/>
        </w:rPr>
        <w:t>l</w:t>
      </w:r>
      <w:bookmarkStart w:id="3276" w:name="__Fieldmark__9179_1417665735"/>
      <w:r>
        <w:rPr>
          <w:rFonts w:cs="Calibri" w:cstheme="minorHAnsi"/>
        </w:rPr>
        <w:t>an et al. 2017:20; Zhao, Ginsberg, and Kohstedt 2004; Mosenfelder et al. 2006)</w:t>
      </w:r>
      <w:r>
        <w:rPr>
          <w:rFonts w:cs="Calibri" w:cstheme="minorHAnsi"/>
        </w:rPr>
      </w:r>
      <w:r>
        <w:fldChar w:fldCharType="end"/>
      </w:r>
      <w:bookmarkStart w:id="3277" w:name="__Fieldmark__9055_2505137388"/>
      <w:bookmarkStart w:id="3278" w:name="__Fieldmark__7411_1561598236"/>
      <w:bookmarkStart w:id="3279" w:name="__Fieldmark__7048_2280461051"/>
      <w:bookmarkStart w:id="3280" w:name="__Fieldmark__6578_908293503"/>
      <w:bookmarkStart w:id="3281" w:name="__Fieldmark__12893_1777031281"/>
      <w:bookmarkStart w:id="3282" w:name="__Fieldmark__5633_2048093008"/>
      <w:bookmarkStart w:id="3283" w:name="__Fieldmark__5235_527255555"/>
      <w:bookmarkStart w:id="3284" w:name="__Fieldmark__5105_3642959469"/>
      <w:bookmarkStart w:id="3285" w:name="__Fieldmark__4722_2362112943"/>
      <w:bookmarkStart w:id="3286" w:name="__Fieldmark__4588_2049629825"/>
      <w:bookmarkStart w:id="3287" w:name="__Fieldmark__4454_687217606"/>
      <w:bookmarkStart w:id="3288" w:name="__Fieldmark__4320_2209115713"/>
      <w:bookmarkStart w:id="3289" w:name="__Fieldmark__4188_1105856583"/>
      <w:bookmarkStart w:id="3290" w:name="__Fieldmark__4051_1929513578"/>
      <w:bookmarkStart w:id="3291" w:name="__Fieldmark__3917_739104655"/>
      <w:bookmarkStart w:id="3292" w:name="__Fieldmark__3778_462321902"/>
      <w:bookmarkStart w:id="3293" w:name="__Fieldmark__3637_948816634"/>
      <w:bookmarkStart w:id="3294" w:name="__Fieldmark__3498_2312622389"/>
      <w:bookmarkStart w:id="3295" w:name="__Fieldmark__3354_2161409428"/>
      <w:bookmarkStart w:id="3296" w:name="__Fieldmark__3209_188299688"/>
      <w:bookmarkStart w:id="3297" w:name="__Fieldmark__3063_1216455718"/>
      <w:bookmarkStart w:id="3298" w:name="__Fieldmark__2917_649753871"/>
      <w:bookmarkStart w:id="3299" w:name="__Fieldmark__2777_2534479100"/>
      <w:bookmarkStart w:id="3300" w:name="__Fieldmark__2628_1692434574"/>
      <w:bookmarkStart w:id="3301" w:name="__Fieldmark__2481_148202576"/>
      <w:bookmarkStart w:id="3302" w:name="__Fieldmark__3906_2994147849"/>
      <w:bookmarkStart w:id="3303" w:name="__Fieldmark__2186_3231691474"/>
      <w:bookmarkStart w:id="3304" w:name="__Fieldmark__2038_3149341642"/>
      <w:bookmarkStart w:id="3305" w:name="__Fieldmark__1890_4213078475"/>
      <w:bookmarkStart w:id="3306" w:name="__Fieldmark__1742_4019975519"/>
      <w:bookmarkStart w:id="3307" w:name="__Fieldmark__1600_3852820974"/>
      <w:bookmarkStart w:id="3308" w:name="__Fieldmark__1455_3917936936"/>
      <w:bookmarkStart w:id="3309" w:name="__Fieldmark__1309_3265051427"/>
      <w:bookmarkStart w:id="3310" w:name="__Fieldmark__1162_837005789"/>
      <w:bookmarkStart w:id="3311" w:name="__Fieldmark__1014_3470823330"/>
      <w:bookmarkStart w:id="3312" w:name="__Fieldmark__874_2630548144"/>
      <w:bookmarkStart w:id="3313" w:name="__Fieldmark__3116_2304565098"/>
      <w:bookmarkStart w:id="3314" w:name="__Fieldmark__1217_2304565098"/>
      <w:bookmarkStart w:id="3315" w:name="__Fieldmark__8529_3310317172"/>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Demouchy and Mackwell’s (2006)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316" w:name="__Fieldmark__11035_1108267904"/>
      <w:r>
        <w:rPr>
          <w:rFonts w:cs="Calibri" w:cstheme="minorHAnsi"/>
        </w:rPr>
        <w:t>(</w:t>
      </w:r>
      <w:bookmarkStart w:id="3317" w:name="__Fieldmark__11519_1786183302"/>
      <w:r>
        <w:rPr>
          <w:rFonts w:cs="Calibri" w:cstheme="minorHAnsi"/>
        </w:rPr>
        <w:t>e</w:t>
      </w:r>
      <w:bookmarkStart w:id="3318" w:name="__Fieldmark__11252_208418766"/>
      <w:r>
        <w:rPr>
          <w:rFonts w:cs="Calibri" w:cstheme="minorHAnsi"/>
        </w:rPr>
        <w:t>.</w:t>
      </w:r>
      <w:bookmarkStart w:id="3319" w:name="__Fieldmark__9973_2403155824"/>
      <w:r>
        <w:rPr>
          <w:rFonts w:cs="Calibri" w:cstheme="minorHAnsi"/>
        </w:rPr>
        <w:t>g</w:t>
      </w:r>
      <w:bookmarkStart w:id="3320" w:name="__Fieldmark__9581_545160095"/>
      <w:r>
        <w:rPr>
          <w:rFonts w:cs="Calibri" w:cstheme="minorHAnsi"/>
        </w:rPr>
        <w:t>.</w:t>
      </w:r>
      <w:bookmarkStart w:id="3321" w:name="__Fieldmark__9312_1417665735"/>
      <w:r>
        <w:rPr>
          <w:rFonts w:cs="Calibri" w:cstheme="minorHAnsi"/>
        </w:rPr>
        <w:t>, Demouchy et al. 2016; Demouchy and Mackwell 2003) and not well constrained here by three interior points</w:t>
      </w:r>
      <w:r>
        <w:rPr>
          <w:rFonts w:cs="Calibri" w:cstheme="minorHAnsi"/>
        </w:rPr>
      </w:r>
      <w:r>
        <w:fldChar w:fldCharType="end"/>
      </w:r>
      <w:bookmarkStart w:id="3322" w:name="__Fieldmark__7710_1561598236"/>
      <w:bookmarkStart w:id="3323" w:name="__Fieldmark__9257_2505137388"/>
      <w:bookmarkStart w:id="3324" w:name="__Fieldmark__7563_1561598236"/>
      <w:bookmarkStart w:id="3325" w:name="__Fieldmark__7196_2280461051"/>
      <w:bookmarkStart w:id="3326" w:name="__Fieldmark__6722_908293503"/>
      <w:bookmarkStart w:id="3327" w:name="__Fieldmark__13033_1777031281"/>
      <w:bookmarkStart w:id="3328" w:name="__Fieldmark__5766_2048093008"/>
      <w:bookmarkStart w:id="3329" w:name="__Fieldmark__5364_527255555"/>
      <w:bookmarkStart w:id="3330" w:name="__Fieldmark__5230_3642959469"/>
      <w:bookmarkStart w:id="3331" w:name="__Fieldmark__4843_2362112943"/>
      <w:bookmarkStart w:id="3332" w:name="__Fieldmark__4705_2049629825"/>
      <w:bookmarkStart w:id="3333" w:name="__Fieldmark__4567_687217606"/>
      <w:bookmarkStart w:id="3334" w:name="__Fieldmark__4429_2209115713"/>
      <w:bookmarkStart w:id="3335" w:name="__Fieldmark__4293_1105856583"/>
      <w:bookmarkStart w:id="3336" w:name="__Fieldmark__4152_1929513578"/>
      <w:bookmarkStart w:id="3337" w:name="__Fieldmark__4014_739104655"/>
      <w:bookmarkStart w:id="3338" w:name="__Fieldmark__3871_462321902"/>
      <w:bookmarkStart w:id="3339" w:name="__Fieldmark__3726_948816634"/>
      <w:bookmarkStart w:id="3340" w:name="__Fieldmark__3583_2312622389"/>
      <w:bookmarkStart w:id="3341" w:name="__Fieldmark__3435_2161409428"/>
      <w:bookmarkStart w:id="3342" w:name="__Fieldmark__3286_188299688"/>
      <w:bookmarkStart w:id="3343" w:name="__Fieldmark__3136_1216455718"/>
      <w:bookmarkStart w:id="3344" w:name="__Fieldmark__2986_649753871"/>
      <w:bookmarkStart w:id="3345" w:name="__Fieldmark__2842_2534479100"/>
      <w:bookmarkStart w:id="3346" w:name="__Fieldmark__2691_1692434574"/>
      <w:bookmarkStart w:id="3347" w:name="__Fieldmark__2538_148202576"/>
      <w:bookmarkStart w:id="3348" w:name="__Fieldmark__3959_2994147849"/>
      <w:bookmarkStart w:id="3349" w:name="__Fieldmark__2235_3231691474"/>
      <w:bookmarkStart w:id="3350" w:name="__Fieldmark__2083_3149341642"/>
      <w:bookmarkStart w:id="3351" w:name="__Fieldmark__1931_4213078475"/>
      <w:bookmarkStart w:id="3352" w:name="__Fieldmark__1779_4019975519"/>
      <w:bookmarkStart w:id="3353" w:name="__Fieldmark__1636_3852820974"/>
      <w:bookmarkStart w:id="3354" w:name="__Fieldmark__1487_3917936936"/>
      <w:bookmarkStart w:id="3355" w:name="__Fieldmark__1337_3265051427"/>
      <w:bookmarkStart w:id="3356" w:name="__Fieldmark__1186_837005789"/>
      <w:bookmarkStart w:id="3357" w:name="__Fieldmark__1034_3470823330"/>
      <w:bookmarkStart w:id="3358" w:name="__Fieldmark__890_2630548144"/>
      <w:bookmarkStart w:id="3359" w:name="__Fieldmark__3128_2304565098"/>
      <w:bookmarkStart w:id="3360" w:name="__Fieldmark__1240_2304565098"/>
      <w:bookmarkStart w:id="3361" w:name="__Fieldmark__8656_3310317172"/>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r>
        <w:rPr>
          <w:rFonts w:cs="Calibri" w:cstheme="minorHAnsi"/>
        </w:rPr>
        <w:t xml:space="preserve">.  </w:t>
      </w:r>
      <w:r>
        <w:fldChar w:fldCharType="begin"/>
      </w:r>
      <w:r/>
      <w:r>
        <w:fldChar w:fldCharType="separate"/>
      </w:r>
      <w:bookmarkStart w:id="3362" w:name="__Fieldmark__11178_1108267904"/>
      <w:r>
        <w:rPr>
          <w:rFonts w:cs="Calibri" w:cstheme="minorHAnsi"/>
        </w:rPr>
      </w:r>
      <w:bookmarkEnd w:id="3362"/>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Most of the resulting diffusivities (see Supplemental Table) show H</w:t>
      </w:r>
      <w:r>
        <w:rPr>
          <w:vertAlign w:val="superscript"/>
        </w:rPr>
        <w:t>+</w:t>
      </w:r>
      <w:r>
        <w:rPr/>
        <w:t xml:space="preserve"> loss rates that are </w:t>
      </w:r>
      <w:r>
        <w:rPr>
          <w:i/>
        </w:rPr>
        <w:t>intermediate</w:t>
      </w:r>
      <w:r>
        <w:rPr/>
        <w:t xml:space="preserve"> between the </w:t>
      </w:r>
      <w:del w:id="121" w:author="Elizabeth F" w:date="2017-12-15T15:32:42Z">
        <w:r>
          <w:rPr/>
          <w:delText>PP</w:delText>
        </w:r>
      </w:del>
      <w:ins w:id="122" w:author="Elizabeth F" w:date="2017-12-15T15:32:42Z">
        <w:r>
          <w:rPr>
            <w:rFonts w:eastAsia="Calibri"/>
            <w:color w:val="00000A"/>
            <w:sz w:val="22"/>
          </w:rPr>
          <w:t>redox</w:t>
        </w:r>
      </w:ins>
      <w:r>
        <w:rPr/>
        <w:t xml:space="preserve">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w:t>
      </w:r>
      <w:ins w:id="123" w:author="Elizabeth F" w:date="2017-12-15T22:10:06Z">
        <w:r>
          <w:rPr/>
          <w:t>4H</w:t>
        </w:r>
      </w:ins>
      <w:del w:id="124" w:author="Elizabeth F" w:date="2017-12-15T22:10:06Z">
        <w:r>
          <w:rPr/>
          <w:delText>Fe</w:delText>
        </w:r>
      </w:del>
      <w:del w:id="125" w:author="Elizabeth F" w:date="2017-12-15T22:10:06Z">
        <w:r>
          <w:rPr>
            <w:vertAlign w:val="superscript"/>
          </w:rPr>
          <w:delText>2+</w:delText>
        </w:r>
      </w:del>
      <w:r>
        <w:rPr/>
        <w:t>] at 3600 cm</w:t>
      </w:r>
      <w:r>
        <w:rPr>
          <w:vertAlign w:val="superscript"/>
        </w:rPr>
        <w:t>-1</w:t>
      </w:r>
      <w:r>
        <w:rPr/>
        <w:t>, and [Ti-</w:t>
      </w:r>
      <w:ins w:id="126" w:author="Elizabeth F" w:date="2017-12-15T22:10:12Z">
        <w:r>
          <w:rPr/>
          <w:t>2H</w:t>
        </w:r>
      </w:ins>
      <w:del w:id="127" w:author="Elizabeth F" w:date="2017-12-15T22:10:15Z">
        <w:r>
          <w:rPr/>
          <w:delText>3525</w:delText>
        </w:r>
      </w:del>
      <w:r>
        <w:rPr/>
        <w:t>]</w:t>
      </w:r>
      <w:ins w:id="128" w:author="Elizabeth F" w:date="2017-12-15T22:10:16Z">
        <w:r>
          <w:rPr/>
          <w:t xml:space="preserve"> </w:t>
        </w:r>
      </w:ins>
      <w:ins w:id="129" w:author="Elizabeth F" w:date="2017-12-15T22:10:16Z">
        <w:r>
          <w:rPr/>
          <w:t>at 3525 cm</w:t>
        </w:r>
      </w:ins>
      <w:ins w:id="130" w:author="Elizabeth F" w:date="2017-12-15T22:10:16Z">
        <w:r>
          <w:rPr>
            <w:vertAlign w:val="superscript"/>
          </w:rPr>
          <w:t>-1</w:t>
        </w:r>
      </w:ins>
      <w:r>
        <w:rPr/>
        <w:t xml:space="preserve"> in San Carlos SC1-2.  All spectra, baselines, profile data, and best-fit curves are provided in the Supplemental PDF. Selected profile data are shown in comparison with expected </w:t>
      </w:r>
      <w:del w:id="131" w:author="Elizabeth F" w:date="2017-12-15T15:32:42Z">
        <w:r>
          <w:rPr/>
          <w:delText>PP</w:delText>
        </w:r>
      </w:del>
      <w:ins w:id="132" w:author="Elizabeth F" w:date="2017-12-15T15:32:42Z">
        <w:r>
          <w:rPr>
            <w:rFonts w:eastAsia="Calibri"/>
            <w:color w:val="00000A"/>
            <w:sz w:val="22"/>
          </w:rPr>
          <w:t>redox</w:t>
        </w:r>
      </w:ins>
      <w:r>
        <w:rPr/>
        <w:t xml:space="preserve"> rate profiles in Figure 7, and all estimated diffusivities are shown as a function of heating time in Figure 8. </w:t>
      </w:r>
    </w:p>
    <w:p>
      <w:pPr>
        <w:pStyle w:val="Normal"/>
        <w:rPr/>
      </w:pPr>
      <w:r>
        <w:rPr/>
        <w:t>The height of the [Si-</w:t>
      </w:r>
      <w:ins w:id="133" w:author="Elizabeth F" w:date="2017-12-15T22:10:32Z">
        <w:r>
          <w:rPr/>
          <w:t>4H</w:t>
        </w:r>
      </w:ins>
      <w:del w:id="134" w:author="Elizabeth F" w:date="2017-12-15T22:10:32Z">
        <w:r>
          <w:rPr/>
          <w:delText>Fe</w:delText>
        </w:r>
      </w:del>
      <w:del w:id="135" w:author="Elizabeth F" w:date="2017-12-15T22:10:32Z">
        <w:r>
          <w:rPr>
            <w:vertAlign w:val="superscript"/>
          </w:rPr>
          <w:delText>2+</w:delText>
        </w:r>
      </w:del>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w:t>
      </w:r>
      <w:ins w:id="136" w:author="Elizabeth F" w:date="2017-12-15T22:10:37Z">
        <w:r>
          <w:rPr/>
          <w:t>4H</w:t>
        </w:r>
      </w:ins>
      <w:del w:id="137" w:author="Elizabeth F" w:date="2017-12-15T22:10:37Z">
        <w:r>
          <w:rPr/>
          <w:delText>Fe</w:delText>
        </w:r>
      </w:del>
      <w:del w:id="138" w:author="Elizabeth F" w:date="2017-12-15T22:10:37Z">
        <w:r>
          <w:rPr>
            <w:vertAlign w:val="superscript"/>
          </w:rPr>
          <w:delText>2+</w:delText>
        </w:r>
      </w:del>
      <w:r>
        <w:rPr/>
        <w:t xml:space="preserve"> peak], clear H</w:t>
      </w:r>
      <w:r>
        <w:rPr>
          <w:vertAlign w:val="superscript"/>
        </w:rPr>
        <w:t>+</w:t>
      </w:r>
      <w:r>
        <w:rPr/>
        <w:t>-loss profiles could be observed for [Si-</w:t>
      </w:r>
      <w:ins w:id="139" w:author="Elizabeth F" w:date="2017-12-15T22:10:41Z">
        <w:r>
          <w:rPr/>
          <w:t>4H</w:t>
        </w:r>
      </w:ins>
      <w:del w:id="140" w:author="Elizabeth F" w:date="2017-12-15T22:10:41Z">
        <w:r>
          <w:rPr/>
          <w:delText>Fe</w:delText>
        </w:r>
      </w:del>
      <w:del w:id="141" w:author="Elizabeth F" w:date="2017-12-15T22:10:41Z">
        <w:r>
          <w:rPr>
            <w:vertAlign w:val="superscript"/>
          </w:rPr>
          <w:delText>2+</w:delText>
        </w:r>
      </w:del>
      <w:r>
        <w:rPr/>
        <w:t xml:space="preserve">], with apparent diffusivities that were relatively fast compared to the initial stages and with a fast direction || </w:t>
      </w:r>
      <w:r>
        <w:rPr>
          <w:i/>
          <w:iCs/>
        </w:rPr>
        <w:t>a</w:t>
      </w:r>
      <w:r>
        <w:rPr/>
        <w:t>. These [Si-</w:t>
      </w:r>
      <w:ins w:id="142" w:author="Elizabeth F" w:date="2017-12-15T22:10:48Z">
        <w:r>
          <w:rPr/>
          <w:t>4H</w:t>
        </w:r>
      </w:ins>
      <w:del w:id="143" w:author="Elizabeth F" w:date="2017-12-15T22:10:47Z">
        <w:r>
          <w:rPr/>
          <w:delText>Fe</w:delText>
        </w:r>
      </w:del>
      <w:del w:id="144" w:author="Elizabeth F" w:date="2017-12-15T22:10:47Z">
        <w:r>
          <w:rPr>
            <w:vertAlign w:val="superscript"/>
          </w:rPr>
          <w:delText>2+</w:delText>
        </w:r>
      </w:del>
      <w:r>
        <w:rPr/>
        <w:t xml:space="preserve">]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w:t>
      </w:r>
      <w:del w:id="145" w:author="Elizabeth F" w:date="2017-12-15T15:27:28Z">
        <w:r>
          <w:rPr/>
          <w:delText>[Si]</w:delText>
        </w:r>
      </w:del>
      <w:ins w:id="146" w:author="Elizabeth F" w:date="2017-12-15T15:27:28Z">
        <w:r>
          <w:rPr>
            <w:rFonts w:eastAsia="Calibri"/>
            <w:color w:val="00000A"/>
            <w:sz w:val="22"/>
          </w:rPr>
          <w:t>[Si-4H]</w:t>
        </w:r>
      </w:ins>
      <w:r>
        <w:rPr/>
        <w:t xml:space="preserve">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 xml:space="preserve">While the decrease in the height of the </w:t>
      </w:r>
      <w:del w:id="147" w:author="Elizabeth F" w:date="2017-12-15T22:11:13Z">
        <w:r>
          <w:rPr/>
          <w:delText>[Si-Fe</w:delText>
        </w:r>
      </w:del>
      <w:del w:id="148" w:author="Elizabeth F" w:date="2017-12-15T22:11:13Z">
        <w:r>
          <w:rPr>
            <w:vertAlign w:val="superscript"/>
          </w:rPr>
          <w:delText>2+</w:delText>
        </w:r>
      </w:del>
      <w:del w:id="149" w:author="Elizabeth F" w:date="2017-12-15T22:11:13Z">
        <w:r>
          <w:rPr/>
          <w:delText>]</w:delText>
        </w:r>
      </w:del>
      <w:ins w:id="150" w:author="Elizabeth F" w:date="2017-12-15T22:11:13Z">
        <w:r>
          <w:rPr>
            <w:rFonts w:eastAsia="Calibri" w:cs=""/>
            <w:color w:val="00000A"/>
            <w:kern w:val="0"/>
            <w:sz w:val="22"/>
            <w:szCs w:val="22"/>
            <w:lang w:val="en-US" w:eastAsia="en-US" w:bidi="ar-SA"/>
          </w:rPr>
          <w:t>[Si-4H]</w:t>
        </w:r>
      </w:ins>
      <w:r>
        <w:rPr/>
        <w:t xml:space="preserve"> peak accelerated during the experiment, the loss of H</w:t>
      </w:r>
      <w:r>
        <w:rPr>
          <w:vertAlign w:val="superscript"/>
        </w:rPr>
        <w:t>+</w:t>
      </w:r>
      <w:r>
        <w:rPr/>
        <w:t xml:space="preserve"> from the </w:t>
      </w:r>
      <w:del w:id="151" w:author="Elizabeth F" w:date="2017-12-15T22:11:35Z">
        <w:r>
          <w:rPr/>
          <w:delText>[Ti-3525]</w:delText>
        </w:r>
      </w:del>
      <w:ins w:id="152" w:author="Elizabeth F" w:date="2017-12-15T22:11:35Z">
        <w:r>
          <w:rPr>
            <w:rFonts w:eastAsia="Calibri" w:cs=""/>
            <w:color w:val="00000A"/>
            <w:kern w:val="0"/>
            <w:sz w:val="22"/>
            <w:szCs w:val="22"/>
            <w:lang w:val="en-US" w:eastAsia="en-US" w:bidi="ar-SA"/>
          </w:rPr>
          <w:t>[Ti-2H]</w:t>
        </w:r>
      </w:ins>
      <w:r>
        <w:rPr/>
        <w:t xml:space="preserve"> peak slowed down. To observe this decrease in H</w:t>
      </w:r>
      <w:r>
        <w:rPr>
          <w:vertAlign w:val="superscript"/>
        </w:rPr>
        <w:t>+</w:t>
      </w:r>
      <w:r>
        <w:rPr/>
        <w:t xml:space="preserve"> loss rate in the profile data, compare the close correspondence of the </w:t>
      </w:r>
      <w:del w:id="153" w:author="Elizabeth F" w:date="2017-12-15T22:11:35Z">
        <w:r>
          <w:rPr/>
          <w:delText>[Ti-3525]</w:delText>
        </w:r>
      </w:del>
      <w:ins w:id="154" w:author="Elizabeth F" w:date="2017-12-15T22:11:35Z">
        <w:r>
          <w:rPr>
            <w:rFonts w:eastAsia="Calibri" w:cs=""/>
            <w:color w:val="00000A"/>
            <w:kern w:val="0"/>
            <w:sz w:val="22"/>
            <w:szCs w:val="22"/>
            <w:lang w:val="en-US" w:eastAsia="en-US" w:bidi="ar-SA"/>
          </w:rPr>
          <w:t>[Ti-2H]</w:t>
        </w:r>
      </w:ins>
      <w:r>
        <w:rPr/>
        <w:t xml:space="preserve"> data with the expected </w:t>
      </w:r>
      <w:del w:id="155" w:author="Elizabeth F" w:date="2017-12-15T15:32:42Z">
        <w:r>
          <w:rPr/>
          <w:delText>PP</w:delText>
        </w:r>
      </w:del>
      <w:ins w:id="156" w:author="Elizabeth F" w:date="2017-12-15T15:32:42Z">
        <w:r>
          <w:rPr>
            <w:rFonts w:eastAsia="Calibri"/>
            <w:color w:val="00000A"/>
            <w:sz w:val="22"/>
          </w:rPr>
          <w:t>redox</w:t>
        </w:r>
      </w:ins>
      <w:r>
        <w:rPr/>
        <w:t xml:space="preserve"> rate curves at 7 hours with the large difference between the data and the </w:t>
      </w:r>
      <w:del w:id="157" w:author="Elizabeth F" w:date="2017-12-15T15:32:42Z">
        <w:r>
          <w:rPr/>
          <w:delText>PP</w:delText>
        </w:r>
      </w:del>
      <w:ins w:id="158" w:author="Elizabeth F" w:date="2017-12-15T15:32:42Z">
        <w:r>
          <w:rPr>
            <w:rFonts w:eastAsia="Calibri"/>
            <w:color w:val="00000A"/>
            <w:sz w:val="22"/>
          </w:rPr>
          <w:t>redox</w:t>
        </w:r>
      </w:ins>
      <w:r>
        <w:rPr/>
        <w:t xml:space="preserve"> curves at 19 hours (Figure 7D-F). The </w:t>
      </w:r>
      <w:del w:id="159" w:author="Elizabeth F" w:date="2017-12-15T22:11:13Z">
        <w:r>
          <w:rPr/>
          <w:delText>[Si-Fe</w:delText>
        </w:r>
      </w:del>
      <w:del w:id="160" w:author="Elizabeth F" w:date="2017-12-15T22:11:13Z">
        <w:r>
          <w:rPr>
            <w:vertAlign w:val="superscript"/>
          </w:rPr>
          <w:delText>2+</w:delText>
        </w:r>
      </w:del>
      <w:del w:id="161" w:author="Elizabeth F" w:date="2017-12-15T22:11:13Z">
        <w:r>
          <w:rPr/>
          <w:delText>]</w:delText>
        </w:r>
      </w:del>
      <w:ins w:id="162" w:author="Elizabeth F" w:date="2017-12-15T22:11:13Z">
        <w:r>
          <w:rPr>
            <w:rFonts w:eastAsia="Calibri" w:cs=""/>
            <w:color w:val="00000A"/>
            <w:kern w:val="0"/>
            <w:sz w:val="22"/>
            <w:szCs w:val="22"/>
            <w:lang w:val="en-US" w:eastAsia="en-US" w:bidi="ar-SA"/>
          </w:rPr>
          <w:t>[Si-4H]</w:t>
        </w:r>
      </w:ins>
      <w:r>
        <w:rPr/>
        <w:t xml:space="preserve"> and </w:t>
      </w:r>
      <w:del w:id="163" w:author="Elizabeth F" w:date="2017-12-15T22:11:35Z">
        <w:r>
          <w:rPr/>
          <w:delText>[Ti-3525]</w:delText>
        </w:r>
      </w:del>
      <w:ins w:id="164" w:author="Elizabeth F" w:date="2017-12-15T22:11:35Z">
        <w:r>
          <w:rPr>
            <w:rFonts w:eastAsia="Calibri" w:cs=""/>
            <w:color w:val="00000A"/>
            <w:kern w:val="0"/>
            <w:sz w:val="22"/>
            <w:szCs w:val="22"/>
            <w:lang w:val="en-US" w:eastAsia="en-US" w:bidi="ar-SA"/>
          </w:rPr>
          <w:t>[Ti-2H]</w:t>
        </w:r>
      </w:ins>
      <w:r>
        <w:rPr/>
        <w:t xml:space="preserve"> diffusivities eventually come close to converging, but the </w:t>
      </w:r>
      <w:del w:id="165" w:author="Elizabeth F" w:date="2017-12-15T22:11:35Z">
        <w:r>
          <w:rPr/>
          <w:delText>[Ti-3525]</w:delText>
        </w:r>
      </w:del>
      <w:ins w:id="166" w:author="Elizabeth F" w:date="2017-12-15T22:11:35Z">
        <w:r>
          <w:rPr>
            <w:rFonts w:eastAsia="Calibri" w:cs=""/>
            <w:color w:val="00000A"/>
            <w:kern w:val="0"/>
            <w:sz w:val="22"/>
            <w:szCs w:val="22"/>
            <w:lang w:val="en-US" w:eastAsia="en-US" w:bidi="ar-SA"/>
          </w:rPr>
          <w:t>[Ti-2H]</w:t>
        </w:r>
      </w:ins>
      <w:r>
        <w:rPr/>
        <w:t xml:space="preserve"> peak diffusivity is always higher (Figure 8). Profiles for the other </w:t>
      </w:r>
      <w:del w:id="167" w:author="Elizabeth F" w:date="2017-12-15T15:25:44Z">
        <w:r>
          <w:rPr/>
          <w:delText>[Ti]</w:delText>
        </w:r>
      </w:del>
      <w:ins w:id="168" w:author="Elizabeth F" w:date="2017-12-15T15:25:44Z">
        <w:r>
          <w:rPr>
            <w:rFonts w:eastAsia="Calibri"/>
            <w:color w:val="00000A"/>
            <w:sz w:val="22"/>
          </w:rPr>
          <w:t>[Ti-2H]</w:t>
        </w:r>
      </w:ins>
      <w:r>
        <w:rPr/>
        <w:t xml:space="preserve"> peak and additional </w:t>
      </w:r>
      <w:del w:id="169" w:author="Elizabeth F" w:date="2017-12-15T15:27:28Z">
        <w:r>
          <w:rPr/>
          <w:delText>[Si]</w:delText>
        </w:r>
      </w:del>
      <w:ins w:id="170" w:author="Elizabeth F" w:date="2017-12-15T15:27:28Z">
        <w:r>
          <w:rPr>
            <w:rFonts w:eastAsia="Calibri"/>
            <w:color w:val="00000A"/>
            <w:sz w:val="22"/>
          </w:rPr>
          <w:t>[Si-4H]</w:t>
        </w:r>
      </w:ins>
      <w:r>
        <w:rPr/>
        <w:t xml:space="preserve"> peaks in SC1-2 are not shown but behave similarly to </w:t>
      </w:r>
      <w:del w:id="171" w:author="Elizabeth F" w:date="2017-12-15T22:11:35Z">
        <w:r>
          <w:rPr/>
          <w:delText>[Ti-3525]</w:delText>
        </w:r>
      </w:del>
      <w:ins w:id="172" w:author="Elizabeth F" w:date="2017-12-15T22:11:35Z">
        <w:r>
          <w:rPr>
            <w:rFonts w:eastAsia="Calibri" w:cs=""/>
            <w:color w:val="00000A"/>
            <w:kern w:val="0"/>
            <w:sz w:val="22"/>
            <w:szCs w:val="22"/>
            <w:lang w:val="en-US" w:eastAsia="en-US" w:bidi="ar-SA"/>
          </w:rPr>
          <w:t>[Ti-2H]</w:t>
        </w:r>
      </w:ins>
      <w:r>
        <w:rPr/>
        <w:t>.</w:t>
      </w:r>
    </w:p>
    <w:p>
      <w:pPr>
        <w:pStyle w:val="Normal"/>
        <w:rPr/>
      </w:pPr>
      <w:r>
        <w:rPr/>
        <w:t>The bulk H</w:t>
      </w:r>
      <w:r>
        <w:rPr>
          <w:vertAlign w:val="superscript"/>
        </w:rPr>
        <w:t>+</w:t>
      </w:r>
      <w:r>
        <w:rPr/>
        <w:t xml:space="preserve"> curves, which consist of a combination of peaks, the </w:t>
      </w:r>
      <w:del w:id="173" w:author="Elizabeth F" w:date="2017-12-15T15:27:28Z">
        <w:r>
          <w:rPr/>
          <w:delText>[Si]</w:delText>
        </w:r>
      </w:del>
      <w:ins w:id="174" w:author="Elizabeth F" w:date="2017-12-15T15:27:28Z">
        <w:r>
          <w:rPr>
            <w:rFonts w:eastAsia="Calibri"/>
            <w:color w:val="00000A"/>
            <w:sz w:val="22"/>
          </w:rPr>
          <w:t>[Si-4H]</w:t>
        </w:r>
      </w:ins>
      <w:r>
        <w:rPr/>
        <w:t xml:space="preserve"> and </w:t>
      </w:r>
      <w:del w:id="175" w:author="Elizabeth F" w:date="2017-12-15T15:25:45Z">
        <w:r>
          <w:rPr/>
          <w:delText>[Ti]</w:delText>
        </w:r>
      </w:del>
      <w:ins w:id="176" w:author="Elizabeth F" w:date="2017-12-15T15:25:45Z">
        <w:r>
          <w:rPr>
            <w:rFonts w:eastAsia="Calibri"/>
            <w:color w:val="00000A"/>
            <w:sz w:val="22"/>
          </w:rPr>
          <w:t>[Ti-2H]</w:t>
        </w:r>
      </w:ins>
      <w:r>
        <w:rPr/>
        <w:t xml:space="preserve"> peaks, show apparent diffusivities that are intermediate between the final </w:t>
      </w:r>
      <w:del w:id="177" w:author="Elizabeth F" w:date="2017-12-15T22:11:35Z">
        <w:r>
          <w:rPr/>
          <w:delText>[Ti-3525]</w:delText>
        </w:r>
      </w:del>
      <w:ins w:id="178" w:author="Elizabeth F" w:date="2017-12-15T22:11:35Z">
        <w:r>
          <w:rPr>
            <w:rFonts w:eastAsia="Calibri" w:cs=""/>
            <w:color w:val="00000A"/>
            <w:kern w:val="0"/>
            <w:sz w:val="22"/>
            <w:szCs w:val="22"/>
            <w:lang w:val="en-US" w:eastAsia="en-US" w:bidi="ar-SA"/>
          </w:rPr>
          <w:t>[Ti-2H]</w:t>
        </w:r>
      </w:ins>
      <w:r>
        <w:rPr/>
        <w:t xml:space="preserve"> and </w:t>
      </w:r>
      <w:del w:id="179" w:author="Elizabeth F" w:date="2017-12-15T22:11:13Z">
        <w:r>
          <w:rPr/>
          <w:delText>[Si-Fe</w:delText>
        </w:r>
      </w:del>
      <w:del w:id="180" w:author="Elizabeth F" w:date="2017-12-15T22:11:13Z">
        <w:r>
          <w:rPr>
            <w:vertAlign w:val="superscript"/>
          </w:rPr>
          <w:delText>2+</w:delText>
        </w:r>
      </w:del>
      <w:del w:id="181" w:author="Elizabeth F" w:date="2017-12-15T22:11:13Z">
        <w:r>
          <w:rPr/>
          <w:delText>]</w:delText>
        </w:r>
      </w:del>
      <w:ins w:id="182" w:author="Elizabeth F" w:date="2017-12-15T22:11:13Z">
        <w:r>
          <w:rPr>
            <w:rFonts w:eastAsia="Calibri" w:cs=""/>
            <w:color w:val="00000A"/>
            <w:kern w:val="0"/>
            <w:sz w:val="22"/>
            <w:szCs w:val="22"/>
            <w:lang w:val="en-US" w:eastAsia="en-US" w:bidi="ar-SA"/>
          </w:rPr>
          <w:t>[Si-4H]</w:t>
        </w:r>
      </w:ins>
      <w:r>
        <w:rPr/>
        <w:t xml:space="preserve"> mechanism diffusivities. The bulk H</w:t>
      </w:r>
      <w:r>
        <w:rPr>
          <w:vertAlign w:val="superscript"/>
        </w:rPr>
        <w:t>+</w:t>
      </w:r>
      <w:r>
        <w:rPr/>
        <w:t xml:space="preserve"> curves are typically less symmetric than the profiles of either the </w:t>
      </w:r>
      <w:del w:id="183" w:author="Elizabeth F" w:date="2017-12-15T15:25:45Z">
        <w:r>
          <w:rPr/>
          <w:delText>[Ti]</w:delText>
        </w:r>
      </w:del>
      <w:ins w:id="184" w:author="Elizabeth F" w:date="2017-12-15T15:25:45Z">
        <w:r>
          <w:rPr>
            <w:rFonts w:eastAsia="Calibri"/>
            <w:color w:val="00000A"/>
            <w:sz w:val="22"/>
          </w:rPr>
          <w:t>[Ti-2H]</w:t>
        </w:r>
      </w:ins>
      <w:r>
        <w:rPr/>
        <w:t xml:space="preserve"> or </w:t>
      </w:r>
      <w:del w:id="185" w:author="Elizabeth F" w:date="2017-12-15T15:27:28Z">
        <w:r>
          <w:rPr/>
          <w:delText>[Si]</w:delText>
        </w:r>
      </w:del>
      <w:ins w:id="186" w:author="Elizabeth F" w:date="2017-12-15T15:27:28Z">
        <w:r>
          <w:rPr>
            <w:rFonts w:eastAsia="Calibri"/>
            <w:color w:val="00000A"/>
            <w:sz w:val="22"/>
          </w:rPr>
          <w:t>[Si-4H]</w:t>
        </w:r>
      </w:ins>
      <w:r>
        <w:rPr/>
        <w:t xml:space="preserve"> peak, in part because of the occasional appearance of spectra with relatively large [tri-</w:t>
      </w:r>
      <w:ins w:id="187" w:author="Elizabeth F" w:date="2017-12-15T22:12:33Z">
        <w:r>
          <w:rPr/>
          <w:t>H</w:t>
        </w:r>
      </w:ins>
      <w:del w:id="188" w:author="Elizabeth F" w:date="2017-12-15T22:12:33Z">
        <w:r>
          <w:rPr/>
          <w:delText>Fe</w:delText>
        </w:r>
      </w:del>
      <w:del w:id="189" w:author="Elizabeth F" w:date="2017-12-15T22:12:33Z">
        <w:r>
          <w:rPr>
            <w:vertAlign w:val="superscript"/>
          </w:rPr>
          <w:delText>3+</w:delText>
        </w:r>
      </w:del>
      <w:r>
        <w:rPr/>
        <w:t xml:space="preserve">] peaks and distorted baselines (see Supplemental PDF, e.g., 100 μm from the edge along </w:t>
      </w:r>
      <w:r>
        <w:rPr>
          <w:i/>
          <w:iCs/>
        </w:rPr>
        <w:t>a</w:t>
      </w:r>
      <w:r>
        <w:rPr/>
        <w:t xml:space="preserve"> after 43 hours of heat treatment). This </w:t>
      </w:r>
      <w:del w:id="190" w:author="Elizabeth F" w:date="2017-12-15T22:12:55Z">
        <w:r>
          <w:rPr/>
          <w:delText>[tri-Fe</w:delText>
        </w:r>
      </w:del>
      <w:del w:id="191" w:author="Elizabeth F" w:date="2017-12-15T22:12:55Z">
        <w:r>
          <w:rPr>
            <w:vertAlign w:val="superscript"/>
          </w:rPr>
          <w:delText>3+</w:delText>
        </w:r>
      </w:del>
      <w:del w:id="192" w:author="Elizabeth F" w:date="2017-12-15T22:12:55Z">
        <w:r>
          <w:rPr/>
          <w:delText>]</w:delText>
        </w:r>
      </w:del>
      <w:ins w:id="193" w:author="Elizabeth F" w:date="2017-12-15T22:12:55Z">
        <w:r>
          <w:rPr>
            <w:rFonts w:eastAsia="Calibri" w:cs=""/>
            <w:color w:val="00000A"/>
            <w:kern w:val="0"/>
            <w:sz w:val="22"/>
            <w:szCs w:val="22"/>
            <w:lang w:val="en-US" w:eastAsia="en-US" w:bidi="ar-SA"/>
          </w:rPr>
          <w:t>[tri-H]</w:t>
        </w:r>
      </w:ins>
      <w:r>
        <w:rPr/>
        <w:t xml:space="preserve">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w:t>
      </w:r>
      <w:del w:id="194" w:author="Elizabeth F" w:date="2017-12-15T22:11:13Z">
        <w:r>
          <w:rPr/>
          <w:delText>[Si-Fe</w:delText>
        </w:r>
      </w:del>
      <w:del w:id="195" w:author="Elizabeth F" w:date="2017-12-15T22:11:13Z">
        <w:r>
          <w:rPr>
            <w:vertAlign w:val="superscript"/>
          </w:rPr>
          <w:delText>2+</w:delText>
        </w:r>
      </w:del>
      <w:del w:id="196" w:author="Elizabeth F" w:date="2017-12-15T22:11:13Z">
        <w:r>
          <w:rPr/>
          <w:delText>]</w:delText>
        </w:r>
      </w:del>
      <w:ins w:id="197" w:author="Elizabeth F" w:date="2017-12-15T22:11:13Z">
        <w:r>
          <w:rPr>
            <w:rFonts w:eastAsia="Calibri" w:cs=""/>
            <w:color w:val="00000A"/>
            <w:kern w:val="0"/>
            <w:sz w:val="22"/>
            <w:szCs w:val="22"/>
            <w:lang w:val="en-US" w:eastAsia="en-US" w:bidi="ar-SA"/>
          </w:rPr>
          <w:t>[Si-4H]</w:t>
        </w:r>
      </w:ins>
      <w:r>
        <w:rPr/>
        <w:t xml:space="preserve"> peak does not decrease to zero at the rim (as noted above), and therefore the bulk H</w:t>
      </w:r>
      <w:r>
        <w:rPr>
          <w:vertAlign w:val="superscript"/>
        </w:rPr>
        <w:t>+</w:t>
      </w:r>
      <w:r>
        <w:rPr/>
        <w:t xml:space="preserve"> also cannot go to zero. During initial dehydration stages, when the </w:t>
      </w:r>
      <w:del w:id="198" w:author="Elizabeth F" w:date="2017-12-15T22:11:13Z">
        <w:r>
          <w:rPr/>
          <w:delText>[Si-Fe</w:delText>
        </w:r>
      </w:del>
      <w:del w:id="199" w:author="Elizabeth F" w:date="2017-12-15T22:11:13Z">
        <w:r>
          <w:rPr>
            <w:vertAlign w:val="superscript"/>
          </w:rPr>
          <w:delText>2+</w:delText>
        </w:r>
      </w:del>
      <w:del w:id="200" w:author="Elizabeth F" w:date="2017-12-15T22:11:13Z">
        <w:r>
          <w:rPr/>
          <w:delText>]</w:delText>
        </w:r>
      </w:del>
      <w:ins w:id="201" w:author="Elizabeth F" w:date="2017-12-15T22:11:13Z">
        <w:r>
          <w:rPr>
            <w:rFonts w:eastAsia="Calibri" w:cs=""/>
            <w:color w:val="00000A"/>
            <w:kern w:val="0"/>
            <w:sz w:val="22"/>
            <w:szCs w:val="22"/>
            <w:lang w:val="en-US" w:eastAsia="en-US" w:bidi="ar-SA"/>
          </w:rPr>
          <w:t>[Si-4H]</w:t>
        </w:r>
      </w:ins>
      <w:r>
        <w:rPr/>
        <w:t xml:space="preserve"> peak at 3600 cm</w:t>
      </w:r>
      <w:r>
        <w:rPr>
          <w:vertAlign w:val="superscript"/>
        </w:rPr>
        <w:t>-1</w:t>
      </w:r>
      <w:r>
        <w:rPr/>
        <w:t xml:space="preserve"> was a relatively minor component, the bulk H</w:t>
      </w:r>
      <w:r>
        <w:rPr>
          <w:vertAlign w:val="superscript"/>
        </w:rPr>
        <w:t>+</w:t>
      </w:r>
      <w:r>
        <w:rPr/>
        <w:t xml:space="preserve"> could be modeled well with </w:t>
      </w:r>
      <w:del w:id="202" w:author="Elizabeth F" w:date="2017-12-15T15:32:42Z">
        <w:r>
          <w:rPr/>
          <w:delText>PP</w:delText>
        </w:r>
      </w:del>
      <w:ins w:id="203" w:author="Elizabeth F" w:date="2017-12-15T15:32:42Z">
        <w:r>
          <w:rPr>
            <w:rFonts w:eastAsia="Calibri"/>
            <w:color w:val="00000A"/>
            <w:sz w:val="22"/>
          </w:rPr>
          <w:t>redox</w:t>
        </w:r>
      </w:ins>
      <w:r>
        <w:rPr/>
        <w:t xml:space="preserve">, similar to </w:t>
      </w:r>
      <w:del w:id="204" w:author="Elizabeth F" w:date="2017-12-15T15:25:45Z">
        <w:r>
          <w:rPr/>
          <w:delText>[Ti]</w:delText>
        </w:r>
      </w:del>
      <w:ins w:id="205" w:author="Elizabeth F" w:date="2017-12-15T15:25:45Z">
        <w:r>
          <w:rPr>
            <w:rFonts w:eastAsia="Calibri"/>
            <w:color w:val="00000A"/>
            <w:sz w:val="22"/>
          </w:rPr>
          <w:t>[Ti-2H]</w:t>
        </w:r>
      </w:ins>
      <w:r>
        <w:rPr/>
        <w:t>.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 xml:space="preserve">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w:t>
      </w:r>
      <w:del w:id="206" w:author="Elizabeth F" w:date="2017-12-15T22:11:35Z">
        <w:r>
          <w:rPr/>
          <w:delText>[Ti-3525]</w:delText>
        </w:r>
      </w:del>
      <w:ins w:id="207" w:author="Elizabeth F" w:date="2017-12-15T22:11:35Z">
        <w:r>
          <w:rPr>
            <w:rFonts w:eastAsia="Calibri" w:cs=""/>
            <w:color w:val="00000A"/>
            <w:kern w:val="0"/>
            <w:sz w:val="22"/>
            <w:szCs w:val="22"/>
            <w:lang w:val="en-US" w:eastAsia="en-US" w:bidi="ar-SA"/>
          </w:rPr>
          <w:t>[Ti-2H]</w:t>
        </w:r>
      </w:ins>
      <w:r>
        <w:rPr/>
        <w:t xml:space="preserve"> (Figure 9). Although bulk H</w:t>
      </w:r>
      <w:r>
        <w:rPr>
          <w:vertAlign w:val="superscript"/>
        </w:rPr>
        <w:t>+</w:t>
      </w:r>
      <w:r>
        <w:rPr/>
        <w:t xml:space="preserve"> and </w:t>
      </w:r>
      <w:del w:id="208" w:author="Elizabeth F" w:date="2017-12-15T15:25:45Z">
        <w:r>
          <w:rPr/>
          <w:delText>[Ti]</w:delText>
        </w:r>
      </w:del>
      <w:ins w:id="209" w:author="Elizabeth F" w:date="2017-12-15T15:25:45Z">
        <w:r>
          <w:rPr>
            <w:rFonts w:eastAsia="Calibri"/>
            <w:color w:val="00000A"/>
            <w:sz w:val="22"/>
          </w:rPr>
          <w:t>[Ti-2H]</w:t>
        </w:r>
      </w:ins>
      <w:r>
        <w:rPr/>
        <w:t xml:space="preserve"> did not change, heating the Kilauea Iki olivine at 800°C did result in significant re-organization, wher</w:t>
      </w:r>
      <w:ins w:id="210" w:author="Terry Plank" w:date="2017-11-28T17:01:00Z">
        <w:r>
          <w:rPr/>
          <w:t>e</w:t>
        </w:r>
      </w:ins>
      <w:r>
        <w:rPr/>
        <w:t xml:space="preserve"> the H</w:t>
      </w:r>
      <w:r>
        <w:rPr>
          <w:vertAlign w:val="superscript"/>
        </w:rPr>
        <w:t>+</w:t>
      </w:r>
      <w:r>
        <w:rPr/>
        <w:t xml:space="preserve"> from </w:t>
      </w:r>
      <w:del w:id="211" w:author="Elizabeth F" w:date="2017-12-15T22:12:55Z">
        <w:r>
          <w:rPr/>
          <w:delText>[tri-Fe</w:delText>
        </w:r>
      </w:del>
      <w:del w:id="212" w:author="Elizabeth F" w:date="2017-12-15T22:12:55Z">
        <w:r>
          <w:rPr>
            <w:vertAlign w:val="superscript"/>
          </w:rPr>
          <w:delText>3+</w:delText>
        </w:r>
      </w:del>
      <w:del w:id="213" w:author="Elizabeth F" w:date="2017-12-15T22:12:55Z">
        <w:r>
          <w:rPr/>
          <w:delText>]</w:delText>
        </w:r>
      </w:del>
      <w:ins w:id="214" w:author="Elizabeth F" w:date="2017-12-15T22:12:55Z">
        <w:r>
          <w:rPr>
            <w:rFonts w:eastAsia="Calibri" w:cs=""/>
            <w:color w:val="00000A"/>
            <w:kern w:val="0"/>
            <w:sz w:val="22"/>
            <w:szCs w:val="22"/>
            <w:lang w:val="en-US" w:eastAsia="en-US" w:bidi="ar-SA"/>
          </w:rPr>
          <w:t>[tri-H]</w:t>
        </w:r>
      </w:ins>
      <w:r>
        <w:rPr/>
        <w:t xml:space="preserve"> decreased by 50% and the H from </w:t>
      </w:r>
      <w:del w:id="215" w:author="Elizabeth F" w:date="2017-12-15T15:27:29Z">
        <w:r>
          <w:rPr/>
          <w:delText>[Si]</w:delText>
        </w:r>
      </w:del>
      <w:ins w:id="216" w:author="Elizabeth F" w:date="2017-12-15T15:27:29Z">
        <w:r>
          <w:rPr>
            <w:rFonts w:eastAsia="Calibri"/>
            <w:color w:val="00000A"/>
            <w:sz w:val="22"/>
          </w:rPr>
          <w:t>[Si-4H]</w:t>
        </w:r>
      </w:ins>
      <w:r>
        <w:rPr/>
        <w:t xml:space="preserve"> doubled. The Kilauea Iki 800°C </w:t>
      </w:r>
      <w:del w:id="217" w:author="Elizabeth F" w:date="2017-12-15T15:27:52Z">
        <w:r>
          <w:rPr/>
          <w:delText>[tri]</w:delText>
        </w:r>
      </w:del>
      <w:ins w:id="218" w:author="Elizabeth F" w:date="2017-12-15T15:27:52Z">
        <w:r>
          <w:rPr>
            <w:rFonts w:eastAsia="Calibri"/>
            <w:color w:val="00000A"/>
            <w:sz w:val="22"/>
          </w:rPr>
          <w:t>[tri-H]</w:t>
        </w:r>
      </w:ins>
      <w:r>
        <w:rPr/>
        <w:t xml:space="preserve">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 xml:space="preserve">/s at 8 hours. This drop in the </w:t>
      </w:r>
      <w:del w:id="219" w:author="Elizabeth F" w:date="2017-12-15T15:27:52Z">
        <w:r>
          <w:rPr/>
          <w:delText>[tri]</w:delText>
        </w:r>
      </w:del>
      <w:ins w:id="220" w:author="Elizabeth F" w:date="2017-12-15T15:27:52Z">
        <w:r>
          <w:rPr>
            <w:rFonts w:eastAsia="Calibri"/>
            <w:color w:val="00000A"/>
            <w:sz w:val="22"/>
          </w:rPr>
          <w:t>[tri-H]</w:t>
        </w:r>
      </w:ins>
      <w:r>
        <w:rPr/>
        <w:t xml:space="preserve">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w:t>
      </w:r>
      <w:del w:id="221" w:author="Elizabeth F" w:date="2017-12-15T15:25:45Z">
        <w:r>
          <w:rPr/>
          <w:delText>[Ti]</w:delText>
        </w:r>
      </w:del>
      <w:ins w:id="222" w:author="Elizabeth F" w:date="2017-12-15T15:25:45Z">
        <w:r>
          <w:rPr>
            <w:rFonts w:eastAsia="Calibri"/>
            <w:color w:val="00000A"/>
            <w:sz w:val="22"/>
          </w:rPr>
          <w:t>[Ti-2H]</w:t>
        </w:r>
      </w:ins>
      <w:r>
        <w:rPr/>
        <w:t xml:space="preserve"> and 10</w:t>
      </w:r>
      <w:r>
        <w:rPr>
          <w:vertAlign w:val="superscript"/>
        </w:rPr>
        <w:t>-10.7</w:t>
      </w:r>
      <w:r>
        <w:rPr/>
        <w:t xml:space="preserve"> m</w:t>
      </w:r>
      <w:r>
        <w:rPr>
          <w:vertAlign w:val="superscript"/>
        </w:rPr>
        <w:t>2</w:t>
      </w:r>
      <w:r>
        <w:rPr/>
        <w:t xml:space="preserve">/s for </w:t>
      </w:r>
      <w:del w:id="223" w:author="Elizabeth F" w:date="2017-12-15T22:11:13Z">
        <w:r>
          <w:rPr/>
          <w:delText>[Si-Fe</w:delText>
        </w:r>
      </w:del>
      <w:del w:id="224" w:author="Elizabeth F" w:date="2017-12-15T22:11:13Z">
        <w:r>
          <w:rPr>
            <w:vertAlign w:val="superscript"/>
          </w:rPr>
          <w:delText>2+</w:delText>
        </w:r>
      </w:del>
      <w:del w:id="225" w:author="Elizabeth F" w:date="2017-12-15T22:11:13Z">
        <w:r>
          <w:rPr/>
          <w:delText>]</w:delText>
        </w:r>
      </w:del>
      <w:ins w:id="226" w:author="Elizabeth F" w:date="2017-12-15T22:11:13Z">
        <w:r>
          <w:rPr>
            <w:rFonts w:eastAsia="Calibri" w:cs=""/>
            <w:color w:val="00000A"/>
            <w:kern w:val="0"/>
            <w:sz w:val="22"/>
            <w:szCs w:val="22"/>
            <w:lang w:val="en-US" w:eastAsia="en-US" w:bidi="ar-SA"/>
          </w:rPr>
          <w:t>[Si-4H]</w:t>
        </w:r>
      </w:ins>
      <w:r>
        <w:rPr/>
        <w:t xml:space="preserve"> parallel to the fast direction </w:t>
      </w:r>
      <w:r>
        <w:rPr>
          <w:i/>
          <w:iCs/>
        </w:rPr>
        <w:t>a</w:t>
      </w:r>
      <w:r>
        <w:rPr/>
        <w:t xml:space="preserve">. These fits are shown in Figure 10 for the 6 hour data, and the rest are provided in the Supplement. The </w:t>
      </w:r>
      <w:del w:id="227" w:author="Elizabeth F" w:date="2017-12-15T22:11:13Z">
        <w:r>
          <w:rPr/>
          <w:delText>[Si-Fe</w:delText>
        </w:r>
      </w:del>
      <w:del w:id="228" w:author="Elizabeth F" w:date="2017-12-15T22:11:13Z">
        <w:r>
          <w:rPr>
            <w:vertAlign w:val="superscript"/>
          </w:rPr>
          <w:delText>2+</w:delText>
        </w:r>
      </w:del>
      <w:del w:id="229" w:author="Elizabeth F" w:date="2017-12-15T22:11:13Z">
        <w:r>
          <w:rPr/>
          <w:delText>]</w:delText>
        </w:r>
      </w:del>
      <w:ins w:id="230" w:author="Elizabeth F" w:date="2017-12-15T22:11:13Z">
        <w:r>
          <w:rPr>
            <w:rFonts w:eastAsia="Calibri" w:cs=""/>
            <w:color w:val="00000A"/>
            <w:kern w:val="0"/>
            <w:sz w:val="22"/>
            <w:szCs w:val="22"/>
            <w:lang w:val="en-US" w:eastAsia="en-US" w:bidi="ar-SA"/>
          </w:rPr>
          <w:t>[Si-4H]</w:t>
        </w:r>
      </w:ins>
      <w:r>
        <w:rPr/>
        <w:t xml:space="preserve"> loss profiles in Kilauea Iki (Figure 10 J-L), unlike in San Carlos (Figure 7G-I), appear to decrease to zero concentration at the rim, and to decrease at a rate faster than </w:t>
      </w:r>
      <w:del w:id="231" w:author="Elizabeth F" w:date="2017-12-15T22:11:35Z">
        <w:r>
          <w:rPr/>
          <w:delText>[Ti-3525]</w:delText>
        </w:r>
      </w:del>
      <w:ins w:id="232" w:author="Elizabeth F" w:date="2017-12-15T22:11:35Z">
        <w:r>
          <w:rPr>
            <w:rFonts w:eastAsia="Calibri" w:cs=""/>
            <w:color w:val="00000A"/>
            <w:kern w:val="0"/>
            <w:sz w:val="22"/>
            <w:szCs w:val="22"/>
            <w:lang w:val="en-US" w:eastAsia="en-US" w:bidi="ar-SA"/>
          </w:rPr>
          <w:t>[Ti-2H]</w:t>
        </w:r>
      </w:ins>
      <w:r>
        <w:rPr/>
        <w:t xml:space="preserve">. The </w:t>
      </w:r>
      <w:del w:id="233" w:author="Elizabeth F" w:date="2017-12-15T15:27:52Z">
        <w:r>
          <w:rPr/>
          <w:delText>[tri]</w:delText>
        </w:r>
      </w:del>
      <w:ins w:id="234" w:author="Elizabeth F" w:date="2017-12-15T15:27:52Z">
        <w:r>
          <w:rPr>
            <w:rFonts w:eastAsia="Calibri"/>
            <w:color w:val="00000A"/>
            <w:sz w:val="22"/>
          </w:rPr>
          <w:t>[tri-H]</w:t>
        </w:r>
      </w:ins>
      <w:r>
        <w:rPr/>
        <w:t xml:space="preserve">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thus indicate that this crystal experienced greater loss of H</w:t>
      </w:r>
      <w:r>
        <w:rPr>
          <w:vertAlign w:val="superscript"/>
        </w:rPr>
        <w:t>+</w:t>
      </w:r>
      <w:r>
        <w:rPr/>
        <w:t xml:space="preserve"> parallel to </w:t>
      </w:r>
      <w:r>
        <w:rPr>
          <w:i/>
          <w:iCs/>
        </w:rPr>
        <w:t>a</w:t>
      </w:r>
      <w:r>
        <w:rPr/>
        <w:t xml:space="preserve"> than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 xml:space="preserve">/s at </w:t>
      </w:r>
      <w:ins w:id="235" w:author="Elizabeth F" w:date="2017-12-15T13:24:29Z">
        <w:r>
          <w:rPr/>
          <w:t xml:space="preserve">the temperature  </w:t>
        </w:r>
      </w:ins>
      <w:r>
        <w:rPr/>
        <w:t>1200°C</w:t>
      </w:r>
      <w:ins w:id="236" w:author="Elizabeth F" w:date="2017-12-15T13:24:39Z">
        <w:r>
          <w:rPr/>
          <w:t xml:space="preserve"> determined by Ferguson et al. 2</w:t>
        </w:r>
      </w:ins>
      <w:r>
        <w:rPr/>
        <w:t>016.</w:t>
      </w:r>
    </w:p>
    <w:p>
      <w:pPr>
        <w:pStyle w:val="Heading2"/>
        <w:rPr/>
      </w:pPr>
      <w:r>
        <w:rPr/>
        <w:t>Estimated bulk H diffusivity during dehydration of natural olivine</w:t>
      </w:r>
    </w:p>
    <w:p>
      <w:pPr>
        <w:pStyle w:val="Normal"/>
        <w:rPr/>
      </w:pPr>
      <w:r>
        <w:rPr/>
        <w:t>Although the treated crystals show some complex phenomena, such as rapid reorganization of peaks and rate changes with time, 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common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363" w:name="move3707164271"/>
      <w:r>
        <w:rPr/>
        <w:t xml:space="preserve"> </w:t>
      </w:r>
      <w:bookmarkEnd w:id="3363"/>
      <w:r>
        <w:rPr/>
        <w:t xml:space="preserve">The final diffusivity estimates for </w:t>
      </w:r>
      <w:del w:id="237" w:author="Elizabeth F" w:date="2017-12-15T15:25:45Z">
        <w:r>
          <w:rPr/>
          <w:delText>[Ti]</w:delText>
        </w:r>
      </w:del>
      <w:ins w:id="238" w:author="Elizabeth F" w:date="2017-12-15T15:25:45Z">
        <w:r>
          <w:rPr>
            <w:rFonts w:eastAsia="Calibri"/>
            <w:color w:val="00000A"/>
            <w:sz w:val="22"/>
          </w:rPr>
          <w:t>[Ti-2H]</w:t>
        </w:r>
      </w:ins>
      <w:r>
        <w:rPr/>
        <w:t xml:space="preserve"> and </w:t>
      </w:r>
      <w:del w:id="239" w:author="Elizabeth F" w:date="2017-12-15T15:27:29Z">
        <w:r>
          <w:rPr/>
          <w:delText>[Si]</w:delText>
        </w:r>
      </w:del>
      <w:ins w:id="240" w:author="Elizabeth F" w:date="2017-12-15T15:27:29Z">
        <w:r>
          <w:rPr>
            <w:rFonts w:eastAsia="Calibri"/>
            <w:color w:val="00000A"/>
            <w:sz w:val="22"/>
          </w:rPr>
          <w:t>[Si-4H]</w:t>
        </w:r>
      </w:ins>
      <w:r>
        <w:rPr/>
        <w:t xml:space="preserve">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Overview of </w:t>
      </w:r>
      <w:ins w:id="241" w:author="Elizabeth F" w:date="2017-12-15T17:44:42Z">
        <w:r>
          <w:rPr/>
          <w:t>changes in the defect structure</w:t>
        </w:r>
      </w:ins>
      <w:ins w:id="242" w:author="Elizabeth F" w:date="2017-12-15T17:44:42Z">
        <w:r>
          <w:rPr/>
          <w:t>s</w:t>
        </w:r>
      </w:ins>
      <w:ins w:id="243" w:author="Elizabeth F" w:date="2017-12-15T17:44:42Z">
        <w:r>
          <w:rPr/>
          <w:t xml:space="preserve"> </w:t>
        </w:r>
      </w:ins>
      <w:del w:id="244" w:author="Elizabeth F" w:date="2017-12-15T17:44:41Z">
        <w:r>
          <w:rPr/>
          <w:delText xml:space="preserve">defects </w:delText>
        </w:r>
      </w:del>
    </w:p>
    <w:p>
      <w:pPr>
        <w:pStyle w:val="Normal"/>
        <w:rPr>
          <w:rFonts w:ascii="Calibri" w:hAnsi="Calibri" w:eastAsia="Calibri"/>
          <w:del w:id="260" w:author="Elizabeth F" w:date="2017-12-15T22:50:07Z"/>
        </w:rPr>
      </w:pPr>
      <w:r>
        <w:rPr/>
        <w:t>Our results suggest that in addition to driving H</w:t>
      </w:r>
      <w:r>
        <w:rPr>
          <w:vertAlign w:val="superscript"/>
        </w:rPr>
        <w:t>+</w:t>
      </w:r>
      <w:r>
        <w:rPr/>
        <w:t xml:space="preserve"> in or out of the structure, the stability of a hydrated olivine may be in some cases be increased by a redistribution of the H</w:t>
      </w:r>
      <w:r>
        <w:rPr>
          <w:vertAlign w:val="superscript"/>
        </w:rPr>
        <w:t>+</w:t>
      </w:r>
      <w:r>
        <w:rPr/>
        <w:t xml:space="preserve"> among different sites. H loss and redistribution can be seen in both the San Carlos and Kilauea Iki olivine. </w:t>
      </w:r>
      <w:del w:id="245" w:author="Elizabeth F" w:date="2017-12-15T22:49:03Z">
        <w:r>
          <w:rPr/>
          <w:delText xml:space="preserve">Before describing these reactions in detail, we provide </w:delText>
        </w:r>
      </w:del>
      <w:ins w:id="246" w:author="Elizabeth F" w:date="2017-12-15T22:48:49Z">
        <w:r>
          <w:rPr/>
          <w:t xml:space="preserve">Table 3 </w:t>
        </w:r>
      </w:ins>
      <w:ins w:id="247" w:author="Elizabeth F" w:date="2017-12-15T22:49:05Z">
        <w:r>
          <w:rPr/>
          <w:t xml:space="preserve">provides </w:t>
        </w:r>
      </w:ins>
      <w:r>
        <w:rPr/>
        <w:t xml:space="preserve">an overview </w:t>
      </w:r>
      <w:del w:id="248" w:author="Elizabeth F" w:date="2017-12-15T22:49:11Z">
        <w:r>
          <w:rPr/>
          <w:delText xml:space="preserve">and summary </w:delText>
        </w:r>
      </w:del>
      <w:r>
        <w:rPr/>
        <w:t xml:space="preserve">of the defects </w:t>
      </w:r>
      <w:ins w:id="249" w:author="Elizabeth F" w:date="2017-12-15T22:49:38Z">
        <w:r>
          <w:rPr/>
          <w:t>involved in these reactions</w:t>
        </w:r>
      </w:ins>
      <w:del w:id="250" w:author="Elizabeth F" w:date="2017-12-15T22:49:38Z">
        <w:r>
          <w:rPr/>
          <w:delText>we will be discussing</w:delText>
        </w:r>
      </w:del>
      <w:r>
        <w:rPr/>
        <w:t xml:space="preserve"> </w:t>
      </w:r>
      <w:del w:id="251" w:author="Elizabeth F" w:date="2017-12-15T22:48:56Z">
        <w:r>
          <w:rPr/>
          <w:delText>in Table 3</w:delText>
        </w:r>
      </w:del>
      <w:r>
        <w:rPr/>
        <w:t>.</w:t>
      </w:r>
      <w:del w:id="252" w:author="Elizabeth F" w:date="2017-12-15T22:50:04Z">
        <w:r>
          <w:rPr/>
          <w:delText xml:space="preserve"> Kr</w:delText>
        </w:r>
      </w:del>
      <w:del w:id="253" w:author="Elizabeth F" w:date="2017-12-15T22:50:04Z">
        <w:r>
          <w:rPr>
            <w:rFonts w:eastAsia="Calibri"/>
          </w:rPr>
          <w:delText xml:space="preserve">öger-Vink notation is described in detail in the introduction. </w:delText>
        </w:r>
      </w:del>
      <w:r>
        <w:rPr>
          <w:rFonts w:eastAsia="Calibri"/>
        </w:rPr>
        <w:t>For this discussion, we follow Kohlstedt and Mackwell 1998 by writing the incorporated H</w:t>
      </w:r>
      <w:r>
        <w:rPr>
          <w:rFonts w:eastAsia="Calibri"/>
          <w:vertAlign w:val="superscript"/>
        </w:rPr>
        <w:t>+</w:t>
      </w:r>
      <w:r>
        <w:rPr>
          <w:rFonts w:eastAsia="Calibri"/>
        </w:rPr>
        <w:t xml:space="preserve"> as a hydroxyl, OH, on an O site and grouping defect associates in curly braces</w:t>
      </w:r>
      <w:del w:id="254" w:author="Elizabeth F" w:date="2017-12-15T22:50:25Z">
        <w:r>
          <w:rPr>
            <w:rFonts w:eastAsia="Calibri"/>
          </w:rPr>
          <w:delText>.</w:delText>
        </w:r>
      </w:del>
      <w:ins w:id="255" w:author="Elizabeth F" w:date="2017-12-15T22:50:07Z">
        <w:r>
          <w:rPr>
            <w:rFonts w:eastAsia="Calibri"/>
          </w:rPr>
          <w:t xml:space="preserve"> </w:t>
        </w:r>
      </w:ins>
      <w:ins w:id="256" w:author="Elizabeth F" w:date="2017-12-15T22:50:07Z">
        <w:r>
          <w:rPr>
            <w:rFonts w:eastAsia="Calibri"/>
          </w:rPr>
          <w:t>when using</w:t>
        </w:r>
      </w:ins>
      <w:ins w:id="257" w:author="Elizabeth F" w:date="2017-12-15T22:50:07Z">
        <w:r>
          <w:rPr>
            <w:rFonts w:eastAsia="Calibri"/>
          </w:rPr>
          <w:t xml:space="preserve"> Kröger-Vink notation, </w:t>
        </w:r>
      </w:ins>
      <w:ins w:id="258" w:author="Elizabeth F" w:date="2017-12-15T22:50:07Z">
        <w:r>
          <w:rPr>
            <w:rFonts w:eastAsia="Calibri"/>
          </w:rPr>
          <w:t>which</w:t>
        </w:r>
      </w:ins>
      <w:ins w:id="259" w:author="Elizabeth F" w:date="2017-12-15T22:50:07Z">
        <w:r>
          <w:rPr>
            <w:rFonts w:eastAsia="Calibri"/>
          </w:rPr>
          <w:t xml:space="preserve"> is described in the introduction. </w:t>
        </w:r>
      </w:ins>
    </w:p>
    <w:p>
      <w:pPr>
        <w:pStyle w:val="Normal"/>
        <w:rPr>
          <w:rFonts w:ascii="Calibri" w:hAnsi="Calibri" w:eastAsia="Calibri"/>
        </w:rPr>
      </w:pPr>
      <w:r>
        <w:rPr/>
      </w:r>
    </w:p>
    <w:p>
      <w:pPr>
        <w:pStyle w:val="Caption1"/>
        <w:rPr/>
      </w:pPr>
      <w:bookmarkStart w:id="3364" w:name="_Ref48218179121"/>
      <w:r>
        <w:rPr>
          <w:rFonts w:cs="Calibri"/>
        </w:rPr>
        <w:t xml:space="preserve">Table </w:t>
      </w:r>
      <w:r>
        <w:rPr>
          <w:rFonts w:cs="Calibri"/>
        </w:rPr>
        <w:fldChar w:fldCharType="begin"/>
      </w:r>
      <w:r>
        <w:instrText> SEQ Table \* ARABIC </w:instrText>
      </w:r>
      <w:r>
        <w:fldChar w:fldCharType="separate"/>
      </w:r>
      <w:r>
        <w:t>3</w:t>
      </w:r>
      <w:r>
        <w:fldChar w:fldCharType="end"/>
      </w:r>
      <w:bookmarkEnd w:id="3364"/>
      <w:r>
        <w:rPr>
          <w:rFonts w:cs="Calibri"/>
        </w:rPr>
        <w:t>. List of defects in discussion</w:t>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439"/>
        <w:gridCol w:w="3240"/>
        <w:gridCol w:w="2340"/>
        <w:gridCol w:w="2340"/>
      </w:tblGrid>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Defect label</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Kr</w:t>
            </w:r>
            <w:r>
              <w:rPr>
                <w:rFonts w:eastAsia="Calibri"/>
              </w:rPr>
              <w:t>ö</w:t>
            </w:r>
            <w:r>
              <w:rPr/>
              <w:t>ger-Vink notation</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Olivine formula</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FTIR peak location (cm</w:t>
            </w:r>
            <w:r>
              <w:rPr>
                <w:vertAlign w:val="superscript"/>
              </w:rPr>
              <w:t>-1</w:t>
            </w:r>
            <w:r>
              <w:rPr/>
              <w:t>)</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3525, 3573</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MgTiFe</w:t>
            </w:r>
            <w:r>
              <w:rPr>
                <w:vertAlign w:val="subscript"/>
              </w:rPr>
              <w:t>2</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[Si-4H]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w:t>
            </w:r>
            <w:r>
              <w:rPr>
                <w:vertAlign w:val="subscript"/>
              </w:rPr>
              <w:t>2</w:t>
            </w:r>
            <w:r>
              <w:rPr/>
              <w:t>H</w:t>
            </w:r>
            <w:r>
              <w:rPr>
                <w:vertAlign w:val="subscript"/>
              </w:rPr>
              <w:t>4</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2</w:t>
            </w:r>
            <w:r>
              <w:rPr/>
              <w:t>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4</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FeHSiO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3356</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MgFe</w:t>
            </w:r>
            <w:r>
              <w:rPr>
                <w:vertAlign w:val="subscript"/>
              </w:rPr>
              <w:t>2</w:t>
            </w:r>
            <w:r>
              <w:rPr/>
              <w:t>Si</w:t>
            </w:r>
            <w:r>
              <w:rPr>
                <w:vertAlign w:val="subscript"/>
              </w:rPr>
              <w:t>2</w:t>
            </w:r>
            <w:r>
              <w:rPr/>
              <w:t>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bl>
    <w:p>
      <w:pPr>
        <w:pStyle w:val="Normal"/>
        <w:ind w:hanging="0"/>
        <w:rPr/>
      </w:pPr>
      <w:r>
        <w:rPr/>
      </w:r>
    </w:p>
    <w:p>
      <w:pPr>
        <w:pStyle w:val="Heading2"/>
        <w:rPr/>
      </w:pPr>
      <w:r>
        <w:rPr/>
        <w:t xml:space="preserve"> </w:t>
      </w:r>
      <w:r>
        <w:rPr/>
        <w:t>Defect evolution during hydration and dehydration San Carlos olivine</w:t>
      </w:r>
    </w:p>
    <w:p>
      <w:pPr>
        <w:pStyle w:val="Normal"/>
        <w:rPr/>
      </w:pPr>
      <w:r>
        <w:rPr/>
        <w:t>Immediately prior to dehydration, the H</w:t>
      </w:r>
      <w:r>
        <w:rPr>
          <w:vertAlign w:val="superscript"/>
        </w:rPr>
        <w:t>+</w:t>
      </w:r>
      <w:r>
        <w:rPr/>
        <w:t xml:space="preserve"> in San Carlos olivine SC1-2 was observed almost entirely as </w:t>
      </w:r>
      <w:r>
        <w:rPr>
          <w:rFonts w:eastAsia="Calibri"/>
          <w:color w:val="00000A"/>
          <w:sz w:val="22"/>
        </w:rPr>
        <w:t>[Ti-2H]</w:t>
      </w:r>
      <w:r>
        <w:rPr/>
        <w:t xml:space="preserve">, which decreased rapidly with a fast direction || </w:t>
      </w:r>
      <w:r>
        <w:rPr>
          <w:i/>
          <w:iCs/>
        </w:rPr>
        <w:t>a</w:t>
      </w:r>
      <w:r>
        <w:rPr/>
        <w:t xml:space="preserve">. Most of the </w:t>
      </w:r>
      <w:r>
        <w:rPr>
          <w:rFonts w:eastAsia="Calibri"/>
          <w:color w:val="00000A"/>
          <w:sz w:val="22"/>
        </w:rPr>
        <w:t>[Si-4H]</w:t>
      </w:r>
      <w:r>
        <w:rPr/>
        <w:t xml:space="preserve"> peaks behaved similarly to </w:t>
      </w:r>
      <w:r>
        <w:rPr>
          <w:rFonts w:eastAsia="Calibri"/>
          <w:color w:val="00000A"/>
          <w:sz w:val="22"/>
        </w:rPr>
        <w:t>[Ti-2H]</w:t>
      </w:r>
      <w:r>
        <w:rPr/>
        <w:t>, with the exception of one small peak at 3600 cm</w:t>
      </w:r>
      <w:r>
        <w:rPr>
          <w:vertAlign w:val="superscript"/>
        </w:rPr>
        <w:t>-1</w:t>
      </w:r>
      <w:r>
        <w:rPr/>
        <w:t xml:space="preserve"> (Figure 6). The increase in the rate of </w:t>
      </w:r>
      <w:ins w:id="261" w:author="Elizabeth F" w:date="2017-12-15T16:23:19Z">
        <w:r>
          <w:rPr/>
          <w:t xml:space="preserve">this </w:t>
        </w:r>
      </w:ins>
      <w:r>
        <w:rPr>
          <w:rFonts w:eastAsia="Calibri"/>
          <w:color w:val="00000A"/>
          <w:sz w:val="22"/>
        </w:rPr>
        <w:t>[Si-4H]</w:t>
      </w:r>
      <w:r>
        <w:rPr/>
        <w:t xml:space="preserve"> </w:t>
      </w:r>
      <w:ins w:id="262" w:author="Elizabeth F" w:date="2017-12-15T16:23:27Z">
        <w:r>
          <w:rPr/>
          <w:t>peak at 3600 cm</w:t>
        </w:r>
      </w:ins>
      <w:ins w:id="263" w:author="Elizabeth F" w:date="2017-12-15T16:23:27Z">
        <w:r>
          <w:rPr>
            <w:vertAlign w:val="superscript"/>
          </w:rPr>
          <w:t>-1</w:t>
        </w:r>
      </w:ins>
      <w:ins w:id="264" w:author="Elizabeth F" w:date="2017-12-15T16:23:27Z">
        <w:r>
          <w:rPr/>
          <w:t xml:space="preserve"> </w:t>
        </w:r>
      </w:ins>
      <w:r>
        <w:rPr/>
        <w:t xml:space="preserve">movement coupled with a decrease in the rate of </w:t>
      </w:r>
      <w:r>
        <w:rPr>
          <w:rFonts w:eastAsia="Calibri"/>
          <w:color w:val="00000A"/>
          <w:sz w:val="22"/>
        </w:rPr>
        <w:t>[Ti-2H]</w:t>
      </w:r>
      <w:r>
        <w:rPr/>
        <w:t xml:space="preserve"> (Figure 8) suggests that at least some of the H</w:t>
      </w:r>
      <w:r>
        <w:rPr>
          <w:vertAlign w:val="superscript"/>
        </w:rPr>
        <w:t>+</w:t>
      </w:r>
      <w:r>
        <w:rPr/>
        <w:t xml:space="preserve"> leaving the </w:t>
      </w:r>
      <w:r>
        <w:rPr>
          <w:rFonts w:eastAsia="Calibri"/>
          <w:color w:val="00000A"/>
          <w:sz w:val="22"/>
        </w:rPr>
        <w:t>[Si-4H]</w:t>
      </w:r>
      <w:r>
        <w:rPr/>
        <w:t xml:space="preserve"> is doing so by moving into other Si vacancies associated with </w:t>
      </w:r>
      <w:r>
        <w:rPr>
          <w:rFonts w:eastAsia="Calibri"/>
          <w:color w:val="00000A"/>
          <w:sz w:val="22"/>
        </w:rPr>
        <w:t>[Ti-2H]</w:t>
      </w:r>
      <w:r>
        <w:rPr/>
        <w:t xml:space="preserve"> rather than leaving the crystal directly</w:t>
      </w:r>
      <w:ins w:id="265" w:author="Elizabeth F" w:date="2017-12-15T16:24:06Z">
        <w:r>
          <w:rPr/>
          <w:t xml:space="preserve"> (Figure 13)</w:t>
        </w:r>
      </w:ins>
      <w:r>
        <w:rPr/>
        <w:t>.</w:t>
      </w:r>
    </w:p>
    <w:p>
      <w:pPr>
        <w:pStyle w:val="Normal"/>
        <w:rPr/>
      </w:pPr>
      <w:r>
        <w:rPr/>
        <w:t xml:space="preserve">The initial hydrogen movement of </w:t>
      </w:r>
      <w:r>
        <w:rPr>
          <w:rFonts w:eastAsia="Calibri"/>
          <w:color w:val="00000A"/>
          <w:sz w:val="22"/>
        </w:rPr>
        <w:t>[Ti-2H]</w:t>
      </w:r>
      <w:ins w:id="266" w:author="Elizabeth F" w:date="2017-12-15T16:33:47Z">
        <w:r>
          <w:rPr>
            <w:rFonts w:eastAsia="Calibri"/>
            <w:color w:val="00000A"/>
            <w:sz w:val="22"/>
          </w:rPr>
          <w:t xml:space="preserve"> into and then</w:t>
        </w:r>
      </w:ins>
      <w:r>
        <w:rPr/>
        <w:t xml:space="preserve"> out of SC1-2 occurs at rates comparable to the </w:t>
      </w:r>
      <w:r>
        <w:rPr>
          <w:rFonts w:eastAsia="Calibri"/>
          <w:color w:val="00000A"/>
          <w:sz w:val="22"/>
        </w:rPr>
        <w:t>redox</w:t>
      </w:r>
      <w:r>
        <w:rPr/>
        <w:t xml:space="preserve"> rate  (Figure 7D-F), which suggests </w:t>
      </w:r>
      <w:ins w:id="267" w:author="Elizabeth F" w:date="2017-12-15T16:34:10Z">
        <w:r>
          <w:rPr/>
          <w:t xml:space="preserve">changes in the </w:t>
        </w:r>
      </w:ins>
      <w:r>
        <w:rPr/>
        <w:t>Fe oxidation</w:t>
      </w:r>
      <w:ins w:id="268" w:author="Elizabeth F" w:date="2017-12-15T16:34:04Z">
        <w:r>
          <w:rPr/>
          <w:t xml:space="preserve"> state </w:t>
        </w:r>
      </w:ins>
      <w:del w:id="269" w:author="Elizabeth F" w:date="2017-12-15T16:34:20Z">
        <w:r>
          <w:rPr/>
          <w:delText xml:space="preserve"> </w:delText>
        </w:r>
      </w:del>
      <w:r>
        <w:rPr/>
        <w:t xml:space="preserve">and </w:t>
      </w:r>
      <w:del w:id="270" w:author="Elizabeth F" w:date="2017-12-15T16:34:24Z">
        <w:r>
          <w:rPr/>
          <w:delText xml:space="preserve">an increase </w:delText>
        </w:r>
      </w:del>
      <w:r>
        <w:rPr/>
        <w:t xml:space="preserve">in the number of open tetrahedral site vacancies near octahedral Ti. This reaction may be described broadly for dehydration (Figure 13 B </w:t>
      </w:r>
      <w:r>
        <w:rPr>
          <w:rFonts w:eastAsia="Calibri"/>
          <w:color w:val="00000A"/>
          <w:sz w:val="22"/>
        </w:rPr>
        <w:t>→</w:t>
      </w:r>
      <w:r>
        <w:rPr/>
        <w:t xml:space="preserve"> C)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 </w:t>
            </w:r>
            <w:r>
              <w:rPr>
                <w:rFonts w:eastAsia="Calibri"/>
                <w:color w:val="00000A"/>
                <w:sz w:val="22"/>
              </w:rPr>
              <w:t>[Ti-2H]</w:t>
            </w:r>
            <w:ins w:id="271" w:author="Elizabeth F" w:date="2017-12-15T17:45:10Z">
              <w:r>
                <w:rPr>
                  <w:rFonts w:eastAsia="Calibri"/>
                  <w:color w:val="00000A"/>
                  <w:sz w:val="22"/>
                </w:rPr>
                <w:t xml:space="preserve"> </w:t>
              </w:r>
            </w:ins>
            <w:del w:id="272" w:author="Elizabeth F" w:date="2017-12-15T17:45:10Z">
              <w:r>
                <w:rPr>
                  <w:rFonts w:eastAsia="Calibri"/>
                  <w:color w:val="00000A"/>
                  <w:sz w:val="22"/>
                </w:rPr>
                <w:delText>-</w:delText>
              </w:r>
            </w:del>
            <w:r>
              <w:rPr>
                <w:rFonts w:eastAsia="Calibri"/>
                <w:color w:val="00000A"/>
                <w:sz w:val="22"/>
              </w:rPr>
              <w:t>→</w:t>
            </w:r>
            <w:r>
              <w:rPr/>
              <w:t xml:space="preserve"> [Ti-anhy] + H</w:t>
            </w:r>
            <w:r>
              <w:rPr>
                <w:vertAlign w:val="subscript"/>
              </w:rPr>
              <w:t>2</w:t>
            </w:r>
            <w:r>
              <w:rPr/>
              <w:t xml:space="preserve"> </w:t>
            </w:r>
          </w:p>
        </w:tc>
        <w:tc>
          <w:tcPr>
            <w:tcW w:w="900" w:type="dxa"/>
            <w:tcBorders/>
            <w:shd w:fill="auto" w:val="clear"/>
          </w:tcPr>
          <w:p>
            <w:pPr>
              <w:pStyle w:val="TableContents"/>
              <w:ind w:hanging="0"/>
              <w:jc w:val="right"/>
              <w:rPr/>
            </w:pPr>
            <w:r>
              <w:rPr/>
              <w:t>Eq 2a</w:t>
            </w:r>
          </w:p>
        </w:tc>
      </w:tr>
    </w:tbl>
    <w:p>
      <w:pPr>
        <w:pStyle w:val="Normal"/>
        <w:rPr/>
      </w:pPr>
      <w:r>
        <w:rPr/>
      </w:r>
    </w:p>
    <w:p>
      <w:pPr>
        <w:pStyle w:val="Normal"/>
        <w:ind w:hanging="0"/>
        <w:rPr/>
      </w:pPr>
      <w:r>
        <w:rPr/>
        <w:t>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{Ti</w:t>
            </w:r>
            <w:r>
              <w:rPr>
                <w:vertAlign w:val="superscript"/>
              </w:rPr>
              <w:t>**</w:t>
            </w:r>
            <w:r>
              <w:rPr>
                <w:vertAlign w:val="subscript"/>
              </w:rPr>
              <w:t>M</w:t>
            </w:r>
            <w:r>
              <w:rPr>
                <w:position w:val="0"/>
                <w:sz w:val="22"/>
                <w:sz w:val="22"/>
                <w:vertAlign w:val="baseline"/>
              </w:rPr>
              <w:t xml:space="preserve"> – V</w:t>
            </w:r>
            <w:r>
              <w:rPr>
                <w:vertAlign w:val="superscript"/>
              </w:rPr>
              <w:t>’’’’</w:t>
            </w:r>
            <w:r>
              <w:rPr>
                <w:vertAlign w:val="subscript"/>
              </w:rPr>
              <w:t>Si</w:t>
            </w:r>
            <w:r>
              <w:rPr>
                <w:position w:val="0"/>
                <w:sz w:val="22"/>
                <w:sz w:val="22"/>
                <w:vertAlign w:val="baseline"/>
              </w:rPr>
              <w:t xml:space="preserve"> – 2(OH)</w:t>
            </w:r>
            <w:r>
              <w:rPr>
                <w:vertAlign w:val="subscript"/>
              </w:rPr>
              <w:t>O</w:t>
            </w:r>
            <w:r>
              <w:rPr>
                <w:position w:val="0"/>
                <w:sz w:val="22"/>
                <w:sz w:val="22"/>
                <w:vertAlign w:val="baseline"/>
              </w:rPr>
              <w:t xml:space="preserve">} </w:t>
            </w:r>
            <w:r>
              <w:rPr>
                <w:rFonts w:eastAsia="Calibri"/>
                <w:color w:val="00000A"/>
                <w:position w:val="0"/>
                <w:sz w:val="22"/>
                <w:sz w:val="22"/>
                <w:vertAlign w:val="baseline"/>
              </w:rPr>
              <w:t xml:space="preserve">→ </w:t>
            </w:r>
            <w:r>
              <w:rPr>
                <w:position w:val="0"/>
                <w:sz w:val="22"/>
                <w:sz w:val="22"/>
                <w:vertAlign w:val="baseline"/>
              </w:rPr>
              <w:t xml:space="preserve"> </w:t>
            </w: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position w:val="0"/>
                <w:sz w:val="22"/>
                <w:sz w:val="22"/>
                <w:vertAlign w:val="baseline"/>
              </w:rPr>
              <w:t xml:space="preserve"> + H</w:t>
            </w:r>
            <w:r>
              <w:rPr>
                <w:vertAlign w:val="subscript"/>
              </w:rPr>
              <w:t>2</w:t>
            </w:r>
          </w:p>
        </w:tc>
        <w:tc>
          <w:tcPr>
            <w:tcW w:w="900" w:type="dxa"/>
            <w:tcBorders/>
            <w:shd w:fill="auto" w:val="clear"/>
          </w:tcPr>
          <w:p>
            <w:pPr>
              <w:pStyle w:val="TableContents"/>
              <w:ind w:hanging="0"/>
              <w:jc w:val="right"/>
              <w:rPr/>
            </w:pPr>
            <w:r>
              <w:rPr/>
              <w:t>Eq 2b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SiO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w:t>
            </w:r>
            <w:r>
              <w:rPr/>
              <w:t>MgTiFe</w:t>
            </w:r>
            <w:r>
              <w:rPr>
                <w:vertAlign w:val="subscript"/>
              </w:rPr>
              <w:t>2</w:t>
            </w:r>
            <w:r>
              <w:rPr/>
              <w:t>SiO</w:t>
            </w:r>
            <w:r>
              <w:rPr>
                <w:vertAlign w:val="subscript"/>
              </w:rPr>
              <w:t>8</w:t>
            </w:r>
            <w:r>
              <w:rPr>
                <w:position w:val="0"/>
                <w:sz w:val="22"/>
                <w:sz w:val="22"/>
                <w:vertAlign w:val="baseline"/>
              </w:rPr>
              <w:t xml:space="preserve"> + H</w:t>
            </w:r>
          </w:p>
        </w:tc>
        <w:tc>
          <w:tcPr>
            <w:tcW w:w="900" w:type="dxa"/>
            <w:tcBorders/>
            <w:shd w:fill="auto" w:val="clear"/>
          </w:tcPr>
          <w:p>
            <w:pPr>
              <w:pStyle w:val="TableContents"/>
              <w:ind w:hanging="0"/>
              <w:jc w:val="right"/>
              <w:rPr/>
            </w:pPr>
            <w:r>
              <w:rPr/>
              <w:t>Eq 2c</w:t>
            </w:r>
          </w:p>
        </w:tc>
      </w:tr>
    </w:tbl>
    <w:p>
      <w:pPr>
        <w:pStyle w:val="Normal"/>
        <w:rPr/>
      </w:pPr>
      <w:r>
        <w:rPr/>
      </w:r>
    </w:p>
    <w:p>
      <w:pPr>
        <w:pStyle w:val="Normal"/>
        <w:rPr/>
      </w:pPr>
      <w:r>
        <w:rPr/>
        <w:t xml:space="preserve">In contrast, the profiles for the high-wavenumber </w:t>
      </w:r>
      <w:r>
        <w:rPr>
          <w:rFonts w:eastAsia="Calibri"/>
          <w:color w:val="00000A"/>
          <w:sz w:val="22"/>
        </w:rPr>
        <w:t>[Si-4H]</w:t>
      </w:r>
      <w:r>
        <w:rPr/>
        <w:t xml:space="preserve"> peak that was initially present in our sample (Figure 3A) did not change significantly during the initial stages of either hydration or dehydration, suggesting that H</w:t>
      </w:r>
      <w:r>
        <w:rPr>
          <w:vertAlign w:val="superscript"/>
        </w:rPr>
        <w:t>+</w:t>
      </w:r>
      <w:r>
        <w:rPr/>
        <w:t xml:space="preserve"> loss by </w:t>
      </w:r>
      <w:r>
        <w:rPr>
          <w:rFonts w:eastAsia="Calibri"/>
          <w:color w:val="00000A"/>
          <w:sz w:val="22"/>
        </w:rPr>
        <w:t>redox</w:t>
      </w:r>
      <w:r>
        <w:rPr/>
        <w:t xml:space="preserve"> from this site was impeded for reasons that are unclear.</w:t>
      </w:r>
    </w:p>
    <w:p>
      <w:pPr>
        <w:pStyle w:val="Normal"/>
        <w:rPr/>
      </w:pPr>
      <w:r>
        <w:rPr/>
        <w:t xml:space="preserve">The </w:t>
      </w:r>
      <w:r>
        <w:rPr>
          <w:rFonts w:eastAsia="Calibri"/>
          <w:color w:val="00000A"/>
          <w:sz w:val="22"/>
        </w:rPr>
        <w:t>[Ti-2H]</w:t>
      </w:r>
      <w:r>
        <w:rPr/>
        <w:t xml:space="preserve"> mechanism is known from incorporation studies as a particularly favorable position for H</w:t>
      </w:r>
      <w:r>
        <w:rPr>
          <w:vertAlign w:val="superscript"/>
        </w:rPr>
        <w:t>+</w:t>
      </w:r>
      <w:r>
        <w:rPr/>
        <w:t xml:space="preserve"> (e.g., Berry et al. 2005). Because of the relative stability of </w:t>
      </w:r>
      <w:r>
        <w:rPr>
          <w:rFonts w:eastAsia="Calibri"/>
          <w:color w:val="00000A"/>
          <w:sz w:val="22"/>
        </w:rPr>
        <w:t>[Ti-2H]</w:t>
      </w:r>
      <w:r>
        <w:rPr/>
        <w:t>, any H</w:t>
      </w:r>
      <w:r>
        <w:rPr>
          <w:vertAlign w:val="superscript"/>
        </w:rPr>
        <w:t>+</w:t>
      </w:r>
      <w:r>
        <w:rPr/>
        <w:t xml:space="preserve"> that are unable to leave readily by </w:t>
      </w:r>
      <w:r>
        <w:rPr>
          <w:rFonts w:eastAsia="Calibri"/>
          <w:color w:val="00000A"/>
          <w:sz w:val="22"/>
        </w:rPr>
        <w:t>redox</w:t>
      </w:r>
      <w:r>
        <w:rPr/>
        <w:t xml:space="preserve"> from </w:t>
      </w:r>
      <w:r>
        <w:rPr>
          <w:rFonts w:eastAsia="Calibri"/>
          <w:color w:val="00000A"/>
          <w:sz w:val="22"/>
        </w:rPr>
        <w:t>[Si-4H]</w:t>
      </w:r>
      <w:r>
        <w:rPr/>
        <w:t xml:space="preserve"> may prefer to move into recently-vacated Si vacancies that bring them closer to the octahedral Ti. This redistribution of H+ between sites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2[Ti-anhyd] + [Si-4H] </w:t>
            </w:r>
            <w:r>
              <w:rPr>
                <w:rFonts w:eastAsia="Calibri"/>
                <w:color w:val="00000A"/>
                <w:sz w:val="22"/>
              </w:rPr>
              <w:t>→</w:t>
            </w:r>
            <w:r>
              <w:rPr/>
              <w:t xml:space="preserve"> 2[Ti-2H] +[Si-anhyd]</w:t>
            </w:r>
          </w:p>
        </w:tc>
        <w:tc>
          <w:tcPr>
            <w:tcW w:w="900" w:type="dxa"/>
            <w:tcBorders/>
            <w:shd w:fill="auto" w:val="clear"/>
          </w:tcPr>
          <w:p>
            <w:pPr>
              <w:pStyle w:val="TableContents"/>
              <w:ind w:hanging="0"/>
              <w:jc w:val="right"/>
              <w:rPr/>
            </w:pPr>
            <w:r>
              <w:rPr/>
              <w:t>Eq 3</w:t>
            </w:r>
          </w:p>
        </w:tc>
      </w:tr>
    </w:tbl>
    <w:p>
      <w:pPr>
        <w:pStyle w:val="Normal"/>
        <w:ind w:hanging="0"/>
        <w:rPr/>
      </w:pPr>
      <w:r>
        <w:rPr/>
      </w:r>
    </w:p>
    <w:p>
      <w:pPr>
        <w:pStyle w:val="Normal"/>
        <w:ind w:hanging="0"/>
        <w:rPr/>
      </w:pPr>
      <w:r>
        <w:rPr/>
        <w:t xml:space="preserve">or, for partial dehydration of </w:t>
      </w:r>
      <w:r>
        <w:rPr>
          <w:rFonts w:eastAsia="Calibri"/>
          <w:color w:val="00000A"/>
          <w:sz w:val="22"/>
        </w:rPr>
        <w:t>the</w:t>
      </w:r>
      <w:r>
        <w:rPr/>
        <w:t xml:space="preserve"> [Si-4H] when only one [Ti-anhyd] defect is available (Figure 13 </w:t>
      </w:r>
      <w:r>
        <w:rPr>
          <w:rFonts w:eastAsia="Calibri"/>
          <w:color w:val="00000A"/>
          <w:sz w:val="22"/>
        </w:rPr>
        <w:t>C →</w:t>
      </w:r>
      <w:r>
        <w:rPr/>
        <w:t xml:space="preserve"> D):</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[Ti-anhyd] + [Si-4H] </w:t>
            </w:r>
            <w:r>
              <w:rPr>
                <w:rFonts w:eastAsia="Calibri"/>
                <w:color w:val="00000A"/>
                <w:sz w:val="22"/>
              </w:rPr>
              <w:t>→</w:t>
            </w:r>
            <w:r>
              <w:rPr/>
              <w:t xml:space="preserve">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Eq 4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b w:val="false"/>
                <w:bCs w:val="false"/>
              </w:rPr>
              <w:t>{Ti</w:t>
            </w:r>
            <w:r>
              <w:rPr>
                <w:b w:val="false"/>
                <w:bCs w:val="false"/>
                <w:vertAlign w:val="superscript"/>
              </w:rPr>
              <w:t>**</w:t>
            </w:r>
            <w:r>
              <w:rPr>
                <w:b w:val="false"/>
                <w:bCs w:val="false"/>
                <w:vertAlign w:val="subscript"/>
              </w:rPr>
              <w:t>M</w:t>
            </w:r>
            <w:r>
              <w:rPr>
                <w:b w:val="false"/>
                <w:bCs w:val="false"/>
              </w:rPr>
              <w:t xml:space="preserve"> – V</w:t>
            </w:r>
            <w:r>
              <w:rPr>
                <w:b w:val="false"/>
                <w:bCs w:val="false"/>
                <w:vertAlign w:val="superscript"/>
              </w:rPr>
              <w:t>’’’’</w:t>
            </w:r>
            <w:r>
              <w:rPr>
                <w:b w:val="false"/>
                <w:bCs w:val="false"/>
                <w:vertAlign w:val="subscript"/>
              </w:rPr>
              <w:t>Si</w:t>
            </w:r>
            <w:r>
              <w:rPr>
                <w:b w:val="false"/>
                <w:bCs w:val="false"/>
              </w:rPr>
              <w:t xml:space="preserve"> – 2(Fe</w:t>
            </w:r>
            <w:r>
              <w:rPr>
                <w:b w:val="false"/>
                <w:bCs w:val="false"/>
                <w:vertAlign w:val="superscript"/>
              </w:rPr>
              <w:t>3+</w:t>
            </w:r>
            <w:r>
              <w:rPr>
                <w:b w:val="false"/>
                <w:bCs w:val="false"/>
              </w:rPr>
              <w:t>)</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4(OH)</w:t>
            </w:r>
            <w:r>
              <w:rPr>
                <w:b w:val="false"/>
                <w:bCs w:val="false"/>
                <w:vertAlign w:val="superscript"/>
              </w:rPr>
              <w:t>*</w:t>
            </w:r>
            <w:r>
              <w:rPr>
                <w:b w:val="false"/>
                <w:bCs w:val="false"/>
                <w:vertAlign w:val="subscript"/>
              </w:rPr>
              <w:t>O</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{Ti</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2(OH)</w:t>
            </w:r>
            <w:r>
              <w:rPr>
                <w:b w:val="false"/>
                <w:bCs w:val="false"/>
                <w:vertAlign w:val="subscript"/>
              </w:rPr>
              <w:t>O</w:t>
            </w:r>
            <w:r>
              <w:rPr>
                <w:b w:val="false"/>
                <w:bCs w:val="false"/>
                <w:position w:val="0"/>
                <w:sz w:val="22"/>
                <w:sz w:val="22"/>
                <w:vertAlign w:val="baseline"/>
              </w:rPr>
              <w:t xml:space="preserve">} + </w:t>
            </w:r>
            <w:r>
              <w:rPr>
                <w:position w:val="0"/>
                <w:sz w:val="22"/>
                <w:sz w:val="22"/>
                <w:vertAlign w:val="baseline"/>
              </w:rPr>
              <w:t>{V</w:t>
            </w:r>
            <w:r>
              <w:rPr>
                <w:vertAlign w:val="superscript"/>
              </w:rPr>
              <w:t>’’’’</w:t>
            </w:r>
            <w:r>
              <w:rPr>
                <w:vertAlign w:val="subscript"/>
              </w:rPr>
              <w:t>Si</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xml:space="preserve"> – 2(OH)</w:t>
            </w:r>
            <w:r>
              <w:rPr>
                <w:vertAlign w:val="superscript"/>
              </w:rPr>
              <w:t>*</w:t>
            </w:r>
            <w:r>
              <w:rPr>
                <w:vertAlign w:val="subscript"/>
              </w:rPr>
              <w:t>O</w:t>
            </w:r>
            <w:r>
              <w:rPr>
                <w:position w:val="0"/>
                <w:sz w:val="22"/>
                <w:sz w:val="22"/>
                <w:vertAlign w:val="baseline"/>
              </w:rPr>
              <w:t>}</w:t>
            </w:r>
          </w:p>
        </w:tc>
        <w:tc>
          <w:tcPr>
            <w:tcW w:w="900" w:type="dxa"/>
            <w:tcBorders/>
            <w:shd w:fill="auto" w:val="clear"/>
          </w:tcPr>
          <w:p>
            <w:pPr>
              <w:pStyle w:val="TableContents"/>
              <w:ind w:hanging="0"/>
              <w:jc w:val="right"/>
              <w:rPr/>
            </w:pPr>
            <w:r>
              <w:rPr/>
              <w:t>Eq 4b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MgTiFe</w:t>
            </w:r>
            <w:r>
              <w:rPr>
                <w:vertAlign w:val="subscript"/>
              </w:rPr>
              <w:t>2</w:t>
            </w:r>
            <w:r>
              <w:rPr>
                <w:position w:val="0"/>
                <w:sz w:val="22"/>
                <w:sz w:val="22"/>
                <w:vertAlign w:val="baseline"/>
              </w:rPr>
              <w:t>SiO</w:t>
            </w:r>
            <w:r>
              <w:rPr>
                <w:vertAlign w:val="subscript"/>
              </w:rPr>
              <w:t>8</w:t>
            </w:r>
            <w:r>
              <w:rPr>
                <w:position w:val="0"/>
                <w:sz w:val="22"/>
                <w:sz w:val="22"/>
                <w:vertAlign w:val="baseline"/>
              </w:rPr>
              <w:t xml:space="preserve"> + Mg</w:t>
            </w:r>
            <w:r>
              <w:rPr>
                <w:vertAlign w:val="subscript"/>
              </w:rPr>
              <w:t>2</w:t>
            </w:r>
            <w:r>
              <w:rPr>
                <w:position w:val="0"/>
                <w:sz w:val="22"/>
                <w:sz w:val="22"/>
                <w:vertAlign w:val="baseline"/>
              </w:rPr>
              <w:t>H</w:t>
            </w:r>
            <w:r>
              <w:rPr>
                <w:vertAlign w:val="subscript"/>
              </w:rPr>
              <w:t>4</w:t>
            </w:r>
            <w:r>
              <w:rPr>
                <w:position w:val="0"/>
                <w:sz w:val="22"/>
                <w:sz w:val="22"/>
                <w:vertAlign w:val="baseline"/>
              </w:rPr>
              <w:t>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Mg</w:t>
            </w:r>
            <w:r>
              <w:rPr>
                <w:vertAlign w:val="subscript"/>
              </w:rPr>
              <w:t>2</w:t>
            </w:r>
            <w:r>
              <w:rPr>
                <w:position w:val="0"/>
                <w:sz w:val="22"/>
                <w:sz w:val="22"/>
                <w:vertAlign w:val="baseline"/>
              </w:rPr>
              <w:t>SiO</w:t>
            </w:r>
            <w:r>
              <w:rPr>
                <w:b w:val="false"/>
                <w:bCs w:val="false"/>
                <w:vertAlign w:val="subscript"/>
              </w:rPr>
              <w:t>4</w:t>
            </w:r>
          </w:p>
        </w:tc>
        <w:tc>
          <w:tcPr>
            <w:tcW w:w="900" w:type="dxa"/>
            <w:tcBorders/>
            <w:shd w:fill="auto" w:val="clear"/>
          </w:tcPr>
          <w:p>
            <w:pPr>
              <w:pStyle w:val="TableContents"/>
              <w:ind w:hanging="0"/>
              <w:jc w:val="right"/>
              <w:rPr/>
            </w:pPr>
            <w:r>
              <w:rPr/>
              <w:t>Eq 4c</w:t>
            </w:r>
          </w:p>
        </w:tc>
      </w:tr>
    </w:tbl>
    <w:p>
      <w:pPr>
        <w:pStyle w:val="Normal"/>
        <w:rPr/>
      </w:pPr>
      <w:r>
        <w:rPr/>
      </w:r>
    </w:p>
    <w:p>
      <w:pPr>
        <w:pStyle w:val="Normal"/>
        <w:ind w:hanging="0"/>
        <w:rPr/>
      </w:pPr>
      <w:r>
        <w:rPr/>
        <w:t>The coupling of Eq. 2 and 4 may explain both the observed change in apparent diffusivities (Figure 8) and the possibility of buffering or reaching a steady state in the overall rate of bulk H</w:t>
      </w:r>
      <w:r>
        <w:rPr>
          <w:vertAlign w:val="superscript"/>
        </w:rPr>
        <w:t>+</w:t>
      </w:r>
      <w:r>
        <w:rPr/>
        <w:t xml:space="preserve"> loss, which may be set by the rate at which H</w:t>
      </w:r>
      <w:r>
        <w:rPr>
          <w:vertAlign w:val="superscript"/>
        </w:rPr>
        <w:t>+</w:t>
      </w:r>
      <w:r>
        <w:rPr/>
        <w:t xml:space="preserve"> redistributes between [Si-4H] and [Ti-2H]. The H</w:t>
      </w:r>
      <w:r>
        <w:rPr>
          <w:vertAlign w:val="superscript"/>
        </w:rPr>
        <w:t>+</w:t>
      </w:r>
      <w:r>
        <w:rPr/>
        <w:t xml:space="preserve"> leaves quickly from </w:t>
      </w:r>
      <w:r>
        <w:rPr>
          <w:rFonts w:eastAsia="Calibri"/>
          <w:color w:val="00000A"/>
          <w:sz w:val="22"/>
        </w:rPr>
        <w:t>[Ti-2H]</w:t>
      </w:r>
      <w:r>
        <w:rPr/>
        <w:t xml:space="preserve"> at the </w:t>
      </w:r>
      <w:r>
        <w:rPr>
          <w:rFonts w:eastAsia="Calibri"/>
          <w:color w:val="00000A"/>
          <w:sz w:val="22"/>
        </w:rPr>
        <w:t>redox</w:t>
      </w:r>
      <w:r>
        <w:rPr/>
        <w:t xml:space="preserve"> rate throughout the duration of the experiment, but the peak appears to slow down as more and more H</w:t>
      </w:r>
      <w:r>
        <w:rPr>
          <w:vertAlign w:val="superscript"/>
        </w:rPr>
        <w:t>+</w:t>
      </w:r>
      <w:r>
        <w:rPr/>
        <w:t xml:space="preserve"> moves into </w:t>
      </w:r>
      <w:r>
        <w:rPr>
          <w:rFonts w:eastAsia="Calibri"/>
          <w:color w:val="00000A"/>
          <w:sz w:val="22"/>
        </w:rPr>
        <w:t>[Ti-2H]</w:t>
      </w:r>
      <w:r>
        <w:rPr/>
        <w:t xml:space="preserve"> from </w:t>
      </w:r>
      <w:r>
        <w:rPr>
          <w:rFonts w:eastAsia="Calibri"/>
          <w:color w:val="00000A"/>
          <w:sz w:val="22"/>
        </w:rPr>
        <w:t>[Si-4H]</w:t>
      </w:r>
      <w:r>
        <w:rPr/>
        <w:t xml:space="preserve">. Thus, the observed loss of the </w:t>
      </w:r>
      <w:r>
        <w:rPr>
          <w:rFonts w:eastAsia="Calibri"/>
          <w:color w:val="00000A"/>
          <w:sz w:val="22"/>
        </w:rPr>
        <w:t>[Si-4H]</w:t>
      </w:r>
      <w:r>
        <w:rPr/>
        <w:t xml:space="preserve"> peak may not represent H</w:t>
      </w:r>
      <w:r>
        <w:rPr>
          <w:vertAlign w:val="superscript"/>
        </w:rPr>
        <w:t>+</w:t>
      </w:r>
      <w:r>
        <w:rPr/>
        <w:t xml:space="preserve"> moving out of the sample at all, but rather may indicate the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 As H</w:t>
      </w:r>
      <w:r>
        <w:rPr>
          <w:vertAlign w:val="superscript"/>
        </w:rPr>
        <w:t>+</w:t>
      </w:r>
      <w:r>
        <w:rPr/>
        <w:t xml:space="preserve"> loss proceeds at the </w:t>
      </w:r>
      <w:r>
        <w:rPr>
          <w:rFonts w:eastAsia="Calibri"/>
          <w:color w:val="00000A"/>
          <w:sz w:val="22"/>
        </w:rPr>
        <w:t>redox</w:t>
      </w:r>
      <w:r>
        <w:rPr/>
        <w:t xml:space="preserve"> rate from </w:t>
      </w:r>
      <w:r>
        <w:rPr>
          <w:rFonts w:eastAsia="Calibri"/>
          <w:color w:val="00000A"/>
          <w:sz w:val="22"/>
        </w:rPr>
        <w:t>[Ti-2H]</w:t>
      </w:r>
      <w:r>
        <w:rPr/>
        <w:t>, the number of Si vacancies near octahedral Ti increases, and so the redistribution of H</w:t>
      </w:r>
      <w:r>
        <w:rPr>
          <w:vertAlign w:val="superscript"/>
        </w:rPr>
        <w:t>+</w:t>
      </w:r>
      <w:r>
        <w:rPr/>
        <w:t xml:space="preserve"> from </w:t>
      </w:r>
      <w:r>
        <w:rPr>
          <w:rFonts w:eastAsia="Calibri"/>
          <w:color w:val="00000A"/>
          <w:sz w:val="22"/>
        </w:rPr>
        <w:t>[Si-4H]</w:t>
      </w:r>
      <w:r>
        <w:rPr/>
        <w:t xml:space="preserve"> to </w:t>
      </w:r>
      <w:r>
        <w:rPr>
          <w:rFonts w:eastAsia="Calibri"/>
          <w:color w:val="00000A"/>
          <w:sz w:val="22"/>
        </w:rPr>
        <w:t>[Ti-2H]</w:t>
      </w:r>
      <w:r>
        <w:rPr/>
        <w:t xml:space="preserve"> becomes easier and thus faster. This increase in Si vacancies is also likely to increase the rate of vacancy-facilitated diffusion of the H</w:t>
      </w:r>
      <w:r>
        <w:rPr>
          <w:vertAlign w:val="superscript"/>
        </w:rPr>
        <w:t>+</w:t>
      </w:r>
      <w:r>
        <w:rPr/>
        <w:t xml:space="preserve"> in this </w:t>
      </w:r>
      <w:r>
        <w:rPr>
          <w:rFonts w:eastAsia="Calibri"/>
          <w:color w:val="00000A"/>
          <w:sz w:val="22"/>
        </w:rPr>
        <w:t>[Si-4H]</w:t>
      </w:r>
      <w:r>
        <w:rPr/>
        <w:t xml:space="preserve"> peak out of the crystal.</w:t>
      </w:r>
    </w:p>
    <w:p>
      <w:pPr>
        <w:pStyle w:val="Heading2"/>
        <w:rPr/>
      </w:pPr>
      <w:r>
        <w:rPr/>
        <w:t>Defect evolution during dehydration of Kilauea Iki olivine</w:t>
      </w:r>
    </w:p>
    <w:p>
      <w:pPr>
        <w:pStyle w:val="Normal"/>
        <w:rPr/>
      </w:pPr>
      <w:r>
        <w:rPr/>
        <w:t xml:space="preserve">After 8 hours of heating at 800°C, Kilauea Iki olivine shows a clear decrease in the </w:t>
      </w:r>
      <w:r>
        <w:rPr>
          <w:rFonts w:eastAsia="Calibri"/>
          <w:color w:val="00000A"/>
          <w:sz w:val="22"/>
        </w:rPr>
        <w:t>[tri-H]</w:t>
      </w:r>
      <w:r>
        <w:rPr/>
        <w:t xml:space="preserve"> concentration and corresponding increase in </w:t>
      </w:r>
      <w:r>
        <w:rPr>
          <w:rFonts w:eastAsia="Calibri"/>
          <w:color w:val="00000A"/>
          <w:sz w:val="22"/>
        </w:rPr>
        <w:t>[Si-4H]</w:t>
      </w:r>
      <w:r>
        <w:rPr/>
        <w:t xml:space="preserve">, while the </w:t>
      </w:r>
      <w:r>
        <w:rPr>
          <w:rFonts w:eastAsia="Calibri"/>
          <w:color w:val="00000A"/>
          <w:sz w:val="22"/>
        </w:rPr>
        <w:t>[Ti-2H]</w:t>
      </w:r>
      <w:r>
        <w:rPr/>
        <w:t xml:space="preserve"> peaks and bulk H</w:t>
      </w:r>
      <w:r>
        <w:rPr>
          <w:vertAlign w:val="superscript"/>
        </w:rPr>
        <w:t>+</w:t>
      </w:r>
      <w:r>
        <w:rPr/>
        <w:t xml:space="preserve"> were essentially immobile (Figure 9), in striking contrast to the clear loss in </w:t>
      </w:r>
      <w:r>
        <w:rPr>
          <w:rFonts w:eastAsia="Calibri"/>
          <w:color w:val="00000A"/>
          <w:sz w:val="22"/>
        </w:rPr>
        <w:t>[Ti-2H]</w:t>
      </w:r>
      <w:r>
        <w:rPr/>
        <w:t xml:space="preserve"> from San Carlos olivine SC1-2 under the same experimental conditions (Figure 7). These results suggest that the Kilauea Iki olivine underwent an initial redistribution of H</w:t>
      </w:r>
      <w:r>
        <w:rPr>
          <w:vertAlign w:val="superscript"/>
        </w:rPr>
        <w:t>+</w:t>
      </w:r>
      <w:r>
        <w:rPr/>
        <w:t xml:space="preserve"> prior to H</w:t>
      </w:r>
      <w:r>
        <w:rPr>
          <w:vertAlign w:val="superscript"/>
        </w:rPr>
        <w:t>+</w:t>
      </w:r>
      <w:r>
        <w:rPr/>
        <w:t xml:space="preserve"> loss (Figure 14). This redistribution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[Si-anhyd] + 4[tri-H] </w:t>
            </w:r>
            <w:r>
              <w:rPr>
                <w:rFonts w:eastAsia="Calibri"/>
                <w:color w:val="00000A"/>
                <w:sz w:val="22"/>
              </w:rPr>
              <w:t>→</w:t>
            </w:r>
            <w:r>
              <w:rPr/>
              <w:t xml:space="preserve"> [Si-4H] + 4[tri-anhyd]</w:t>
            </w:r>
          </w:p>
        </w:tc>
        <w:tc>
          <w:tcPr>
            <w:tcW w:w="900" w:type="dxa"/>
            <w:tcBorders/>
            <w:shd w:fill="auto" w:val="clear"/>
          </w:tcPr>
          <w:p>
            <w:pPr>
              <w:pStyle w:val="TableContents"/>
              <w:ind w:hanging="0"/>
              <w:jc w:val="right"/>
              <w:rPr/>
            </w:pPr>
            <w:r>
              <w:rPr/>
              <w:t>Eq 5a</w:t>
            </w:r>
          </w:p>
        </w:tc>
      </w:tr>
    </w:tbl>
    <w:p>
      <w:pPr>
        <w:pStyle w:val="Normal"/>
        <w:ind w:hanging="0"/>
        <w:rPr/>
      </w:pPr>
      <w:r>
        <w:rPr/>
      </w:r>
    </w:p>
    <w:p>
      <w:pPr>
        <w:pStyle w:val="Normal"/>
        <w:ind w:hanging="0"/>
        <w:rPr/>
      </w:pPr>
      <w:r>
        <w:rPr/>
        <w:t>which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{V</w:t>
            </w:r>
            <w:r>
              <w:rPr>
                <w:vertAlign w:val="superscript"/>
              </w:rPr>
              <w:t>’’’’</w:t>
            </w:r>
            <w:r>
              <w:rPr>
                <w:vertAlign w:val="subscript"/>
              </w:rPr>
              <w:t>Si</w:t>
            </w:r>
            <w:r>
              <w:rPr>
                <w:position w:val="0"/>
                <w:sz w:val="22"/>
                <w:sz w:val="22"/>
                <w:vertAlign w:val="baseline"/>
              </w:rPr>
              <w:t xml:space="preserve"> – 4(Fe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(Fe</w:t>
            </w:r>
            <w:r>
              <w:rPr>
                <w:vertAlign w:val="superscript"/>
              </w:rPr>
              <w:t>3+</w:t>
            </w:r>
            <w:r>
              <w:rPr>
                <w:position w:val="0"/>
                <w:sz w:val="22"/>
                <w:sz w:val="22"/>
                <w:vertAlign w:val="baseline"/>
              </w:rPr>
              <w:t>)</w:t>
            </w:r>
            <w:r>
              <w:rPr>
                <w:vertAlign w:val="subscript"/>
              </w:rPr>
              <w:t>M</w:t>
            </w:r>
            <w:r>
              <w:rPr>
                <w:position w:val="0"/>
                <w:sz w:val="22"/>
                <w:sz w:val="22"/>
                <w:vertAlign w:val="baseline"/>
              </w:rPr>
              <w:t xml:space="preserve"> – (OH)</w:t>
            </w:r>
            <w:r>
              <w:rPr>
                <w:vertAlign w:val="superscript"/>
              </w:rPr>
              <w:t>*</w:t>
            </w:r>
            <w:r>
              <w:rPr>
                <w:vertAlign w:val="subscript"/>
              </w:rPr>
              <w:t>O</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{V</w:t>
            </w:r>
            <w:r>
              <w:rPr>
                <w:vertAlign w:val="superscript"/>
              </w:rPr>
              <w:t>’’’’</w:t>
            </w:r>
            <w:r>
              <w:rPr>
                <w:vertAlign w:val="subscript"/>
              </w:rPr>
              <w:t>Si</w:t>
            </w:r>
            <w:r>
              <w:rPr>
                <w:position w:val="0"/>
                <w:sz w:val="22"/>
                <w:sz w:val="22"/>
                <w:vertAlign w:val="baseline"/>
              </w:rPr>
              <w:t xml:space="preserve"> – 4(OH)</w:t>
            </w:r>
            <w:r>
              <w:rPr>
                <w:vertAlign w:val="superscript"/>
              </w:rPr>
              <w:t>*</w:t>
            </w:r>
            <w:r>
              <w:rPr>
                <w:vertAlign w:val="subscript"/>
              </w:rPr>
              <w:t>O</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w:t>
            </w:r>
          </w:p>
        </w:tc>
        <w:tc>
          <w:tcPr>
            <w:tcW w:w="900" w:type="dxa"/>
            <w:tcBorders/>
            <w:shd w:fill="auto" w:val="clear"/>
          </w:tcPr>
          <w:p>
            <w:pPr>
              <w:pStyle w:val="TableContents"/>
              <w:ind w:hanging="0"/>
              <w:jc w:val="right"/>
              <w:rPr/>
            </w:pPr>
            <w:r>
              <w:rPr/>
              <w:t>Eq 5b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osition w:val="0"/>
                <w:sz w:val="22"/>
                <w:sz w:val="22"/>
                <w:vertAlign w:val="baseline"/>
              </w:rPr>
            </w:pPr>
            <w:r>
              <w:rPr>
                <w:b w:val="false"/>
                <w:bCs w:val="false"/>
                <w:position w:val="0"/>
                <w:sz w:val="22"/>
                <w:sz w:val="22"/>
                <w:vertAlign w:val="baseline"/>
              </w:rPr>
              <w:t>Fe</w:t>
            </w:r>
            <w:r>
              <w:rPr>
                <w:b w:val="false"/>
                <w:bCs w:val="false"/>
                <w:vertAlign w:val="subscript"/>
              </w:rPr>
              <w:t>4</w:t>
            </w:r>
            <w:r>
              <w:rPr>
                <w:b w:val="false"/>
                <w:bCs w:val="false"/>
                <w:position w:val="0"/>
                <w:sz w:val="22"/>
                <w:sz w:val="22"/>
                <w:vertAlign w:val="baseline"/>
              </w:rPr>
              <w:t>SiO</w:t>
            </w:r>
            <w:r>
              <w:rPr>
                <w:b w:val="false"/>
                <w:bCs w:val="false"/>
                <w:vertAlign w:val="subscript"/>
              </w:rPr>
              <w:t>8</w:t>
            </w:r>
            <w:r>
              <w:rPr>
                <w:b w:val="false"/>
                <w:bCs w:val="false"/>
                <w:position w:val="0"/>
                <w:sz w:val="22"/>
                <w:sz w:val="22"/>
                <w:vertAlign w:val="baseline"/>
              </w:rPr>
              <w:t xml:space="preserve"> + 4FeHSiO</w:t>
            </w:r>
            <w:r>
              <w:rPr>
                <w:b w:val="false"/>
                <w:bCs w:val="false"/>
                <w:vertAlign w:val="subscript"/>
              </w:rPr>
              <w:t>4</w:t>
            </w:r>
            <w:r>
              <w:rPr>
                <w:b w:val="false"/>
                <w:bCs w:val="false"/>
                <w:position w:val="0"/>
                <w:sz w:val="22"/>
                <w:sz w:val="22"/>
                <w:vertAlign w:val="baseline"/>
              </w:rPr>
              <w:t xml:space="preserve"> + 3Mg</w:t>
            </w:r>
            <w:r>
              <w:rPr>
                <w:b w:val="false"/>
                <w:bCs w:val="false"/>
                <w:vertAlign w:val="subscript"/>
              </w:rPr>
              <w:t>2</w:t>
            </w:r>
            <w:r>
              <w:rPr>
                <w:b w:val="false"/>
                <w:bCs w:val="false"/>
                <w:position w:val="0"/>
                <w:sz w:val="22"/>
                <w:sz w:val="22"/>
                <w:vertAlign w:val="baseline"/>
              </w:rPr>
              <w:t>SiO</w:t>
            </w:r>
            <w:r>
              <w:rPr>
                <w:b w:val="false"/>
                <w:bCs w:val="false"/>
                <w:vertAlign w:val="subscript"/>
              </w:rPr>
              <w:t>4</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Mg</w:t>
            </w:r>
            <w:r>
              <w:rPr>
                <w:b w:val="false"/>
                <w:bCs w:val="false"/>
                <w:vertAlign w:val="subscript"/>
              </w:rPr>
              <w:t>2</w:t>
            </w:r>
            <w:r>
              <w:rPr>
                <w:b w:val="false"/>
                <w:bCs w:val="false"/>
                <w:position w:val="0"/>
                <w:sz w:val="22"/>
                <w:sz w:val="22"/>
                <w:vertAlign w:val="baseline"/>
              </w:rPr>
              <w:t>H</w:t>
            </w:r>
            <w:r>
              <w:rPr>
                <w:b w:val="false"/>
                <w:bCs w:val="false"/>
                <w:vertAlign w:val="subscript"/>
              </w:rPr>
              <w:t>4</w:t>
            </w:r>
            <w:r>
              <w:rPr>
                <w:b w:val="false"/>
                <w:bCs w:val="false"/>
                <w:position w:val="0"/>
                <w:sz w:val="22"/>
                <w:sz w:val="22"/>
                <w:vertAlign w:val="baseline"/>
              </w:rPr>
              <w:t>O</w:t>
            </w:r>
            <w:r>
              <w:rPr>
                <w:b w:val="false"/>
                <w:bCs w:val="false"/>
                <w:vertAlign w:val="subscript"/>
              </w:rPr>
              <w:t>4</w:t>
            </w:r>
            <w:r>
              <w:rPr>
                <w:b w:val="false"/>
                <w:bCs w:val="false"/>
                <w:position w:val="0"/>
                <w:sz w:val="22"/>
                <w:sz w:val="22"/>
                <w:vertAlign w:val="baseline"/>
              </w:rPr>
              <w:t xml:space="preserve"> + 4MgFe</w:t>
            </w:r>
            <w:r>
              <w:rPr>
                <w:b w:val="false"/>
                <w:bCs w:val="false"/>
                <w:vertAlign w:val="subscript"/>
              </w:rPr>
              <w:t>2</w:t>
            </w:r>
            <w:r>
              <w:rPr>
                <w:b w:val="false"/>
                <w:bCs w:val="false"/>
                <w:position w:val="0"/>
                <w:sz w:val="22"/>
                <w:sz w:val="22"/>
                <w:vertAlign w:val="baseline"/>
              </w:rPr>
              <w:t>Si</w:t>
            </w:r>
            <w:r>
              <w:rPr>
                <w:b w:val="false"/>
                <w:bCs w:val="false"/>
                <w:vertAlign w:val="subscript"/>
              </w:rPr>
              <w:t>2</w:t>
            </w:r>
            <w:r>
              <w:rPr>
                <w:b w:val="false"/>
                <w:bCs w:val="false"/>
                <w:position w:val="0"/>
                <w:sz w:val="22"/>
                <w:sz w:val="22"/>
                <w:vertAlign w:val="baseline"/>
              </w:rPr>
              <w:t>O</w:t>
            </w:r>
            <w:r>
              <w:rPr>
                <w:b w:val="false"/>
                <w:bCs w:val="false"/>
                <w:vertAlign w:val="subscript"/>
              </w:rPr>
              <w:t>8</w:t>
            </w:r>
          </w:p>
        </w:tc>
        <w:tc>
          <w:tcPr>
            <w:tcW w:w="900" w:type="dxa"/>
            <w:tcBorders/>
            <w:shd w:fill="auto" w:val="clear"/>
          </w:tcPr>
          <w:p>
            <w:pPr>
              <w:pStyle w:val="TableContents"/>
              <w:ind w:hanging="0"/>
              <w:jc w:val="right"/>
              <w:rPr/>
            </w:pPr>
            <w:r>
              <w:rPr/>
              <w:t>Eq 5c</w:t>
            </w:r>
          </w:p>
        </w:tc>
      </w:tr>
    </w:tbl>
    <w:p>
      <w:pPr>
        <w:pStyle w:val="Normal"/>
        <w:rPr/>
      </w:pPr>
      <w:r>
        <w:rPr/>
      </w:r>
    </w:p>
    <w:p>
      <w:pPr>
        <w:pStyle w:val="Normal"/>
        <w:rPr/>
      </w:pPr>
      <w:r>
        <w:rPr/>
        <w:t xml:space="preserve">After increasing the temperature to 1000°C, the </w:t>
      </w:r>
      <w:r>
        <w:rPr>
          <w:rFonts w:eastAsia="Calibri"/>
          <w:color w:val="00000A"/>
          <w:sz w:val="22"/>
        </w:rPr>
        <w:t>[Ti-2H]</w:t>
      </w:r>
      <w:r>
        <w:rPr/>
        <w:t xml:space="preserve"> exhibited fast, anisotropic loss profiles from Iki (Figure 10). The reason for this jump in the </w:t>
      </w:r>
      <w:r>
        <w:rPr>
          <w:rFonts w:eastAsia="Calibri"/>
          <w:color w:val="00000A"/>
          <w:sz w:val="22"/>
        </w:rPr>
        <w:t>[Ti-2H]</w:t>
      </w:r>
      <w:r>
        <w:rPr/>
        <w:t xml:space="preserve"> movement rate, from essentially immobile (at or near the PV rate) to noticeable H</w:t>
      </w:r>
      <w:r>
        <w:rPr>
          <w:vertAlign w:val="superscript"/>
        </w:rPr>
        <w:t>+</w:t>
      </w:r>
      <w:r>
        <w:rPr/>
        <w:t xml:space="preserve"> loss at the </w:t>
      </w:r>
      <w:r>
        <w:rPr>
          <w:rFonts w:eastAsia="Calibri"/>
          <w:color w:val="00000A"/>
          <w:sz w:val="22"/>
        </w:rPr>
        <w:t>redox</w:t>
      </w:r>
      <w:r>
        <w:rPr/>
        <w:t xml:space="preserve">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w:t>
      </w:r>
      <w:r>
        <w:rPr>
          <w:rFonts w:eastAsia="Calibri"/>
          <w:color w:val="00000A"/>
          <w:sz w:val="22"/>
        </w:rPr>
        <w:t>redox</w:t>
      </w:r>
      <w:r>
        <w:rPr/>
        <w:t xml:space="preserve">-rate diffusion to proceed efficiently, but this possibility is difficult to test with the current data set. What is clear is that after an initial period of re-equilibration and redistribution and at the higher temperature more relevant to most geologic applications, </w:t>
      </w:r>
      <w:r>
        <w:rPr>
          <w:rFonts w:eastAsia="Calibri"/>
          <w:color w:val="00000A"/>
          <w:sz w:val="22"/>
        </w:rPr>
        <w:t>[Ti-2H]</w:t>
      </w:r>
      <w:r>
        <w:rPr/>
        <w:t xml:space="preserve"> dehydration profiles show a clear fast direction || </w:t>
      </w:r>
      <w:r>
        <w:rPr>
          <w:i/>
          <w:iCs/>
        </w:rPr>
        <w:t>a</w:t>
      </w:r>
      <w:r>
        <w:rPr/>
        <w:t xml:space="preserve"> and diffusivities intermediate between </w:t>
      </w:r>
      <w:r>
        <w:rPr>
          <w:rFonts w:eastAsia="Calibri"/>
          <w:color w:val="00000A"/>
          <w:sz w:val="22"/>
        </w:rPr>
        <w:t>redox</w:t>
      </w:r>
      <w:r>
        <w:rPr/>
        <w:t xml:space="preserve"> and PV. </w:t>
      </w:r>
    </w:p>
    <w:p>
      <w:pPr>
        <w:pStyle w:val="Heading2"/>
        <w:rPr/>
      </w:pPr>
      <w:r>
        <w:rPr/>
        <w:t xml:space="preserve">Achieving </w:t>
      </w:r>
      <w:ins w:id="273" w:author="Elizabeth F" w:date="2017-12-15T17:36:59Z">
        <w:r>
          <w:rPr/>
          <w:t>s</w:t>
        </w:r>
      </w:ins>
      <w:ins w:id="274" w:author="Elizabeth F" w:date="2017-12-15T17:37:00Z">
        <w:r>
          <w:rPr/>
          <w:t xml:space="preserve">teady-state </w:t>
        </w:r>
      </w:ins>
      <w:r>
        <w:rPr/>
        <w:t xml:space="preserve">rates between </w:t>
      </w:r>
      <w:ins w:id="275" w:author="Elizabeth F" w:date="2017-12-15T17:37:08Z">
        <w:r>
          <w:rPr/>
          <w:t xml:space="preserve">the </w:t>
        </w:r>
      </w:ins>
      <w:r>
        <w:rPr>
          <w:rFonts w:eastAsia="" w:cs="" w:cstheme="majorBidi" w:eastAsiaTheme="majorEastAsia"/>
          <w:b/>
          <w:bCs/>
          <w:i/>
          <w:color w:val="00000A"/>
          <w:sz w:val="24"/>
          <w:szCs w:val="26"/>
        </w:rPr>
        <w:t>redox</w:t>
      </w:r>
      <w:ins w:id="276" w:author="Elizabeth F" w:date="2017-12-15T17:37:09Z">
        <w:r>
          <w:rPr>
            <w:rFonts w:eastAsia="" w:cs="" w:cstheme="majorBidi" w:eastAsiaTheme="majorEastAsia"/>
            <w:b/>
            <w:bCs/>
            <w:i/>
            <w:color w:val="00000A"/>
            <w:sz w:val="24"/>
            <w:szCs w:val="26"/>
          </w:rPr>
          <w:t xml:space="preserve"> rate</w:t>
        </w:r>
      </w:ins>
      <w:r>
        <w:rPr/>
        <w:t xml:space="preserve"> and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the classic redox mechanism: </w:t>
      </w:r>
      <w:del w:id="277" w:author="Elizabeth F" w:date="2017-12-15T22:47:34Z">
        <w:r>
          <w:rPr/>
          <w:delText xml:space="preserve">  </w:delText>
        </w:r>
      </w:del>
      <w:r>
        <w:rPr/>
        <w:t>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 xml:space="preserve">(Kohlstedt and Mackwell 1998). The relationship between this rapid process and purely vacancy-facilitated diffusion is traditionally understood in terms of the abrupt transition, a sort of light switch that is set to either on or off, at rates equal to either </w:t>
      </w:r>
      <w:r>
        <w:rPr>
          <w:rFonts w:eastAsia="Calibri"/>
          <w:color w:val="00000A"/>
          <w:sz w:val="22"/>
        </w:rPr>
        <w:t>redox</w:t>
      </w:r>
      <w:r>
        <w:rPr/>
        <w:t xml:space="preserve"> or PV. This clear transition has been observed for hydration (Figure 5; Kohlstedt &amp; Mackwell 1998; Demouchy &amp; Mackwell 2006; this study Figure 5),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 xml:space="preserve">°C, when Thoraval and Demouchy suggest that rapid </w:t>
      </w:r>
      <w:r>
        <w:rPr>
          <w:rFonts w:eastAsia="Calibri" w:cs="Calibri"/>
          <w:color w:val="00000A"/>
          <w:sz w:val="22"/>
        </w:rPr>
        <w:t>redox</w:t>
      </w:r>
      <w:r>
        <w:rPr>
          <w:rFonts w:cs="Calibri"/>
        </w:rPr>
        <w:t xml:space="preserve"> rate diffusion should be occurring,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w:t>
      </w:r>
      <w:r>
        <w:rPr>
          <w:rFonts w:eastAsia="Calibri" w:cs="Calibri"/>
          <w:color w:val="00000A"/>
          <w:sz w:val="22"/>
        </w:rPr>
        <w:t>redox</w:t>
      </w:r>
      <w:r>
        <w:rPr>
          <w:rFonts w:cs="Calibri"/>
        </w:rPr>
        <w:t xml:space="preserve">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thus appears to be fundamentally different during dehydration than what might be expected from hydration experiments. This rate decrease  is likely reated to the buildup of Fe</w:t>
      </w:r>
      <w:r>
        <w:rPr>
          <w:vertAlign w:val="superscript"/>
        </w:rPr>
        <w:t>3+</w:t>
      </w:r>
      <w:r>
        <w:rPr/>
        <w:t xml:space="preserve">, a buffering effect resulting from the coupling of Equations 2 and 4, or both.  </w:t>
      </w:r>
    </w:p>
    <w:p>
      <w:pPr>
        <w:pStyle w:val="Normal"/>
        <w:rPr/>
      </w:pPr>
      <w:r>
        <w:rPr/>
        <w:t xml:space="preserve">During </w:t>
      </w:r>
      <w:r>
        <w:rPr>
          <w:rFonts w:eastAsia="Calibri"/>
          <w:color w:val="00000A"/>
          <w:sz w:val="22"/>
        </w:rPr>
        <w:t>redox</w:t>
      </w:r>
      <w:r>
        <w:rPr/>
        <w:t>-rate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less available nearby Fe</w:t>
      </w:r>
      <w:r>
        <w:rPr>
          <w:vertAlign w:val="superscript"/>
        </w:rPr>
        <w:t>2+</w:t>
      </w:r>
      <w:r>
        <w:rPr/>
        <w:t xml:space="preserve"> ,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w:t>
      </w:r>
      <w:r>
        <w:rPr>
          <w:rFonts w:eastAsia="Calibri"/>
          <w:color w:val="00000A"/>
          <w:sz w:val="22"/>
        </w:rPr>
        <w:t>redox</w:t>
      </w:r>
      <w:r>
        <w:rPr/>
        <w:t xml:space="preserve"> rate. In contrast, </w:t>
      </w:r>
      <w:r>
        <w:rPr>
          <w:rFonts w:eastAsia="Calibri"/>
          <w:color w:val="00000A"/>
          <w:sz w:val="22"/>
        </w:rPr>
        <w:t>redox</w:t>
      </w:r>
      <w:r>
        <w:rPr/>
        <w:t>-rate loss of H</w:t>
      </w:r>
      <w:r>
        <w:rPr>
          <w:vertAlign w:val="superscript"/>
        </w:rPr>
        <w:t>+</w:t>
      </w:r>
      <w:r>
        <w:rPr/>
        <w:t xml:space="preserve"> may have been impeded in the significantly oxidized Kilauea Iki olivine (FMQ+0.4, Helz et al., 2017). Because of this decrease in the bulk H</w:t>
      </w:r>
      <w:r>
        <w:rPr>
          <w:vertAlign w:val="superscript"/>
        </w:rPr>
        <w:t>+</w:t>
      </w:r>
      <w:r>
        <w:rPr/>
        <w:t xml:space="preserve"> diffusivity, the transition from the </w:t>
      </w:r>
      <w:r>
        <w:rPr>
          <w:rFonts w:eastAsia="Calibri"/>
          <w:color w:val="00000A"/>
          <w:sz w:val="22"/>
        </w:rPr>
        <w:t>redox</w:t>
      </w:r>
      <w:r>
        <w:rPr/>
        <w:t xml:space="preserve"> rate to the PV rate during dehydration is less like a light switch and more like a dimmer switch, with a top setting of the </w:t>
      </w:r>
      <w:r>
        <w:rPr>
          <w:rFonts w:eastAsia="Calibri"/>
          <w:color w:val="00000A"/>
          <w:sz w:val="22"/>
        </w:rPr>
        <w:t>redox</w:t>
      </w:r>
      <w:r>
        <w:rPr/>
        <w:t xml:space="preserve"> rate and bottom setting of PV. </w:t>
      </w:r>
    </w:p>
    <w:p>
      <w:pPr>
        <w:pStyle w:val="Normal"/>
        <w:rPr/>
      </w:pPr>
      <w:r>
        <w:rPr/>
        <w:t>However, this dimmer swit</w:t>
      </w:r>
      <w:ins w:id="278" w:author="Elizabeth F" w:date="2017-12-15T22:47:47Z">
        <w:r>
          <w:rPr/>
          <w:t>c</w:t>
        </w:r>
      </w:ins>
      <w:r>
        <w:rPr/>
        <w:t>h analogy is not perfect because, as described in the previous two sections, variations in H</w:t>
      </w:r>
      <w:r>
        <w:rPr>
          <w:vertAlign w:val="superscript"/>
        </w:rPr>
        <w:t>+</w:t>
      </w:r>
      <w:r>
        <w:rPr/>
        <w:t xml:space="preserve"> diffusivities are also affected by changes in the ferric/ferrous ratio and a competition between dehydration and rehydration associated with H</w:t>
      </w:r>
      <w:r>
        <w:rPr>
          <w:vertAlign w:val="superscript"/>
        </w:rPr>
        <w:t>+</w:t>
      </w:r>
      <w:r>
        <w:rPr/>
        <w:t xml:space="preserve"> redistributing among defect sites. The fact that we are able to come up with a common set of Arrhenius laws also suggests that at some point a steady state is reached intermediate between the redox rate and PV. We relate this steady-state rate to the coupling of Equations 2 and 4, in which the overall rate-determining step is the movement of H</w:t>
      </w:r>
      <w:r>
        <w:rPr>
          <w:vertAlign w:val="superscript"/>
        </w:rPr>
        <w:t>+</w:t>
      </w:r>
      <w:r>
        <w:rPr/>
        <w:t xml:space="preserve"> from one site to another</w:t>
      </w:r>
      <w:ins w:id="279" w:author="Elizabeth F" w:date="2017-12-15T17:45:30Z">
        <w:r>
          <w:rPr/>
          <w:t>.</w:t>
        </w:r>
      </w:ins>
    </w:p>
    <w:p>
      <w:pPr>
        <w:pStyle w:val="Normal"/>
        <w:rPr/>
      </w:pPr>
      <w:r>
        <w:rPr/>
        <w:t>One alternative possible explanation for the apparent convergence of bulk H</w:t>
      </w:r>
      <w:r>
        <w:rPr>
          <w:vertAlign w:val="superscript"/>
        </w:rPr>
        <w:t>+</w:t>
      </w:r>
      <w:r>
        <w:rPr/>
        <w:t xml:space="preserve"> rates is that the H</w:t>
      </w:r>
      <w:r>
        <w:rPr>
          <w:vertAlign w:val="superscript"/>
        </w:rPr>
        <w:t>+</w:t>
      </w:r>
      <w:r>
        <w:rPr/>
        <w:t xml:space="preserve"> loss rate may be set by the rate at which the ferric/ferrous iron ratio equilibrates with the the fO2 external to the sample. Such re-equilibration is known to occur  (Gaetani et al. 2012)   and could reduce the Fe and allow </w:t>
      </w:r>
      <w:r>
        <w:rPr>
          <w:rFonts w:eastAsia="Calibri"/>
          <w:color w:val="00000A"/>
          <w:sz w:val="22"/>
        </w:rPr>
        <w:t>redox</w:t>
      </w:r>
      <w:r>
        <w:rPr/>
        <w:t>-rate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saturated, and the redox-rate in that olivine will then be limited by the rate at which Fe</w:t>
      </w:r>
      <w:r>
        <w:rPr>
          <w:vertAlign w:val="superscript"/>
        </w:rPr>
        <w:t>3+</w:t>
      </w:r>
      <w:r>
        <w:rPr/>
        <w:t xml:space="preserve"> can be re-introduced. However, fO</w:t>
      </w:r>
      <w:r>
        <w:rPr>
          <w:vertAlign w:val="subscript"/>
        </w:rPr>
        <w:t>2</w:t>
      </w:r>
      <w:r>
        <w:rPr/>
        <w:t xml:space="preserve"> equilibriation in </w:t>
      </w:r>
      <w:r>
        <w:rPr>
          <w:rFonts w:eastAsia="Calibri"/>
          <w:color w:val="00000A"/>
          <w:sz w:val="22"/>
        </w:rPr>
        <w:t>the</w:t>
      </w:r>
      <w:r>
        <w:rPr/>
        <w:t xml:space="preserve"> center of the crystal may be slow (Faul et al., in revision), and H</w:t>
      </w:r>
      <w:r>
        <w:rPr>
          <w:vertAlign w:val="superscript"/>
        </w:rPr>
        <w:t>+</w:t>
      </w:r>
      <w:r>
        <w:rPr/>
        <w:t xml:space="preserve"> diffusivities have been consistently observed to be independent of fO</w:t>
      </w:r>
      <w:r>
        <w:rPr>
          <w:vertAlign w:val="subscript"/>
        </w:rPr>
        <w:t>2</w:t>
      </w:r>
      <w:r>
        <w:rPr/>
        <w:t xml:space="preserve"> (see Mackwell and Kohlstedt 1990, Kilauea Iki in this study, and the differences in fO2 among the melt inclusion studies shown in Figure 12) which suggest that the equilibration with the external fO</w:t>
      </w:r>
      <w:r>
        <w:rPr>
          <w:vertAlign w:val="subscript"/>
        </w:rPr>
        <w:t>2</w:t>
      </w:r>
      <w:r>
        <w:rPr/>
        <w:t xml:space="preserve"> during these experiments is too slow to have a significant impact on the measured diffusivities</w:t>
      </w:r>
      <w:r>
        <w:rPr>
          <w:rFonts w:eastAsia="Calibri"/>
          <w:color w:val="00000A"/>
          <w:sz w:val="22"/>
        </w:rPr>
        <w:t>. However, the Fe</w:t>
      </w:r>
      <w:r>
        <w:rPr>
          <w:rFonts w:eastAsia="Calibri"/>
          <w:color w:val="00000A"/>
          <w:sz w:val="22"/>
          <w:vertAlign w:val="superscript"/>
        </w:rPr>
        <w:t>3+</w:t>
      </w:r>
      <w:r>
        <w:rPr>
          <w:rFonts w:eastAsia="Calibri"/>
          <w:color w:val="00000A"/>
          <w:sz w:val="22"/>
        </w:rPr>
        <w:t>/Fe</w:t>
      </w:r>
      <w:r>
        <w:rPr>
          <w:rFonts w:eastAsia="Calibri"/>
          <w:color w:val="00000A"/>
          <w:sz w:val="22"/>
          <w:vertAlign w:val="superscript"/>
        </w:rPr>
        <w:t>2+</w:t>
      </w:r>
      <w:r>
        <w:rPr>
          <w:rFonts w:eastAsia="Calibri"/>
          <w:color w:val="00000A"/>
          <w:sz w:val="22"/>
        </w:rPr>
        <w:t xml:space="preserve"> ratio and total Fe content, does appear to be important for determining H</w:t>
      </w:r>
      <w:r>
        <w:rPr>
          <w:rFonts w:eastAsia="Calibri"/>
          <w:color w:val="00000A"/>
          <w:sz w:val="22"/>
          <w:vertAlign w:val="superscript"/>
        </w:rPr>
        <w:t>+</w:t>
      </w:r>
      <w:r>
        <w:rPr>
          <w:rFonts w:eastAsia="Calibri"/>
          <w:color w:val="00000A"/>
          <w:sz w:val="22"/>
        </w:rPr>
        <w:t xml:space="preserve"> behavior (e.g., the difference between H</w:t>
      </w:r>
      <w:r>
        <w:rPr>
          <w:rFonts w:eastAsia="Calibri"/>
          <w:color w:val="00000A"/>
          <w:sz w:val="22"/>
          <w:vertAlign w:val="superscript"/>
        </w:rPr>
        <w:t>+</w:t>
      </w:r>
      <w:r>
        <w:rPr>
          <w:rFonts w:eastAsia="Calibri"/>
          <w:color w:val="00000A"/>
          <w:sz w:val="22"/>
        </w:rPr>
        <w:t xml:space="preserve"> movement in the Kilauea Iki and San Carlos olivines at 800</w:t>
      </w:r>
      <w:r>
        <w:rPr>
          <w:rFonts w:eastAsia="Calibri"/>
          <w:color w:val="00000A"/>
          <w:sz w:val="22"/>
        </w:rPr>
        <w:t>°</w:t>
      </w:r>
      <w:r>
        <w:rPr>
          <w:rFonts w:eastAsia="Calibri"/>
          <w:color w:val="00000A"/>
          <w:sz w:val="22"/>
        </w:rPr>
        <w:t>C). Thus, the initial fO</w:t>
      </w:r>
      <w:r>
        <w:rPr>
          <w:rFonts w:eastAsia="Calibri"/>
          <w:color w:val="00000A"/>
          <w:sz w:val="22"/>
          <w:vertAlign w:val="subscript"/>
        </w:rPr>
        <w:t>2</w:t>
      </w:r>
      <w:r>
        <w:rPr>
          <w:rFonts w:eastAsia="Calibri"/>
          <w:color w:val="00000A"/>
          <w:sz w:val="22"/>
        </w:rPr>
        <w:t xml:space="preserve"> at which a sample is initially equilibrated likelyis important for determining the apparent H</w:t>
      </w:r>
      <w:r>
        <w:rPr>
          <w:rFonts w:eastAsia="Calibri"/>
          <w:color w:val="00000A"/>
          <w:sz w:val="22"/>
          <w:vertAlign w:val="superscript"/>
        </w:rPr>
        <w:t>+</w:t>
      </w:r>
      <w:r>
        <w:rPr>
          <w:rFonts w:eastAsia="Calibri"/>
          <w:color w:val="00000A"/>
          <w:sz w:val="22"/>
        </w:rPr>
        <w:t xml:space="preserve"> diffusivity, although the fO</w:t>
      </w:r>
      <w:r>
        <w:rPr>
          <w:rFonts w:eastAsia="Calibri"/>
          <w:color w:val="00000A"/>
          <w:sz w:val="22"/>
          <w:vertAlign w:val="subscript"/>
        </w:rPr>
        <w:t>2</w:t>
      </w:r>
      <w:r>
        <w:rPr>
          <w:rFonts w:eastAsia="Calibri"/>
          <w:color w:val="00000A"/>
          <w:sz w:val="22"/>
        </w:rPr>
        <w:t xml:space="preserve"> at which the experiment is conducted is not important. The effect of total Fe concentration is more difficult to assess here because the forsterite numbers of our two samples are so similar (87.7 in San Carlos and 86.2 in Kilauea Iki).</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Our final bulk H</w:t>
      </w:r>
      <w:r>
        <w:rPr>
          <w:vertAlign w:val="superscript"/>
        </w:rPr>
        <w:t>+</w:t>
      </w:r>
      <w:r>
        <w:rPr/>
        <w:t xml:space="preserve"> diffusivities for all three crystals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w:t>
      </w:r>
      <w:del w:id="280" w:author="Elizabeth F" w:date="2017-12-15T15:32:42Z">
        <w:r>
          <w:rPr/>
          <w:delText>PP</w:delText>
        </w:r>
      </w:del>
      <w:ins w:id="281" w:author="Elizabeth F" w:date="2017-12-15T15:32:42Z">
        <w:r>
          <w:rPr>
            <w:rFonts w:eastAsia="Calibri"/>
            <w:color w:val="00000A"/>
            <w:sz w:val="22"/>
          </w:rPr>
          <w:t>redox</w:t>
        </w:r>
      </w:ins>
      <w:r>
        <w:rPr/>
        <w:t xml:space="preserve">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Our experimental results are fully consist with the many observations in natural samples of dehydration intermediate between </w:t>
      </w:r>
      <w:del w:id="282" w:author="Elizabeth F" w:date="2017-12-15T15:32:42Z">
        <w:r>
          <w:rPr/>
          <w:delText>PP</w:delText>
        </w:r>
      </w:del>
      <w:ins w:id="283" w:author="Elizabeth F" w:date="2017-12-15T15:32:42Z">
        <w:r>
          <w:rPr>
            <w:rFonts w:eastAsia="Calibri"/>
            <w:color w:val="00000A"/>
            <w:sz w:val="22"/>
          </w:rPr>
          <w:t>redox</w:t>
        </w:r>
      </w:ins>
      <w:r>
        <w:rPr/>
        <w:t xml:space="preserve"> and PV rates and with a fast direction || </w:t>
      </w:r>
      <w:r>
        <w:rPr>
          <w:i/>
          <w:iCs/>
        </w:rPr>
        <w:t>a</w:t>
      </w:r>
      <w:r>
        <w:rPr/>
        <w:t xml:space="preserve"> .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the NanoSIMS to map bulk H</w:t>
      </w:r>
      <w:r>
        <w:rPr>
          <w:vertAlign w:val="superscript"/>
        </w:rPr>
        <w:t>+</w:t>
      </w:r>
      <w:r>
        <w:rPr/>
        <w:t xml:space="preserve"> around an olivine-hosted melt inclusion and found strongly anisotropic zonation with an inferred fast direction of H-loss parallel to </w:t>
      </w:r>
      <w:r>
        <w:rPr>
          <w:i/>
          <w:iCs/>
        </w:rPr>
        <w:t>a</w:t>
      </w:r>
      <w:r>
        <w:rPr/>
        <w:t xml:space="preserve">. They interpreted this observed anisotropy as dehydration at the </w:t>
      </w:r>
      <w:del w:id="284" w:author="Elizabeth F" w:date="2017-12-15T13:27:24Z">
        <w:r>
          <w:rPr/>
          <w:delText xml:space="preserve"> </w:delText>
        </w:r>
      </w:del>
      <w:del w:id="285" w:author="Elizabeth F" w:date="2017-12-15T15:32:42Z">
        <w:r>
          <w:rPr/>
          <w:delText>PP</w:delText>
        </w:r>
      </w:del>
      <w:ins w:id="286" w:author="Elizabeth F" w:date="2017-12-15T15:32:42Z">
        <w:r>
          <w:rPr>
            <w:rFonts w:eastAsia="Calibri"/>
            <w:color w:val="00000A"/>
            <w:sz w:val="22"/>
          </w:rPr>
          <w:t>redox</w:t>
        </w:r>
      </w:ins>
      <w:r>
        <w:rPr/>
        <w:t xml:space="preserve"> rate, but the results presented here demonstrate that dehydration can occur with a fast direction || </w:t>
      </w:r>
      <w:r>
        <w:rPr>
          <w:i/>
          <w:iCs/>
        </w:rPr>
        <w:t>a</w:t>
      </w:r>
      <w:r>
        <w:rPr/>
        <w:t xml:space="preserve"> and diffusivities lower than </w:t>
      </w:r>
      <w:del w:id="287" w:author="Elizabeth F" w:date="2017-12-15T15:32:42Z">
        <w:r>
          <w:rPr/>
          <w:delText>PP</w:delText>
        </w:r>
      </w:del>
      <w:ins w:id="288" w:author="Elizabeth F" w:date="2017-12-15T15:32:42Z">
        <w:r>
          <w:rPr>
            <w:rFonts w:eastAsia="Calibri"/>
            <w:color w:val="00000A"/>
            <w:sz w:val="22"/>
          </w:rPr>
          <w:t>redox</w:t>
        </w:r>
      </w:ins>
      <w:r>
        <w:rPr/>
        <w:t xml:space="preserve">. Lloyd et al. 2013 document water loss from olivine-hosted melt inclusions as a function of the size of the pyroclast. Their implied diffusivity depends strongly on the choice of ascent rate in their model, requiring either short ascent times with </w:t>
      </w:r>
      <w:del w:id="289" w:author="Elizabeth F" w:date="2017-12-15T15:32:42Z">
        <w:r>
          <w:rPr/>
          <w:delText>PP</w:delText>
        </w:r>
      </w:del>
      <w:ins w:id="290" w:author="Elizabeth F" w:date="2017-12-15T15:32:42Z">
        <w:r>
          <w:rPr>
            <w:rFonts w:eastAsia="Calibri"/>
            <w:color w:val="00000A"/>
            <w:sz w:val="22"/>
          </w:rPr>
          <w:t>redox</w:t>
        </w:r>
      </w:ins>
      <w:r>
        <w:rPr/>
        <w:t xml:space="preserve">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365" w:name="__DdeLink__5775_687217606"/>
      <w:r>
        <w:rPr/>
        <w:t>Portnyagin et al. 2008, Chen et al. 2011, Gaetani et al. 2012, and Mironov et al. 2015</w:t>
      </w:r>
      <w:bookmarkEnd w:id="3365"/>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and in the absence of any measurements of the crystal or melt inclusion sizes. The diffusivities calculated in Hauri 2002 also did not take into account the partitioning of water in olivine, which plays an important role in melt inclusion water loss through the olivine (e.g., Chen et al., 2011).  We conclude that the diffusivity determined in </w:t>
      </w:r>
      <w:ins w:id="291" w:author="Elizabeth F" w:date="2017-12-15T13:29:41Z">
        <w:r>
          <w:rPr/>
          <w:t>Hauri 2002</w:t>
        </w:r>
      </w:ins>
      <w:del w:id="292" w:author="Elizabeth F" w:date="2017-12-15T13:29:41Z">
        <w:r>
          <w:rPr/>
          <w:delText>this</w:delText>
        </w:r>
      </w:del>
      <w:r>
        <w:rPr/>
        <w:t xml:space="preserve"> is high uncertain</w:t>
      </w:r>
      <w:del w:id="293" w:author="Elizabeth F" w:date="2017-12-15T13:29:46Z">
        <w:r>
          <w:rPr/>
          <w:delText>,</w:delText>
        </w:r>
      </w:del>
      <w:r>
        <w:rPr/>
        <w:t xml:space="preserve"> and could reflect rates similar to those inferred for the other studies of melt inclusion re-equilibration shown in Fig</w:t>
      </w:r>
      <w:ins w:id="294" w:author="Elizabeth F" w:date="2017-12-15T13:29:58Z">
        <w:r>
          <w:rPr/>
          <w:t>ure</w:t>
        </w:r>
      </w:ins>
      <w:del w:id="295" w:author="Elizabeth F" w:date="2017-12-15T13:29:56Z">
        <w:r>
          <w:rPr/>
          <w:delText>.</w:delText>
        </w:r>
      </w:del>
      <w:r>
        <w:rPr/>
        <w:t xml:space="preserve"> 12. </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w:t>
      </w:r>
      <w:del w:id="296" w:author="Elizabeth F" w:date="2017-12-15T15:32:42Z">
        <w:r>
          <w:rPr/>
          <w:delText>PP</w:delText>
        </w:r>
      </w:del>
      <w:ins w:id="297" w:author="Elizabeth F" w:date="2017-12-15T15:32:42Z">
        <w:r>
          <w:rPr>
            <w:rFonts w:eastAsia="Calibri"/>
            <w:color w:val="00000A"/>
            <w:sz w:val="22"/>
          </w:rPr>
          <w:t>redox</w:t>
        </w:r>
      </w:ins>
      <w:r>
        <w:rPr/>
        <w:t xml:space="preserve"> rate, resulting in H</w:t>
      </w:r>
      <w:r>
        <w:rPr>
          <w:vertAlign w:val="superscript"/>
        </w:rPr>
        <w:t>+</w:t>
      </w:r>
      <w:r>
        <w:rPr/>
        <w:t xml:space="preserve"> diffusion with a fast direction || </w:t>
      </w:r>
      <w:r>
        <w:rPr>
          <w:i/>
          <w:iCs/>
        </w:rPr>
        <w:t>a</w:t>
      </w:r>
      <w:r>
        <w:rPr/>
        <w:t>. In almost all cases, the bulk diffusivity of H</w:t>
      </w:r>
      <w:ins w:id="298" w:author="Elizabeth F" w:date="2017-12-15T13:30:37Z">
        <w:r>
          <w:rPr>
            <w:vertAlign w:val="superscript"/>
          </w:rPr>
          <w:t>+</w:t>
        </w:r>
      </w:ins>
      <w:r>
        <w:rPr/>
        <w:t xml:space="preserve"> in olivine occurs at rates in beween the redox and the PV rates..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w:t>
      </w:r>
      <w:del w:id="299" w:author="Elizabeth F" w:date="2017-12-15T15:32:42Z">
        <w:r>
          <w:rPr/>
          <w:delText>PP</w:delText>
        </w:r>
      </w:del>
      <w:ins w:id="300" w:author="Elizabeth F" w:date="2017-12-15T15:32:42Z">
        <w:r>
          <w:rPr>
            <w:rFonts w:eastAsia="Calibri"/>
            <w:color w:val="00000A"/>
            <w:sz w:val="22"/>
          </w:rPr>
          <w:t>redox</w:t>
        </w:r>
      </w:ins>
      <w:r>
        <w:rPr/>
        <w:t xml:space="preserve">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w:t>
      </w:r>
      <w:ins w:id="301" w:author="Elizabeth F" w:date="2017-12-15T15:28:25Z">
        <w:r>
          <w:rPr>
            <w:rFonts w:eastAsia="Calibri"/>
            <w:color w:val="00000A"/>
            <w:sz w:val="22"/>
          </w:rPr>
          <w:t>[Mg-2H]</w:t>
        </w:r>
      </w:ins>
      <w:r>
        <w:rPr/>
        <w:t xml:space="preserve"> and/or </w:t>
      </w:r>
      <w:del w:id="302" w:author="Elizabeth F" w:date="2017-12-15T15:27:53Z">
        <w:r>
          <w:rPr/>
          <w:delText>[tri]</w:delText>
        </w:r>
      </w:del>
      <w:ins w:id="303" w:author="Elizabeth F" w:date="2017-12-15T15:27:53Z">
        <w:r>
          <w:rPr>
            <w:rFonts w:eastAsia="Calibri"/>
            <w:color w:val="00000A"/>
            <w:sz w:val="22"/>
          </w:rPr>
          <w:t>[tri-H]</w:t>
        </w:r>
      </w:ins>
      <w:r>
        <w:rPr/>
        <w:t xml:space="preserve"> relative to Si-vacancy-related defects </w:t>
      </w:r>
      <w:del w:id="304" w:author="Elizabeth F" w:date="2017-12-15T15:25:48Z">
        <w:r>
          <w:rPr/>
          <w:delText>[Ti]</w:delText>
        </w:r>
      </w:del>
      <w:ins w:id="305" w:author="Elizabeth F" w:date="2017-12-15T15:25:48Z">
        <w:r>
          <w:rPr>
            <w:rFonts w:eastAsia="Calibri"/>
            <w:color w:val="00000A"/>
            <w:sz w:val="22"/>
          </w:rPr>
          <w:t>[Ti-2H]</w:t>
        </w:r>
      </w:ins>
      <w:r>
        <w:rPr/>
        <w:t xml:space="preserve"> and </w:t>
      </w:r>
      <w:del w:id="306" w:author="Elizabeth F" w:date="2017-12-15T15:27:32Z">
        <w:r>
          <w:rPr/>
          <w:delText>[Si]</w:delText>
        </w:r>
      </w:del>
      <w:ins w:id="307" w:author="Elizabeth F" w:date="2017-12-15T15:27:32Z">
        <w:r>
          <w:rPr>
            <w:rFonts w:eastAsia="Calibri"/>
            <w:color w:val="00000A"/>
            <w:sz w:val="22"/>
          </w:rPr>
          <w:t>[Si-4H]</w:t>
        </w:r>
      </w:ins>
      <w:r>
        <w:rPr/>
        <w:t xml:space="preserve"> during dehydration. This observation is echoed in our hydration data for SC1-7 (Figure 5) but we were unable to test this result during dehydration of our SC1-2 sample because these peaks were either not present (</w:t>
      </w:r>
      <w:del w:id="308" w:author="Elizabeth F" w:date="2017-12-15T15:28:25Z">
        <w:r>
          <w:rPr/>
          <w:delText>[Mg]</w:delText>
        </w:r>
      </w:del>
      <w:ins w:id="309" w:author="Elizabeth F" w:date="2017-12-15T15:28:25Z">
        <w:r>
          <w:rPr>
            <w:rFonts w:eastAsia="Calibri"/>
            <w:color w:val="00000A"/>
            <w:sz w:val="22"/>
          </w:rPr>
          <w:t>[Mg-2H]</w:t>
        </w:r>
      </w:ins>
      <w:r>
        <w:rPr/>
        <w:t>) or not systematically present (</w:t>
      </w:r>
      <w:del w:id="310" w:author="Elizabeth F" w:date="2017-12-15T15:27:53Z">
        <w:r>
          <w:rPr/>
          <w:delText>[tri]</w:delText>
        </w:r>
      </w:del>
      <w:ins w:id="311" w:author="Elizabeth F" w:date="2017-12-15T15:27:53Z">
        <w:r>
          <w:rPr>
            <w:rFonts w:eastAsia="Calibri"/>
            <w:color w:val="00000A"/>
            <w:sz w:val="22"/>
          </w:rPr>
          <w:t>[tri-H]</w:t>
        </w:r>
      </w:ins>
      <w:r>
        <w:rPr/>
        <w:t xml:space="preserve">).  </w:t>
      </w:r>
    </w:p>
    <w:p>
      <w:pPr>
        <w:pStyle w:val="Normal"/>
        <w:rPr/>
      </w:pPr>
      <w:r>
        <w:rPr/>
        <w:t xml:space="preserve">During the sequential dehydration of the Kilauea Iki olivine, we observe a clear fast direction || </w:t>
      </w:r>
      <w:r>
        <w:rPr>
          <w:i/>
          <w:iCs/>
        </w:rPr>
        <w:t>a</w:t>
      </w:r>
      <w:r>
        <w:rPr/>
        <w:t xml:space="preserve"> in </w:t>
      </w:r>
      <w:del w:id="312" w:author="Elizabeth F" w:date="2017-12-15T15:27:32Z">
        <w:r>
          <w:rPr/>
          <w:delText>[Si]</w:delText>
        </w:r>
      </w:del>
      <w:ins w:id="313" w:author="Elizabeth F" w:date="2017-12-15T15:27:32Z">
        <w:r>
          <w:rPr>
            <w:rFonts w:eastAsia="Calibri"/>
            <w:color w:val="00000A"/>
            <w:sz w:val="22"/>
          </w:rPr>
          <w:t>[Si-4H]</w:t>
        </w:r>
      </w:ins>
      <w:r>
        <w:rPr/>
        <w:t xml:space="preserve"> and </w:t>
      </w:r>
      <w:del w:id="314" w:author="Elizabeth F" w:date="2017-12-15T15:25:48Z">
        <w:r>
          <w:rPr/>
          <w:delText>[Ti]</w:delText>
        </w:r>
      </w:del>
      <w:ins w:id="315" w:author="Elizabeth F" w:date="2017-12-15T15:25:48Z">
        <w:r>
          <w:rPr>
            <w:rFonts w:eastAsia="Calibri"/>
            <w:color w:val="00000A"/>
            <w:sz w:val="22"/>
          </w:rPr>
          <w:t>[Ti-2H]</w:t>
        </w:r>
      </w:ins>
      <w:r>
        <w:rPr/>
        <w:t xml:space="preserve"> but not the </w:t>
      </w:r>
      <w:del w:id="316" w:author="Elizabeth F" w:date="2017-12-15T15:27:53Z">
        <w:r>
          <w:rPr/>
          <w:delText>[tri]</w:delText>
        </w:r>
      </w:del>
      <w:ins w:id="317" w:author="Elizabeth F" w:date="2017-12-15T15:27:53Z">
        <w:r>
          <w:rPr>
            <w:rFonts w:eastAsia="Calibri"/>
            <w:color w:val="00000A"/>
            <w:sz w:val="22"/>
          </w:rPr>
          <w:t>[tri-H]</w:t>
        </w:r>
      </w:ins>
      <w:r>
        <w:rPr/>
        <w:t xml:space="preserve"> peaks, which produce noisy, isotropic profiles with diffusivities that are, while still faster than would be expected from vacancy-controlled diffusivities in forsterite, roughly an order of magnitude slower || </w:t>
      </w:r>
      <w:r>
        <w:rPr>
          <w:i/>
          <w:iCs/>
        </w:rPr>
        <w:t>a</w:t>
      </w:r>
      <w:r>
        <w:rPr/>
        <w:t xml:space="preserve"> than the </w:t>
      </w:r>
      <w:del w:id="318" w:author="Elizabeth F" w:date="2017-12-15T15:25:49Z">
        <w:r>
          <w:rPr/>
          <w:delText>[Ti]</w:delText>
        </w:r>
      </w:del>
      <w:ins w:id="319" w:author="Elizabeth F" w:date="2017-12-15T15:25:49Z">
        <w:r>
          <w:rPr>
            <w:rFonts w:eastAsia="Calibri"/>
            <w:color w:val="00000A"/>
            <w:sz w:val="22"/>
          </w:rPr>
          <w:t>[Ti-2H]</w:t>
        </w:r>
      </w:ins>
      <w:r>
        <w:rPr/>
        <w:t xml:space="preserve"> and </w:t>
      </w:r>
      <w:del w:id="320" w:author="Elizabeth F" w:date="2017-12-15T15:27:32Z">
        <w:r>
          <w:rPr/>
          <w:delText>[Si]</w:delText>
        </w:r>
      </w:del>
      <w:ins w:id="321" w:author="Elizabeth F" w:date="2017-12-15T15:27:32Z">
        <w:r>
          <w:rPr>
            <w:rFonts w:eastAsia="Calibri"/>
            <w:color w:val="00000A"/>
            <w:sz w:val="22"/>
          </w:rPr>
          <w:t>[Si-4H]</w:t>
        </w:r>
      </w:ins>
      <w:r>
        <w:rPr/>
        <w:t xml:space="preserve"> peaks, in contrast to the observations of faster </w:t>
      </w:r>
      <w:del w:id="322" w:author="Elizabeth F" w:date="2017-12-15T15:27:54Z">
        <w:r>
          <w:rPr/>
          <w:delText>[tri]</w:delText>
        </w:r>
      </w:del>
      <w:ins w:id="323" w:author="Elizabeth F" w:date="2017-12-15T15:27:54Z">
        <w:r>
          <w:rPr>
            <w:rFonts w:eastAsia="Calibri"/>
            <w:color w:val="00000A"/>
            <w:sz w:val="22"/>
          </w:rPr>
          <w:t>[tri-H]</w:t>
        </w:r>
      </w:ins>
      <w:r>
        <w:rPr/>
        <w:t xml:space="preserve"> movement by other authors. The difference in anisotropy also suggests that the dominant mechanism by which H in our Iki sample leaves </w:t>
      </w:r>
      <w:del w:id="324" w:author="Elizabeth F" w:date="2017-12-15T15:27:54Z">
        <w:r>
          <w:rPr/>
          <w:delText>[tri]</w:delText>
        </w:r>
      </w:del>
      <w:ins w:id="325" w:author="Elizabeth F" w:date="2017-12-15T15:27:54Z">
        <w:r>
          <w:rPr>
            <w:rFonts w:eastAsia="Calibri"/>
            <w:color w:val="00000A"/>
            <w:sz w:val="22"/>
          </w:rPr>
          <w:t>[tri-H]</w:t>
        </w:r>
      </w:ins>
      <w:r>
        <w:rPr/>
        <w:t xml:space="preserve"> is different from how it leaves </w:t>
      </w:r>
      <w:del w:id="326" w:author="Elizabeth F" w:date="2017-12-15T15:25:49Z">
        <w:r>
          <w:rPr/>
          <w:delText>[Ti]</w:delText>
        </w:r>
      </w:del>
      <w:ins w:id="327" w:author="Elizabeth F" w:date="2017-12-15T15:25:49Z">
        <w:r>
          <w:rPr>
            <w:rFonts w:eastAsia="Calibri"/>
            <w:color w:val="00000A"/>
            <w:sz w:val="22"/>
          </w:rPr>
          <w:t>[Ti-2H]</w:t>
        </w:r>
      </w:ins>
      <w:r>
        <w:rPr/>
        <w:t xml:space="preserve"> and </w:t>
      </w:r>
      <w:del w:id="328" w:author="Elizabeth F" w:date="2017-12-15T15:27:33Z">
        <w:r>
          <w:rPr/>
          <w:delText>[Si]</w:delText>
        </w:r>
      </w:del>
      <w:ins w:id="329" w:author="Elizabeth F" w:date="2017-12-15T15:27:33Z">
        <w:r>
          <w:rPr>
            <w:rFonts w:eastAsia="Calibri"/>
            <w:color w:val="00000A"/>
            <w:sz w:val="22"/>
          </w:rPr>
          <w:t>[Si-4H]</w:t>
        </w:r>
      </w:ins>
      <w:r>
        <w:rPr/>
        <w:t xml:space="preserve">. Perhaps, for instance, H leaves </w:t>
      </w:r>
      <w:del w:id="330" w:author="Elizabeth F" w:date="2017-12-15T15:25:49Z">
        <w:r>
          <w:rPr/>
          <w:delText>[Ti]</w:delText>
        </w:r>
      </w:del>
      <w:ins w:id="331" w:author="Elizabeth F" w:date="2017-12-15T15:25:49Z">
        <w:r>
          <w:rPr>
            <w:rFonts w:eastAsia="Calibri"/>
            <w:color w:val="00000A"/>
            <w:sz w:val="22"/>
          </w:rPr>
          <w:t>[Ti-2H]</w:t>
        </w:r>
      </w:ins>
      <w:r>
        <w:rPr/>
        <w:t xml:space="preserve"> and </w:t>
      </w:r>
      <w:del w:id="332" w:author="Elizabeth F" w:date="2017-12-15T15:27:33Z">
        <w:r>
          <w:rPr/>
          <w:delText>[Si]</w:delText>
        </w:r>
      </w:del>
      <w:ins w:id="333" w:author="Elizabeth F" w:date="2017-12-15T15:27:33Z">
        <w:r>
          <w:rPr>
            <w:rFonts w:eastAsia="Calibri"/>
            <w:color w:val="00000A"/>
            <w:sz w:val="22"/>
          </w:rPr>
          <w:t>[Si-4H]</w:t>
        </w:r>
      </w:ins>
      <w:r>
        <w:rPr/>
        <w:t xml:space="preserve"> primarily at the </w:t>
      </w:r>
      <w:del w:id="334" w:author="Elizabeth F" w:date="2017-12-15T15:32:42Z">
        <w:r>
          <w:rPr/>
          <w:delText>PP</w:delText>
        </w:r>
      </w:del>
      <w:ins w:id="335" w:author="Elizabeth F" w:date="2017-12-15T15:32:42Z">
        <w:r>
          <w:rPr>
            <w:rFonts w:eastAsia="Calibri"/>
            <w:color w:val="00000A"/>
            <w:sz w:val="22"/>
          </w:rPr>
          <w:t>redox</w:t>
        </w:r>
      </w:ins>
      <w:r>
        <w:rPr/>
        <w:t xml:space="preserve"> rate but leaves </w:t>
      </w:r>
      <w:del w:id="336" w:author="Elizabeth F" w:date="2017-12-15T15:27:54Z">
        <w:r>
          <w:rPr/>
          <w:delText>[tri]</w:delText>
        </w:r>
      </w:del>
      <w:ins w:id="337" w:author="Elizabeth F" w:date="2017-12-15T15:27:54Z">
        <w:r>
          <w:rPr>
            <w:rFonts w:eastAsia="Calibri"/>
            <w:color w:val="00000A"/>
            <w:sz w:val="22"/>
          </w:rPr>
          <w:t>[tri-H]</w:t>
        </w:r>
      </w:ins>
      <w:r>
        <w:rPr/>
        <w:t xml:space="preserve">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w:t>
      </w:r>
      <w:del w:id="338" w:author="Elizabeth F" w:date="2017-12-15T15:28:25Z">
        <w:r>
          <w:rPr/>
          <w:delText>[Mg]</w:delText>
        </w:r>
      </w:del>
      <w:ins w:id="339" w:author="Elizabeth F" w:date="2017-12-15T15:28:25Z">
        <w:r>
          <w:rPr>
            <w:rFonts w:eastAsia="Calibri"/>
            <w:color w:val="00000A"/>
            <w:sz w:val="22"/>
          </w:rPr>
          <w:t>[Mg-2H]</w:t>
        </w:r>
      </w:ins>
      <w:r>
        <w:rPr/>
        <w:t xml:space="preserve"> and </w:t>
      </w:r>
      <w:del w:id="340" w:author="Elizabeth F" w:date="2017-12-15T15:27:55Z">
        <w:r>
          <w:rPr/>
          <w:delText>[tri]</w:delText>
        </w:r>
      </w:del>
      <w:ins w:id="341" w:author="Elizabeth F" w:date="2017-12-15T15:27:55Z">
        <w:r>
          <w:rPr>
            <w:rFonts w:eastAsia="Calibri"/>
            <w:color w:val="00000A"/>
            <w:sz w:val="22"/>
          </w:rPr>
          <w:t>[tri-H]</w:t>
        </w:r>
      </w:ins>
      <w:r>
        <w:rPr/>
        <w:t xml:space="preserve"> (Figures 4 and 5) too small to give meaningful diffusivities during dehydration. The absence of these peaks from SC1-2 and large increase in </w:t>
      </w:r>
      <w:del w:id="342" w:author="Elizabeth F" w:date="2017-12-15T15:25:49Z">
        <w:r>
          <w:rPr/>
          <w:delText>[Ti]</w:delText>
        </w:r>
      </w:del>
      <w:ins w:id="343" w:author="Elizabeth F" w:date="2017-12-15T15:25:49Z">
        <w:r>
          <w:rPr>
            <w:rFonts w:eastAsia="Calibri"/>
            <w:color w:val="00000A"/>
            <w:sz w:val="22"/>
          </w:rPr>
          <w:t>[Ti-2H]</w:t>
        </w:r>
      </w:ins>
      <w:r>
        <w:rPr/>
        <w:t xml:space="preserve"> suggest that in San Carlos olivine, the vast majority of H</w:t>
      </w:r>
      <w:r>
        <w:rPr>
          <w:vertAlign w:val="superscript"/>
        </w:rPr>
        <w:t>+</w:t>
      </w:r>
      <w:r>
        <w:rPr/>
        <w:t xml:space="preserve"> diffusion at the </w:t>
      </w:r>
      <w:del w:id="344" w:author="Elizabeth F" w:date="2017-12-15T15:32:42Z">
        <w:r>
          <w:rPr/>
          <w:delText>PP</w:delText>
        </w:r>
      </w:del>
      <w:ins w:id="345" w:author="Elizabeth F" w:date="2017-12-15T15:32:42Z">
        <w:r>
          <w:rPr>
            <w:rFonts w:eastAsia="Calibri"/>
            <w:color w:val="00000A"/>
            <w:sz w:val="22"/>
          </w:rPr>
          <w:t>redox</w:t>
        </w:r>
      </w:ins>
      <w:r>
        <w:rPr/>
        <w:t xml:space="preserve"> rate  is affecting the </w:t>
      </w:r>
      <w:del w:id="346" w:author="Elizabeth F" w:date="2017-12-15T15:25:49Z">
        <w:r>
          <w:rPr/>
          <w:delText>[Ti]</w:delText>
        </w:r>
      </w:del>
      <w:ins w:id="347" w:author="Elizabeth F" w:date="2017-12-15T15:25:49Z">
        <w:r>
          <w:rPr>
            <w:rFonts w:eastAsia="Calibri"/>
            <w:color w:val="00000A"/>
            <w:sz w:val="22"/>
          </w:rPr>
          <w:t>[Ti-2H]</w:t>
        </w:r>
      </w:ins>
      <w:r>
        <w:rPr/>
        <w:t xml:space="preserve"> specifically. The reason for this close association is not entirely clear, but the </w:t>
      </w:r>
      <w:del w:id="348" w:author="Elizabeth F" w:date="2017-12-15T15:25:50Z">
        <w:r>
          <w:rPr/>
          <w:delText>[Ti]</w:delText>
        </w:r>
      </w:del>
      <w:ins w:id="349" w:author="Elizabeth F" w:date="2017-12-15T15:25:50Z">
        <w:r>
          <w:rPr>
            <w:rFonts w:eastAsia="Calibri"/>
            <w:color w:val="00000A"/>
            <w:sz w:val="22"/>
          </w:rPr>
          <w:t>[Ti-2H]</w:t>
        </w:r>
      </w:ins>
      <w:r>
        <w:rPr/>
        <w:t xml:space="preserve">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w:t>
      </w:r>
      <w:del w:id="350" w:author="Elizabeth F" w:date="2017-12-15T13:33:33Z">
        <w:r>
          <w:rPr/>
          <w:delText xml:space="preserve"> </w:delText>
        </w:r>
      </w:del>
      <w:del w:id="351" w:author="Elizabeth F" w:date="2017-12-15T15:32:42Z">
        <w:r>
          <w:rPr/>
          <w:delText>PP</w:delText>
        </w:r>
      </w:del>
      <w:ins w:id="352" w:author="Elizabeth F" w:date="2017-12-15T15:32:42Z">
        <w:r>
          <w:rPr>
            <w:rFonts w:eastAsia="Calibri"/>
            <w:color w:val="00000A"/>
            <w:sz w:val="22"/>
          </w:rPr>
          <w:t>redox</w:t>
        </w:r>
      </w:ins>
      <w:r>
        <w:rPr/>
        <w:t xml:space="preserve"> rate suggests that at least some octahedral Ti is initially present in San Carlos olivine. If all of the Ti were on the tetrahedral site initially, then some of that Ti would need to change its position in the crystal to create the </w:t>
      </w:r>
      <w:del w:id="353" w:author="Elizabeth F" w:date="2017-12-15T15:25:50Z">
        <w:r>
          <w:rPr/>
          <w:delText>[Ti]</w:delText>
        </w:r>
      </w:del>
      <w:ins w:id="354" w:author="Elizabeth F" w:date="2017-12-15T15:25:50Z">
        <w:r>
          <w:rPr>
            <w:rFonts w:eastAsia="Calibri"/>
            <w:color w:val="00000A"/>
            <w:sz w:val="22"/>
          </w:rPr>
          <w:t>[Ti-2H]</w:t>
        </w:r>
      </w:ins>
      <w:r>
        <w:rPr/>
        <w:t xml:space="preserve"> defect, a process that is unlikely to occur under the hour timescales at which diffusion is observed. Th</w:t>
      </w:r>
      <w:ins w:id="355" w:author="Elizabeth F" w:date="2017-12-15T13:41:01Z">
        <w:r>
          <w:rPr/>
          <w:t>e presence o</w:t>
        </w:r>
      </w:ins>
      <w:r>
        <w:rPr/>
        <w:t>f oc</w:t>
      </w:r>
      <w:ins w:id="356" w:author="Elizabeth F" w:date="2017-12-15T13:33:07Z">
        <w:r>
          <w:rPr/>
          <w:t xml:space="preserve">tahedral Ti </w:t>
        </w:r>
      </w:ins>
      <w:ins w:id="357" w:author="Elizabeth F" w:date="2017-12-15T13:42:22Z">
        <w:r>
          <w:rPr/>
          <w:t xml:space="preserve">in </w:t>
        </w:r>
      </w:ins>
      <w:ins w:id="358" w:author="Elizabeth F" w:date="2017-12-15T13:31:30Z">
        <w:r>
          <w:rPr/>
          <w:t>San Carlos olivine may be explained by slow hydration reactions that require octahedral Ti occurring at depth (e.g., following the reverse of the reaction described by Padron-Navarta et al. 2014 Eq 3b) followed by rapid dehydration and quenching in a lava flow</w:t>
        </w:r>
      </w:ins>
      <w:ins w:id="359" w:author="Elizabeth F" w:date="2017-12-15T13:42:16Z">
        <w:r>
          <w:rPr/>
          <w:t>.</w:t>
        </w:r>
      </w:ins>
      <w:ins w:id="360" w:author="Elizabeth F" w:date="2017-12-15T13:34:21Z">
        <w:r>
          <w:rPr/>
          <w:t xml:space="preserve"> </w:t>
        </w:r>
      </w:ins>
      <w:r>
        <w:rPr/>
        <w:t>Thus, any rapid influx of H</w:t>
      </w:r>
      <w:r>
        <w:rPr>
          <w:vertAlign w:val="superscript"/>
        </w:rPr>
        <w:t>+</w:t>
      </w:r>
      <w:r>
        <w:rPr/>
        <w:t xml:space="preserve"> at the </w:t>
      </w:r>
      <w:del w:id="361" w:author="Elizabeth F" w:date="2017-12-15T15:32:42Z">
        <w:r>
          <w:rPr/>
          <w:delText>PP</w:delText>
        </w:r>
      </w:del>
      <w:ins w:id="362" w:author="Elizabeth F" w:date="2017-12-15T15:32:42Z">
        <w:r>
          <w:rPr>
            <w:rFonts w:eastAsia="Calibri"/>
            <w:color w:val="00000A"/>
            <w:sz w:val="22"/>
          </w:rPr>
          <w:t>redox</w:t>
        </w:r>
      </w:ins>
      <w:r>
        <w:rPr/>
        <w:t xml:space="preserve">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 xml:space="preserve">The convergence of peak-specific rates in San Carlos olivine (Figure 8) suggests that in some applications peak-specific behavior may be safely ignored. An important exception may be the high-wavenumber </w:t>
      </w:r>
      <w:del w:id="363" w:author="Elizabeth F" w:date="2017-12-15T15:27:33Z">
        <w:r>
          <w:rPr/>
          <w:delText>[Si]</w:delText>
        </w:r>
      </w:del>
      <w:ins w:id="364" w:author="Elizabeth F" w:date="2017-12-15T15:27:33Z">
        <w:r>
          <w:rPr>
            <w:rFonts w:eastAsia="Calibri"/>
            <w:color w:val="00000A"/>
            <w:sz w:val="22"/>
          </w:rPr>
          <w:t>[Si-4H]</w:t>
        </w:r>
      </w:ins>
      <w:r>
        <w:rPr/>
        <w:t xml:space="preserve">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1"/>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 xml:space="preserve">First, the </w:t>
      </w:r>
      <w:del w:id="365" w:author="Elizabeth F" w:date="2017-12-15T15:25:50Z">
        <w:r>
          <w:rPr/>
          <w:delText>[Ti]</w:delText>
        </w:r>
      </w:del>
      <w:ins w:id="366" w:author="Elizabeth F" w:date="2017-12-15T15:25:50Z">
        <w:r>
          <w:rPr>
            <w:rFonts w:eastAsia="Calibri"/>
            <w:color w:val="00000A"/>
            <w:sz w:val="22"/>
          </w:rPr>
          <w:t>[Ti-2H]</w:t>
        </w:r>
      </w:ins>
      <w:r>
        <w:rPr/>
        <w:t xml:space="preserve">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Fe-bearing samples. Further, the changes in bulk H</w:t>
      </w:r>
      <w:r>
        <w:rPr>
          <w:vertAlign w:val="superscript"/>
        </w:rPr>
        <w:t>+</w:t>
      </w:r>
      <w:r>
        <w:rPr/>
        <w:t xml:space="preserve"> diffusivities observed here for dehydration are different from those observed here and elsewhere for hydration.  Moreover, the binary change of rates from proton-polaron to proton-vacancy suggested by Thoraval &amp; Demouchy 2014 based on observations of hydration are not observed in our dehydration experiments. Instead, the buildup of Fe</w:t>
      </w:r>
      <w:r>
        <w:rPr>
          <w:vertAlign w:val="superscript"/>
        </w:rPr>
        <w:t>3+</w:t>
      </w:r>
      <w:r>
        <w:rPr/>
        <w:t xml:space="preserve"> and redistribution of H</w:t>
      </w:r>
      <w:r>
        <w:rPr>
          <w:vertAlign w:val="superscript"/>
        </w:rPr>
        <w:t>+</w:t>
      </w:r>
      <w:r>
        <w:rPr/>
        <w:t xml:space="preserve"> defects effectively slow down dehydration from redox rates. </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w:t>
      </w:r>
      <w:del w:id="367" w:author="Elizabeth F" w:date="2017-12-15T15:32:42Z">
        <w:r>
          <w:rPr/>
          <w:delText>PP</w:delText>
        </w:r>
      </w:del>
      <w:ins w:id="368" w:author="Elizabeth F" w:date="2017-12-15T15:32:42Z">
        <w:r>
          <w:rPr>
            <w:rFonts w:eastAsia="Calibri"/>
            <w:color w:val="00000A"/>
            <w:sz w:val="22"/>
          </w:rPr>
          <w:t>redox</w:t>
        </w:r>
      </w:ins>
      <w:r>
        <w:rPr/>
        <w:t xml:space="preserve">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w:t>
      </w:r>
      <w:ins w:id="369" w:author="Elizabeth F" w:date="2017-12-15T14:23:55Z">
        <w:r>
          <w:rPr/>
          <w:t>.</w:t>
        </w:r>
      </w:ins>
      <w:del w:id="370" w:author="Elizabeth F" w:date="2017-12-15T14:23:47Z">
        <w:r>
          <w:rPr/>
          <w:delText xml:space="preserve"> and therefore should be of practical use in the determination of decompression rates from H</w:delText>
        </w:r>
      </w:del>
      <w:del w:id="371" w:author="Elizabeth F" w:date="2017-12-15T14:23:47Z">
        <w:r>
          <w:rPr>
            <w:vertAlign w:val="superscript"/>
          </w:rPr>
          <w:delText>+</w:delText>
        </w:r>
      </w:del>
      <w:del w:id="372" w:author="Elizabeth F" w:date="2017-12-15T14:23:47Z">
        <w:r>
          <w:rPr/>
          <w:delText xml:space="preserve"> zonation profiles.</w:delText>
        </w:r>
      </w:del>
    </w:p>
    <w:p>
      <w:pPr>
        <w:pStyle w:val="TextBody"/>
        <w:rPr/>
      </w:pPr>
      <w:ins w:id="373" w:author="Elizabeth F" w:date="2017-12-15T14:22:03Z">
        <w:r>
          <w:rPr/>
          <w:t>These generic diffusivities indicate equilibration on time scales of minutes to hours rather than days, as suggested by previous work on dehydration of synthetic forsterite (Padron-Navarta et al. 2014). Thus, the H</w:t>
        </w:r>
      </w:ins>
      <w:ins w:id="374" w:author="Elizabeth F" w:date="2017-12-15T14:22:03Z">
        <w:r>
          <w:rPr>
            <w:vertAlign w:val="superscript"/>
          </w:rPr>
          <w:t>+</w:t>
        </w:r>
      </w:ins>
      <w:ins w:id="375" w:author="Elizabeth F" w:date="2017-12-15T14:22:03Z">
        <w:r>
          <w:rPr/>
          <w:t xml:space="preserve"> in olivine from most xenoliths is likely to have re-equilibrated with its host magma. However, H+ profiles in olivine, both phenocrysts and in xenoliths, are still of great practical use for ascent chronometry. With the H</w:t>
        </w:r>
      </w:ins>
      <w:ins w:id="376" w:author="Elizabeth F" w:date="2017-12-15T14:22:03Z">
        <w:r>
          <w:rPr>
            <w:vertAlign w:val="superscript"/>
          </w:rPr>
          <w:t>+</w:t>
        </w:r>
      </w:ins>
      <w:ins w:id="377" w:author="Elizabeth F" w:date="2017-12-15T14:22:03Z">
        <w:r>
          <w:rPr/>
          <w:t xml:space="preserve"> diffusivities known, measurements of H</w:t>
        </w:r>
      </w:ins>
      <w:ins w:id="378" w:author="Elizabeth F" w:date="2017-12-15T14:22:03Z">
        <w:r>
          <w:rPr>
            <w:vertAlign w:val="superscript"/>
          </w:rPr>
          <w:t>+</w:t>
        </w:r>
      </w:ins>
      <w:ins w:id="379" w:author="Elizabeth F" w:date="2017-12-15T14:22:03Z">
        <w:r>
          <w:rPr/>
          <w:t xml:space="preserve"> profiles in olivine can now be used to access hours-to-minute timescales for explosive eruptions (Newcombe et al., 2017). </w:t>
        </w:r>
      </w:ins>
    </w:p>
    <w:p>
      <w:pPr>
        <w:pStyle w:val="Normal"/>
        <w:rPr/>
      </w:pPr>
      <w:r>
        <w:rPr/>
      </w:r>
    </w:p>
    <w:p>
      <w:pPr>
        <w:pStyle w:val="Heading1"/>
        <w:rPr/>
      </w:pPr>
      <w:r>
        <w:rPr/>
        <w:t>Acknowledgments</w:t>
      </w:r>
    </w:p>
    <w:p>
      <w:pPr>
        <w:pStyle w:val="Normal"/>
        <w:rPr/>
      </w:pPr>
      <w:r>
        <w:rPr/>
        <w:t xml:space="preserve">This work was supported by National Science Foundation grant #1449699. </w:t>
      </w:r>
      <w:ins w:id="380" w:author="Elizabeth F" w:date="2017-12-15T14:09:46Z">
        <w:r>
          <w:rPr/>
          <w:t xml:space="preserve">David Kohlstedt and David Ferguson provided the samples. </w:t>
        </w:r>
      </w:ins>
      <w:r>
        <w:rPr/>
        <w:t xml:space="preserve">Daniel Rasmussen performed the electron microprobe analyses. </w:t>
      </w:r>
      <w:ins w:id="381" w:author="Elizabeth F" w:date="2017-12-15T14:14:09Z">
        <w:r>
          <w:rPr/>
          <w:t xml:space="preserve"> Maura Weathers, </w:t>
        </w:r>
      </w:ins>
      <w:r>
        <w:rPr/>
        <w:t>Henry Towbin</w:t>
      </w:r>
      <w:ins w:id="382" w:author="Elizabeth F" w:date="2017-12-15T14:10:15Z">
        <w:r>
          <w:rPr/>
          <w:t>,</w:t>
        </w:r>
      </w:ins>
      <w:r>
        <w:rPr/>
        <w:t xml:space="preserve"> and Anna Barth performed the</w:t>
      </w:r>
      <w:ins w:id="383" w:author="Elizabeth F" w:date="2017-12-15T14:13:41Z">
        <w:r>
          <w:rPr/>
          <w:t xml:space="preserve"> Laue Camera and</w:t>
        </w:r>
      </w:ins>
      <w:r>
        <w:rPr/>
        <w:t xml:space="preserve"> EBSD analyses to confirm </w:t>
      </w:r>
      <w:del w:id="384" w:author="Elizabeth F" w:date="2017-12-15T14:13:47Z">
        <w:r>
          <w:rPr/>
          <w:delText xml:space="preserve">the </w:delText>
        </w:r>
      </w:del>
      <w:r>
        <w:rPr/>
        <w:t xml:space="preserve">sample orientations. </w:t>
      </w:r>
      <w:ins w:id="385" w:author="Elizabeth F" w:date="2017-12-15T14:09:00Z">
        <w:r>
          <w:rPr/>
          <w:t xml:space="preserve">Erik Hauri performed the nanoSIMS analyses as part of a </w:t>
        </w:r>
      </w:ins>
      <w:ins w:id="386" w:author="Elizabeth F" w:date="2017-12-15T14:16:33Z">
        <w:r>
          <w:rPr/>
          <w:t>Cooperative Institute for Dynamic Earth Research (C</w:t>
        </w:r>
      </w:ins>
      <w:ins w:id="387" w:author="Elizabeth F" w:date="2017-12-15T14:09:00Z">
        <w:r>
          <w:rPr/>
          <w:t xml:space="preserve">IDER) </w:t>
        </w:r>
      </w:ins>
      <w:ins w:id="388" w:author="Elizabeth F" w:date="2017-12-15T14:17:38Z">
        <w:r>
          <w:rPr/>
          <w:t>working group on the electrical conductivity of hydrous olivine.</w:t>
        </w:r>
      </w:ins>
    </w:p>
    <w:p>
      <w:pPr>
        <w:pStyle w:val="Normal"/>
        <w:ind w:hanging="0"/>
        <w:rPr/>
      </w:pPr>
      <w:r>
        <w:rPr/>
      </w:r>
    </w:p>
    <w:p>
      <w:pPr>
        <w:pStyle w:val="Normal"/>
        <w:ind w:hanging="0"/>
        <w:rPr/>
      </w:pPr>
      <w:r>
        <w:rPr/>
      </w:r>
    </w:p>
    <w:p>
      <w:pPr>
        <w:pStyle w:val="Heading1"/>
        <w:rPr/>
      </w:pPr>
      <w:r>
        <w:rPr/>
        <w:t>Figures</w:t>
      </w:r>
    </w:p>
    <w:p>
      <w:pPr>
        <w:pStyle w:val="Normal"/>
        <w:ind w:hanging="0"/>
        <w:rPr/>
      </w:pPr>
      <w:r>
        <w:rPr/>
      </w:r>
    </w:p>
    <w:p>
      <w:pPr>
        <w:pStyle w:val="Normal"/>
        <w:ind w:hanging="0"/>
        <w:rPr/>
      </w:pPr>
      <w:bookmarkStart w:id="3366"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366"/>
      <w:r>
        <w:rPr/>
        <w:t xml:space="preserve"> </w:t>
      </w:r>
      <w:r>
        <w:rPr/>
        <w:fldChar w:fldCharType="begin"/>
      </w:r>
      <w:r>
        <w:instrText> SEQ Figure \* ARABIC </w:instrText>
      </w:r>
      <w:r>
        <w:fldChar w:fldCharType="separate"/>
      </w:r>
      <w:r>
        <w:t>1</w:t>
      </w:r>
      <w:r>
        <w:fldChar w:fldCharType="end"/>
      </w:r>
      <w:bookmarkStart w:id="3367" w:name="_Ref477259778"/>
      <w:bookmarkEnd w:id="336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4">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368" w:name="_Ref4772859181"/>
      <w:r>
        <w:rPr/>
        <w:t>Figure</w:t>
      </w:r>
      <w:bookmarkEnd w:id="3368"/>
      <w:r>
        <w:rPr/>
        <w:t xml:space="preserve"> </w:t>
      </w:r>
      <w:r>
        <w:rPr/>
        <w:fldChar w:fldCharType="begin"/>
      </w:r>
      <w:r>
        <w:instrText> SEQ Figure \* ARABIC </w:instrText>
      </w:r>
      <w:r>
        <w:fldChar w:fldCharType="separate"/>
      </w:r>
      <w:r>
        <w:t>2</w:t>
      </w:r>
      <w:r>
        <w:fldChar w:fldCharType="end"/>
      </w:r>
      <w:bookmarkStart w:id="3369" w:name="_Ref4772597782"/>
      <w:bookmarkEnd w:id="3369"/>
      <w:r>
        <w:rPr/>
        <w:t>. Schematic illustration of the orientations of the traverses, ray paths, and electric vectors used to collect</w:t>
      </w:r>
      <w:del w:id="389" w:author="Elizabeth F" w:date="2017-11-17T17:34:00Z">
        <w:r>
          <w:rPr/>
          <w:delText xml:space="preserve"> </w:delText>
        </w:r>
      </w:del>
      <w:ins w:id="390" w:author="Elizabeth F" w:date="2017-11-17T17:34:00Z">
        <w:r>
          <w:rPr/>
          <w:t xml:space="preserve"> </w:t>
        </w:r>
      </w:ins>
      <w:r>
        <w:rPr/>
        <w:t xml:space="preserve">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370" w:name="_Ref490060168"/>
      <w:r>
        <w:rPr/>
        <w:t xml:space="preserve">Figure </w:t>
      </w:r>
      <w:r>
        <w:rPr/>
        <w:fldChar w:fldCharType="begin"/>
      </w:r>
      <w:r>
        <w:instrText> SEQ Figure \* ARABIC </w:instrText>
      </w:r>
      <w:r>
        <w:fldChar w:fldCharType="separate"/>
      </w:r>
      <w:r>
        <w:t>3</w:t>
      </w:r>
      <w:r>
        <w:fldChar w:fldCharType="end"/>
      </w:r>
      <w:bookmarkStart w:id="3371" w:name="_Ref4772597781"/>
      <w:bookmarkEnd w:id="3370"/>
      <w:bookmarkEnd w:id="3371"/>
      <w:r>
        <w:rPr/>
        <w:t>. Polarized FTIR spectra and baselines (black) used to estimate the H</w:t>
      </w:r>
      <w:r>
        <w:rPr>
          <w:vertAlign w:val="superscript"/>
        </w:rPr>
        <w:t>+</w:t>
      </w:r>
      <w:r>
        <w:rPr/>
        <w:t xml:space="preserve"> concentrations of </w:t>
      </w:r>
      <w:r>
        <w:drawing>
          <wp:anchor behindDoc="0" distT="0" distB="0" distL="0" distR="0" simplePos="0" locked="0" layoutInCell="1" allowOverlap="1" relativeHeight="3">
            <wp:simplePos x="0" y="0"/>
            <wp:positionH relativeFrom="column">
              <wp:posOffset>-85090</wp:posOffset>
            </wp:positionH>
            <wp:positionV relativeFrom="paragraph">
              <wp:posOffset>2540</wp:posOffset>
            </wp:positionV>
            <wp:extent cx="5154930" cy="317055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154930" cy="3170555"/>
                    </a:xfrm>
                    <a:prstGeom prst="rect">
                      <a:avLst/>
                    </a:prstGeom>
                  </pic:spPr>
                </pic:pic>
              </a:graphicData>
            </a:graphic>
          </wp:anchor>
        </w:drawing>
      </w:r>
      <w:r>
        <w:rPr/>
        <w:t>K</w:t>
      </w:r>
      <w:r>
        <w:rPr/>
        <w:t xml:space="preserve">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ins w:id="391" w:author="Terry Plank" w:date="2017-12-07T10:06:00Z">
        <w:r>
          <w:rPr/>
          <w:t xml:space="preserve"> Expanded view</w:t>
        </w:r>
      </w:ins>
      <w:ins w:id="392" w:author="Terry Plank" w:date="2017-12-07T10:07:00Z">
        <w:r>
          <w:rPr/>
          <w:t>s</w:t>
        </w:r>
      </w:ins>
      <w:ins w:id="393" w:author="Terry Plank" w:date="2017-12-07T10:06:00Z">
        <w:r>
          <w:rPr/>
          <w:t xml:space="preserve"> with peaks labeled </w:t>
        </w:r>
      </w:ins>
      <w:ins w:id="394" w:author="Terry Plank" w:date="2017-12-07T10:07:00Z">
        <w:r>
          <w:rPr/>
          <w:t>are available</w:t>
        </w:r>
      </w:ins>
      <w:ins w:id="395" w:author="Terry Plank" w:date="2017-12-07T10:06:00Z">
        <w:r>
          <w:rPr/>
          <w:t xml:space="preserve"> in Figs 4 and 6 and </w:t>
        </w:r>
      </w:ins>
      <w:ins w:id="396" w:author="Terry Plank" w:date="2017-12-07T10:07:00Z">
        <w:r>
          <w:rPr/>
          <w:t xml:space="preserve">the </w:t>
        </w:r>
      </w:ins>
      <w:ins w:id="397" w:author="Terry Plank" w:date="2017-12-07T10:06:00Z">
        <w:r>
          <w:rPr/>
          <w:t>Supplement.</w:t>
        </w:r>
      </w:ins>
    </w:p>
    <w:p>
      <w:pPr>
        <w:pStyle w:val="Normal"/>
        <w:rPr/>
      </w:pPr>
      <w:r>
        <w:rPr/>
      </w:r>
    </w:p>
    <w:p>
      <w:pPr>
        <w:pStyle w:val="Caption1"/>
        <w:rPr/>
      </w:pPr>
      <w:ins w:id="398" w:author="Elizabeth F" w:date="2017-12-15T22:52:22Z">
        <w:r>
          <w:rPr/>
        </w:r>
      </w:ins>
    </w:p>
    <w:p>
      <w:pPr>
        <w:pStyle w:val="Normal"/>
        <w:rPr/>
      </w:pPr>
      <w:ins w:id="399" w:author="Elizabeth F" w:date="2017-12-15T22:52:22Z">
        <w:r>
          <w:rPr/>
        </w:r>
      </w:ins>
    </w:p>
    <w:p>
      <w:pPr>
        <w:pStyle w:val="Normal"/>
        <w:rPr/>
      </w:pPr>
      <w:del w:id="400" w:author="Elizabeth F" w:date="2017-12-15T22:53:11Z">
        <w:r>
          <w:rPr/>
        </w:r>
      </w:del>
    </w:p>
    <w:p>
      <w:pPr>
        <w:pStyle w:val="Normal"/>
        <w:rPr/>
      </w:pPr>
      <w:bookmarkStart w:id="3372" w:name="_Ref477446399"/>
      <w:r>
        <w:drawing>
          <wp:anchor behindDoc="0" distT="0" distB="0" distL="0" distR="0" simplePos="0" locked="0" layoutInCell="1" allowOverlap="1" relativeHeight="9">
            <wp:simplePos x="0" y="0"/>
            <wp:positionH relativeFrom="column">
              <wp:posOffset>9525</wp:posOffset>
            </wp:positionH>
            <wp:positionV relativeFrom="paragraph">
              <wp:posOffset>36195</wp:posOffset>
            </wp:positionV>
            <wp:extent cx="4953000" cy="30480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953000" cy="3048000"/>
                    </a:xfrm>
                    <a:prstGeom prst="rect">
                      <a:avLst/>
                    </a:prstGeom>
                  </pic:spPr>
                </pic:pic>
              </a:graphicData>
            </a:graphic>
          </wp:anchor>
        </w:drawing>
      </w:r>
      <w:r>
        <w:rPr/>
        <w:t xml:space="preserve">Figure </w:t>
      </w:r>
      <w:r>
        <w:rPr/>
        <w:fldChar w:fldCharType="begin"/>
      </w:r>
      <w:r>
        <w:instrText> SEQ Figure \* ARABIC </w:instrText>
      </w:r>
      <w:r>
        <w:fldChar w:fldCharType="separate"/>
      </w:r>
      <w:r>
        <w:t>4</w:t>
      </w:r>
      <w:r>
        <w:fldChar w:fldCharType="end"/>
      </w:r>
      <w:bookmarkEnd w:id="3372"/>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w:t>
      </w:r>
      <w:del w:id="402" w:author="Elizabeth F" w:date="2017-12-15T22:17:10Z">
        <w:r>
          <w:rPr/>
          <w:delText>proton-polaron</w:delText>
        </w:r>
      </w:del>
      <w:ins w:id="403" w:author="Elizabeth F" w:date="2017-12-15T22:17:10Z">
        <w:r>
          <w:rPr/>
          <w:t>redox</w:t>
        </w:r>
      </w:ins>
      <w:r>
        <w:rPr/>
        <w:t xml:space="preserve"> rate (SC1-2, green) at 800</w:t>
      </w:r>
      <w:r>
        <w:rPr>
          <w:rFonts w:cs="Calibri" w:cstheme="minorHAnsi"/>
        </w:rPr>
        <w:t>°</w:t>
      </w:r>
      <w:r>
        <w:rPr/>
        <w:t xml:space="preserve">C; and hydrated long enough to enter into </w:t>
      </w:r>
      <w:del w:id="404" w:author="Elizabeth F" w:date="2017-12-15T22:17:18Z">
        <w:r>
          <w:rPr/>
          <w:delText xml:space="preserve"> </w:delText>
        </w:r>
      </w:del>
      <w:r>
        <w:rPr/>
        <w:t xml:space="preserve">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r>
    </w:p>
    <w:p>
      <w:pPr>
        <w:pStyle w:val="Caption1"/>
        <w:rPr/>
      </w:pPr>
      <w:r>
        <w:rPr/>
      </w:r>
    </w:p>
    <w:p>
      <w:pPr>
        <w:pStyle w:val="Caption1"/>
        <w:rPr/>
      </w:pPr>
      <w:bookmarkStart w:id="3373" w:name="_Ref4774463993"/>
      <w:r>
        <w:drawing>
          <wp:anchor behindDoc="0" distT="0" distB="0" distL="0" distR="0" simplePos="0" locked="0" layoutInCell="1" allowOverlap="1" relativeHeight="10">
            <wp:simplePos x="0" y="0"/>
            <wp:positionH relativeFrom="column">
              <wp:posOffset>60960</wp:posOffset>
            </wp:positionH>
            <wp:positionV relativeFrom="paragraph">
              <wp:posOffset>80010</wp:posOffset>
            </wp:positionV>
            <wp:extent cx="4653280" cy="57277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653280" cy="5727700"/>
                    </a:xfrm>
                    <a:prstGeom prst="rect">
                      <a:avLst/>
                    </a:prstGeom>
                  </pic:spPr>
                </pic:pic>
              </a:graphicData>
            </a:graphic>
          </wp:anchor>
        </w:drawing>
      </w:r>
      <w:r>
        <w:rPr/>
        <w:t xml:space="preserve">Figure </w:t>
      </w:r>
      <w:r>
        <w:rPr/>
        <w:fldChar w:fldCharType="begin"/>
      </w:r>
      <w:r>
        <w:instrText> SEQ Figure \* ARABIC </w:instrText>
      </w:r>
      <w:r>
        <w:fldChar w:fldCharType="separate"/>
      </w:r>
      <w:r>
        <w:t>5</w:t>
      </w:r>
      <w:r>
        <w:fldChar w:fldCharType="end"/>
      </w:r>
      <w:bookmarkEnd w:id="3373"/>
      <w:r>
        <w:rPr/>
        <w:t xml:space="preserve">. </w:t>
      </w:r>
      <w:bookmarkStart w:id="3374" w:name="_Ref4774463992"/>
      <w:r>
        <w:rPr/>
        <w:t>C</w:t>
      </w:r>
      <w:bookmarkEnd w:id="3374"/>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w:t>
      </w:r>
      <w:del w:id="405" w:author="Elizabeth F" w:date="2017-12-15T15:32:42Z">
        <w:r>
          <w:rPr/>
          <w:delText>PP</w:delText>
        </w:r>
      </w:del>
      <w:ins w:id="406" w:author="Elizabeth F" w:date="2017-12-15T15:32:42Z">
        <w:r>
          <w:rPr>
            <w:rFonts w:eastAsia="Calibri"/>
            <w:bCs/>
            <w:color w:val="00000A"/>
            <w:sz w:val="22"/>
            <w:szCs w:val="18"/>
          </w:rPr>
          <w:t>redox</w:t>
        </w:r>
      </w:ins>
      <w:r>
        <w:rPr/>
        <w:t>)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r>
    </w:p>
    <w:p>
      <w:pPr>
        <w:pStyle w:val="Caption1"/>
        <w:rPr/>
      </w:pPr>
      <w:r>
        <w:rPr/>
      </w:r>
    </w:p>
    <w:p>
      <w:pPr>
        <w:pStyle w:val="Caption1"/>
        <w:rPr/>
      </w:pPr>
      <w:r>
        <w:rPr/>
      </w:r>
    </w:p>
    <w:p>
      <w:pPr>
        <w:pStyle w:val="Caption1"/>
        <w:rPr/>
      </w:pPr>
      <w:r>
        <w:rPr/>
      </w:r>
    </w:p>
    <w:p>
      <w:pPr>
        <w:pStyle w:val="Caption1"/>
        <w:rPr/>
      </w:pPr>
      <w:r>
        <w:br w:type="column"/>
      </w:r>
      <w:r>
        <w:rPr/>
      </w:r>
    </w:p>
    <w:p>
      <w:pPr>
        <w:pStyle w:val="Caption1"/>
        <w:rPr/>
      </w:pPr>
      <w:bookmarkStart w:id="3375" w:name="_Ref480967392"/>
      <w:r>
        <w:drawing>
          <wp:anchor behindDoc="0" distT="0" distB="0" distL="0" distR="0" simplePos="0" locked="0" layoutInCell="1" allowOverlap="1" relativeHeight="11">
            <wp:simplePos x="0" y="0"/>
            <wp:positionH relativeFrom="column">
              <wp:posOffset>102235</wp:posOffset>
            </wp:positionH>
            <wp:positionV relativeFrom="paragraph">
              <wp:posOffset>13970</wp:posOffset>
            </wp:positionV>
            <wp:extent cx="5382260" cy="3587115"/>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382260" cy="3587115"/>
                    </a:xfrm>
                    <a:prstGeom prst="rect">
                      <a:avLst/>
                    </a:prstGeom>
                  </pic:spPr>
                </pic:pic>
              </a:graphicData>
            </a:graphic>
          </wp:anchor>
        </w:drawing>
      </w:r>
      <w:r>
        <w:rPr/>
        <w:t xml:space="preserve">Figure </w:t>
      </w:r>
      <w:r>
        <w:rPr/>
        <w:fldChar w:fldCharType="begin"/>
      </w:r>
      <w:r>
        <w:instrText> SEQ Figure \* ARABIC </w:instrText>
      </w:r>
      <w:r>
        <w:fldChar w:fldCharType="separate"/>
      </w:r>
      <w:r>
        <w:t>6</w:t>
      </w:r>
      <w:r>
        <w:fldChar w:fldCharType="end"/>
      </w:r>
      <w:bookmarkEnd w:id="3375"/>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r>
    </w:p>
    <w:p>
      <w:pPr>
        <w:pStyle w:val="Caption1"/>
        <w:rPr/>
      </w:pPr>
      <w:bookmarkStart w:id="3376" w:name="_Ref482090897"/>
      <w:r>
        <w:drawing>
          <wp:anchor behindDoc="0" distT="0" distB="0" distL="0" distR="0" simplePos="0" locked="0" layoutInCell="1" allowOverlap="1" relativeHeight="12">
            <wp:simplePos x="0" y="0"/>
            <wp:positionH relativeFrom="column">
              <wp:posOffset>26670</wp:posOffset>
            </wp:positionH>
            <wp:positionV relativeFrom="paragraph">
              <wp:posOffset>59055</wp:posOffset>
            </wp:positionV>
            <wp:extent cx="4587875" cy="564896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587875" cy="5648960"/>
                    </a:xfrm>
                    <a:prstGeom prst="rect">
                      <a:avLst/>
                    </a:prstGeom>
                  </pic:spPr>
                </pic:pic>
              </a:graphicData>
            </a:graphic>
          </wp:anchor>
        </w:drawing>
      </w:r>
      <w:r>
        <w:rPr/>
        <w:t xml:space="preserve">Figure </w:t>
      </w:r>
      <w:r>
        <w:rPr/>
        <w:fldChar w:fldCharType="begin"/>
      </w:r>
      <w:r>
        <w:instrText> SEQ Figure \* ARABIC </w:instrText>
      </w:r>
      <w:r>
        <w:fldChar w:fldCharType="separate"/>
      </w:r>
      <w:r>
        <w:t>7</w:t>
      </w:r>
      <w:r>
        <w:fldChar w:fldCharType="end"/>
      </w:r>
      <w:bookmarkEnd w:id="3376"/>
      <w:r>
        <w:rPr/>
        <w:t xml:space="preserve">. Path-integrated profiles of (A-C) bulk H, (D-F) the </w:t>
      </w:r>
      <w:del w:id="407" w:author="Elizabeth F" w:date="2017-12-15T15:25:50Z">
        <w:r>
          <w:rPr/>
          <w:delText>[Ti]</w:delText>
        </w:r>
      </w:del>
      <w:ins w:id="408" w:author="Elizabeth F" w:date="2017-12-15T15:25:50Z">
        <w:r>
          <w:rPr>
            <w:rFonts w:eastAsia="Calibri"/>
            <w:bCs/>
            <w:color w:val="00000A"/>
            <w:sz w:val="22"/>
            <w:szCs w:val="18"/>
          </w:rPr>
          <w:t>[Ti-2H]</w:t>
        </w:r>
      </w:ins>
      <w:r>
        <w:rPr/>
        <w:t xml:space="preserve"> peak at 3525 cm</w:t>
      </w:r>
      <w:r>
        <w:rPr>
          <w:vertAlign w:val="superscript"/>
        </w:rPr>
        <w:t>-1</w:t>
      </w:r>
      <w:r>
        <w:rPr/>
        <w:t xml:space="preserve">, and (G-I) the </w:t>
      </w:r>
      <w:del w:id="409" w:author="Elizabeth F" w:date="2017-12-15T15:27:33Z">
        <w:r>
          <w:rPr/>
          <w:delText>[Si]</w:delText>
        </w:r>
      </w:del>
      <w:ins w:id="410" w:author="Elizabeth F" w:date="2017-12-15T15:27:33Z">
        <w:r>
          <w:rPr>
            <w:rFonts w:eastAsia="Calibri"/>
            <w:bCs/>
            <w:color w:val="00000A"/>
            <w:sz w:val="22"/>
            <w:szCs w:val="18"/>
          </w:rPr>
          <w:t>[Si-4H]</w:t>
        </w:r>
      </w:ins>
      <w:r>
        <w:rPr/>
        <w:t xml:space="preserve">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w:t>
      </w:r>
      <w:del w:id="411" w:author="Elizabeth F" w:date="2017-12-15T15:32:42Z">
        <w:r>
          <w:rPr/>
          <w:delText>PP</w:delText>
        </w:r>
      </w:del>
      <w:ins w:id="412" w:author="Elizabeth F" w:date="2017-12-15T15:32:42Z">
        <w:r>
          <w:rPr>
            <w:rFonts w:eastAsia="Calibri"/>
            <w:bCs/>
            <w:color w:val="00000A"/>
            <w:sz w:val="22"/>
            <w:szCs w:val="18"/>
          </w:rPr>
          <w:t>redox</w:t>
        </w:r>
      </w:ins>
      <w:r>
        <w:rPr/>
        <w:t xml:space="preserve"> rate is somewhat too fast to describe the bulk H data and much too fast to describe the </w:t>
      </w:r>
      <w:del w:id="413" w:author="Elizabeth F" w:date="2017-12-15T15:27:34Z">
        <w:r>
          <w:rPr/>
          <w:delText>[Si]</w:delText>
        </w:r>
      </w:del>
      <w:ins w:id="414" w:author="Elizabeth F" w:date="2017-12-15T15:27:34Z">
        <w:r>
          <w:rPr>
            <w:rFonts w:eastAsia="Calibri"/>
            <w:bCs/>
            <w:color w:val="00000A"/>
            <w:sz w:val="22"/>
            <w:szCs w:val="18"/>
          </w:rPr>
          <w:t>[Si-4H]</w:t>
        </w:r>
      </w:ins>
      <w:r>
        <w:rPr/>
        <w:t xml:space="preserve"> peak data. The </w:t>
      </w:r>
      <w:del w:id="415" w:author="Elizabeth F" w:date="2017-12-15T15:25:50Z">
        <w:r>
          <w:rPr/>
          <w:delText>[Ti]</w:delText>
        </w:r>
      </w:del>
      <w:ins w:id="416" w:author="Elizabeth F" w:date="2017-12-15T15:25:50Z">
        <w:r>
          <w:rPr>
            <w:rFonts w:eastAsia="Calibri"/>
            <w:bCs/>
            <w:color w:val="00000A"/>
            <w:sz w:val="22"/>
            <w:szCs w:val="18"/>
          </w:rPr>
          <w:t>[Ti-2H]</w:t>
        </w:r>
      </w:ins>
      <w:r>
        <w:rPr/>
        <w:t xml:space="preserve"> data is very well described by the </w:t>
      </w:r>
      <w:del w:id="417" w:author="Elizabeth F" w:date="2017-12-15T15:32:42Z">
        <w:r>
          <w:rPr/>
          <w:delText>PP</w:delText>
        </w:r>
      </w:del>
      <w:ins w:id="418" w:author="Elizabeth F" w:date="2017-12-15T15:32:42Z">
        <w:r>
          <w:rPr>
            <w:rFonts w:eastAsia="Calibri"/>
            <w:bCs/>
            <w:color w:val="00000A"/>
            <w:sz w:val="22"/>
            <w:szCs w:val="18"/>
          </w:rPr>
          <w:t>redox</w:t>
        </w:r>
      </w:ins>
      <w:r>
        <w:rPr/>
        <w:t xml:space="preserve"> rate after 7 hours of heating, but </w:t>
      </w:r>
      <w:del w:id="419" w:author="Elizabeth F" w:date="2017-12-15T15:25:51Z">
        <w:r>
          <w:rPr/>
          <w:delText>[Ti]</w:delText>
        </w:r>
      </w:del>
      <w:ins w:id="420" w:author="Elizabeth F" w:date="2017-12-15T15:25:51Z">
        <w:r>
          <w:rPr>
            <w:rFonts w:eastAsia="Calibri"/>
            <w:bCs/>
            <w:color w:val="00000A"/>
            <w:sz w:val="22"/>
            <w:szCs w:val="18"/>
          </w:rPr>
          <w:t>[Ti-2H]</w:t>
        </w:r>
      </w:ins>
      <w:r>
        <w:rPr/>
        <w:t xml:space="preserve">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r>
    </w:p>
    <w:p>
      <w:pPr>
        <w:pStyle w:val="Caption1"/>
        <w:rPr/>
      </w:pPr>
      <w:r>
        <w:rPr/>
      </w:r>
    </w:p>
    <w:p>
      <w:pPr>
        <w:pStyle w:val="Caption1"/>
        <w:rPr/>
      </w:pPr>
      <w:r>
        <w:rPr/>
      </w:r>
    </w:p>
    <w:p>
      <w:pPr>
        <w:pStyle w:val="Caption1"/>
        <w:rPr/>
      </w:pPr>
      <w:bookmarkStart w:id="3377" w:name="_Ref47744639911"/>
      <w:r>
        <w:drawing>
          <wp:anchor behindDoc="0" distT="0" distB="0" distL="0" distR="0" simplePos="0" locked="0" layoutInCell="1" allowOverlap="1" relativeHeight="13">
            <wp:simplePos x="0" y="0"/>
            <wp:positionH relativeFrom="column">
              <wp:posOffset>20955</wp:posOffset>
            </wp:positionH>
            <wp:positionV relativeFrom="paragraph">
              <wp:posOffset>74295</wp:posOffset>
            </wp:positionV>
            <wp:extent cx="5570855" cy="428561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570855" cy="4285615"/>
                    </a:xfrm>
                    <a:prstGeom prst="rect">
                      <a:avLst/>
                    </a:prstGeom>
                  </pic:spPr>
                </pic:pic>
              </a:graphicData>
            </a:graphic>
          </wp:anchor>
        </w:drawing>
      </w:r>
      <w:r>
        <w:rPr/>
        <w:t xml:space="preserve">Figure </w:t>
      </w:r>
      <w:r>
        <w:rPr/>
        <w:fldChar w:fldCharType="begin"/>
      </w:r>
      <w:r>
        <w:instrText> SEQ Figure \* ARABIC </w:instrText>
      </w:r>
      <w:r>
        <w:fldChar w:fldCharType="separate"/>
      </w:r>
      <w:r>
        <w:t>8</w:t>
      </w:r>
      <w:r>
        <w:fldChar w:fldCharType="end"/>
      </w:r>
      <w:bookmarkEnd w:id="3377"/>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w:t>
      </w:r>
      <w:del w:id="421" w:author="Elizabeth F" w:date="2017-12-15T15:27:34Z">
        <w:r>
          <w:rPr/>
          <w:delText>[Si]</w:delText>
        </w:r>
      </w:del>
      <w:ins w:id="422" w:author="Elizabeth F" w:date="2017-12-15T15:27:34Z">
        <w:r>
          <w:rPr>
            <w:rFonts w:eastAsia="Calibri"/>
            <w:bCs/>
            <w:color w:val="00000A"/>
            <w:sz w:val="22"/>
            <w:szCs w:val="18"/>
          </w:rPr>
          <w:t>[Si-4H]</w:t>
        </w:r>
      </w:ins>
      <w:r>
        <w:rPr/>
        <w:t xml:space="preserve"> and </w:t>
      </w:r>
      <w:del w:id="423" w:author="Elizabeth F" w:date="2017-12-15T15:25:51Z">
        <w:r>
          <w:rPr/>
          <w:delText>[Ti]</w:delText>
        </w:r>
      </w:del>
      <w:ins w:id="424" w:author="Elizabeth F" w:date="2017-12-15T15:25:51Z">
        <w:r>
          <w:rPr>
            <w:rFonts w:eastAsia="Calibri"/>
            <w:bCs/>
            <w:color w:val="00000A"/>
            <w:sz w:val="22"/>
            <w:szCs w:val="18"/>
          </w:rPr>
          <w:t>[Ti-2H]</w:t>
        </w:r>
      </w:ins>
      <w:r>
        <w:rPr/>
        <w:t xml:space="preserve">, compared with expected diffusivities for the proton-polaron, or </w:t>
      </w:r>
      <w:del w:id="425" w:author="Elizabeth F" w:date="2017-12-15T15:32:42Z">
        <w:r>
          <w:rPr/>
          <w:delText>PP</w:delText>
        </w:r>
      </w:del>
      <w:ins w:id="426" w:author="Elizabeth F" w:date="2017-12-15T15:32:42Z">
        <w:r>
          <w:rPr>
            <w:rFonts w:eastAsia="Calibri"/>
            <w:bCs/>
            <w:color w:val="00000A"/>
            <w:sz w:val="22"/>
            <w:szCs w:val="18"/>
          </w:rPr>
          <w:t>redox</w:t>
        </w:r>
      </w:ins>
      <w:r>
        <w:rPr/>
        <w:t xml:space="preserve">, rate. Errors on all diffusivities (provided in Supplement) are omitted for clarity. The anisotropy of the observed diffusivities and </w:t>
      </w:r>
      <w:del w:id="427" w:author="Elizabeth F" w:date="2017-12-15T15:32:42Z">
        <w:r>
          <w:rPr/>
          <w:delText>PP</w:delText>
        </w:r>
      </w:del>
      <w:ins w:id="428" w:author="Elizabeth F" w:date="2017-12-15T15:32:42Z">
        <w:r>
          <w:rPr>
            <w:rFonts w:eastAsia="Calibri"/>
            <w:bCs/>
            <w:color w:val="00000A"/>
            <w:sz w:val="22"/>
            <w:szCs w:val="18"/>
          </w:rPr>
          <w:t>redox</w:t>
        </w:r>
      </w:ins>
      <w:r>
        <w:rPr/>
        <w:t xml:space="preserve">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xml:space="preserve">, which is dominated by the mechanism </w:t>
      </w:r>
      <w:del w:id="429" w:author="Elizabeth F" w:date="2017-12-15T15:25:51Z">
        <w:r>
          <w:rPr/>
          <w:delText>[Ti]</w:delText>
        </w:r>
      </w:del>
      <w:ins w:id="430" w:author="Elizabeth F" w:date="2017-12-15T15:25:51Z">
        <w:r>
          <w:rPr>
            <w:rFonts w:eastAsia="Calibri"/>
            <w:bCs/>
            <w:color w:val="00000A"/>
            <w:sz w:val="22"/>
            <w:szCs w:val="18"/>
          </w:rPr>
          <w:t>[Ti-2H]</w:t>
        </w:r>
      </w:ins>
      <w:r>
        <w:rPr/>
        <w:t xml:space="preserve">, is consistent with expected </w:t>
      </w:r>
      <w:del w:id="431" w:author="Elizabeth F" w:date="2017-12-15T15:32:42Z">
        <w:r>
          <w:rPr/>
          <w:delText>PP</w:delText>
        </w:r>
      </w:del>
      <w:ins w:id="432" w:author="Elizabeth F" w:date="2017-12-15T15:32:42Z">
        <w:r>
          <w:rPr>
            <w:rFonts w:eastAsia="Calibri"/>
            <w:bCs/>
            <w:color w:val="00000A"/>
            <w:sz w:val="22"/>
            <w:szCs w:val="18"/>
          </w:rPr>
          <w:t>redox</w:t>
        </w:r>
      </w:ins>
      <w:r>
        <w:rPr/>
        <w:t xml:space="preserve"> values, but over time those diffusivities decrease. In contrast, the </w:t>
      </w:r>
      <w:del w:id="433" w:author="Elizabeth F" w:date="2017-12-15T15:27:34Z">
        <w:r>
          <w:rPr/>
          <w:delText>[Si]</w:delText>
        </w:r>
      </w:del>
      <w:ins w:id="434" w:author="Elizabeth F" w:date="2017-12-15T15:27:34Z">
        <w:r>
          <w:rPr>
            <w:rFonts w:eastAsia="Calibri"/>
            <w:bCs/>
            <w:color w:val="00000A"/>
            <w:sz w:val="22"/>
            <w:szCs w:val="18"/>
          </w:rPr>
          <w:t>[Si-4H]</w:t>
        </w:r>
      </w:ins>
      <w:r>
        <w:rPr/>
        <w:t xml:space="preserve"> mechanism is initially too slow to be measured confidently, but after 19 hours enough movement could be observed for fitting. These </w:t>
      </w:r>
      <w:del w:id="435" w:author="Elizabeth F" w:date="2017-12-15T15:27:35Z">
        <w:r>
          <w:rPr/>
          <w:delText>[Si]</w:delText>
        </w:r>
      </w:del>
      <w:ins w:id="436" w:author="Elizabeth F" w:date="2017-12-15T15:27:35Z">
        <w:r>
          <w:rPr>
            <w:rFonts w:eastAsia="Calibri"/>
            <w:bCs/>
            <w:color w:val="00000A"/>
            <w:sz w:val="22"/>
            <w:szCs w:val="18"/>
          </w:rPr>
          <w:t>[Si-4H]</w:t>
        </w:r>
      </w:ins>
      <w:r>
        <w:rPr/>
        <w:t xml:space="preserve"> diffusivities increased at 43 and 68 hours, approaching the values for </w:t>
      </w:r>
      <w:del w:id="437" w:author="Elizabeth F" w:date="2017-12-15T15:25:51Z">
        <w:r>
          <w:rPr/>
          <w:delText>[Ti]</w:delText>
        </w:r>
      </w:del>
      <w:ins w:id="438" w:author="Elizabeth F" w:date="2017-12-15T15:25:51Z">
        <w:r>
          <w:rPr>
            <w:rFonts w:eastAsia="Calibri"/>
            <w:bCs/>
            <w:color w:val="00000A"/>
            <w:sz w:val="22"/>
            <w:szCs w:val="18"/>
          </w:rPr>
          <w:t>[Ti-2H]</w:t>
        </w:r>
      </w:ins>
      <w:r>
        <w:rPr/>
        <w:t xml:space="preserve">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bookmarkStart w:id="3378" w:name="_Ref4828617441"/>
      <w:r>
        <w:drawing>
          <wp:anchor behindDoc="0" distT="0" distB="0" distL="0" distR="0" simplePos="0" locked="0" layoutInCell="1" allowOverlap="1" relativeHeight="14">
            <wp:simplePos x="0" y="0"/>
            <wp:positionH relativeFrom="column">
              <wp:posOffset>50165</wp:posOffset>
            </wp:positionH>
            <wp:positionV relativeFrom="paragraph">
              <wp:posOffset>95250</wp:posOffset>
            </wp:positionV>
            <wp:extent cx="4949825" cy="609790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949825" cy="6097905"/>
                    </a:xfrm>
                    <a:prstGeom prst="rect">
                      <a:avLst/>
                    </a:prstGeom>
                  </pic:spPr>
                </pic:pic>
              </a:graphicData>
            </a:graphic>
          </wp:anchor>
        </w:drawing>
      </w:r>
      <w:r>
        <w:rPr/>
        <w:t xml:space="preserve">Figure </w:t>
      </w:r>
      <w:r>
        <w:rPr/>
        <w:fldChar w:fldCharType="begin"/>
      </w:r>
      <w:r>
        <w:instrText> SEQ Figure \* ARABIC </w:instrText>
      </w:r>
      <w:r>
        <w:fldChar w:fldCharType="separate"/>
      </w:r>
      <w:r>
        <w:t>9</w:t>
      </w:r>
      <w:r>
        <w:fldChar w:fldCharType="end"/>
      </w:r>
      <w:bookmarkEnd w:id="3378"/>
      <w:r>
        <w:rPr/>
        <w:t>. Path-integrated profiles of (A-C) bulk H</w:t>
      </w:r>
      <w:r>
        <w:rPr>
          <w:vertAlign w:val="superscript"/>
        </w:rPr>
        <w:t>+</w:t>
      </w:r>
      <w:r>
        <w:rPr/>
        <w:t xml:space="preserve">, (D-F) the </w:t>
      </w:r>
      <w:r>
        <w:rPr>
          <w:rFonts w:eastAsia="Calibri" w:cs=""/>
          <w:bCs/>
          <w:color w:val="00000A"/>
          <w:kern w:val="0"/>
          <w:sz w:val="22"/>
          <w:szCs w:val="18"/>
          <w:lang w:val="en-US" w:eastAsia="en-US" w:bidi="ar-SA"/>
        </w:rPr>
        <w:t>[tri-H]</w:t>
      </w:r>
      <w:r>
        <w:rPr/>
        <w:t xml:space="preserve"> peak at 3356 cm</w:t>
      </w:r>
      <w:r>
        <w:rPr>
          <w:vertAlign w:val="superscript"/>
        </w:rPr>
        <w:t>-1</w:t>
      </w:r>
      <w:r>
        <w:rPr/>
        <w:t xml:space="preserve">, (G-I) the </w:t>
      </w:r>
      <w:r>
        <w:rPr>
          <w:rFonts w:eastAsia="Calibri"/>
          <w:bCs/>
          <w:color w:val="00000A"/>
          <w:sz w:val="22"/>
          <w:szCs w:val="18"/>
        </w:rPr>
        <w:t>[Ti-2H]</w:t>
      </w:r>
      <w:r>
        <w:rPr/>
        <w:t xml:space="preserve"> peak at 3525 cm</w:t>
      </w:r>
      <w:r>
        <w:rPr>
          <w:vertAlign w:val="superscript"/>
        </w:rPr>
        <w:t>-1</w:t>
      </w:r>
      <w:r>
        <w:rPr/>
        <w:t xml:space="preserve">, and (J-L) the </w:t>
      </w:r>
      <w:r>
        <w:rPr>
          <w:rFonts w:eastAsia="Calibri"/>
          <w:bCs/>
          <w:color w:val="00000A"/>
          <w:sz w:val="22"/>
          <w:szCs w:val="18"/>
        </w:rPr>
        <w:t>[Si-4H]</w:t>
      </w:r>
      <w:r>
        <w:rPr/>
        <w:t xml:space="preserve"> peak at 3600 cm</w:t>
      </w:r>
      <w:r>
        <w:rPr>
          <w:vertAlign w:val="superscript"/>
        </w:rPr>
        <w:t>-1</w:t>
      </w:r>
      <w:r>
        <w:rPr/>
        <w:t xml:space="preserve"> in an uncut block of Kilauea Iki olivine after 8 hours of heating at 1 atm and 800°C. R is the ray path of the infrared beam. The increase in the average </w:t>
      </w:r>
      <w:r>
        <w:rPr>
          <w:rFonts w:eastAsia="Calibri"/>
          <w:bCs/>
          <w:color w:val="00000A"/>
          <w:sz w:val="22"/>
          <w:szCs w:val="18"/>
        </w:rPr>
        <w:t>[Si-4H]</w:t>
      </w:r>
      <w:r>
        <w:rPr/>
        <w:t xml:space="preserve"> peak height of 0.06 cm</w:t>
      </w:r>
      <w:r>
        <w:rPr>
          <w:vertAlign w:val="superscript"/>
        </w:rPr>
        <w:t>-1</w:t>
      </w:r>
      <w:r>
        <w:rPr/>
        <w:t xml:space="preserve"> is similar to the decrease in the average peak height of the </w:t>
      </w:r>
      <w:r>
        <w:rPr>
          <w:rFonts w:eastAsia="Calibri"/>
          <w:bCs/>
          <w:color w:val="00000A"/>
          <w:sz w:val="22"/>
          <w:szCs w:val="18"/>
        </w:rPr>
        <w:t>[tri-H]</w:t>
      </w:r>
      <w:r>
        <w:rPr/>
        <w:t xml:space="preserve">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379" w:name="_Ref482861744"/>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605020" cy="566737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605020" cy="5667375"/>
                    </a:xfrm>
                    <a:prstGeom prst="rect">
                      <a:avLst/>
                    </a:prstGeom>
                  </pic:spPr>
                </pic:pic>
              </a:graphicData>
            </a:graphic>
          </wp:anchor>
        </w:drawing>
      </w:r>
      <w:r>
        <w:rPr/>
        <w:t xml:space="preserve">Figure </w:t>
      </w:r>
      <w:r>
        <w:rPr/>
        <w:fldChar w:fldCharType="begin"/>
      </w:r>
      <w:r>
        <w:instrText> SEQ Figure \* ARABIC </w:instrText>
      </w:r>
      <w:r>
        <w:fldChar w:fldCharType="separate"/>
      </w:r>
      <w:r>
        <w:t>10</w:t>
      </w:r>
      <w:r>
        <w:fldChar w:fldCharType="end"/>
      </w:r>
      <w:bookmarkEnd w:id="3379"/>
      <w:r>
        <w:rPr/>
        <w:t>. Path-integrated profiles of (A-C) bulk H</w:t>
      </w:r>
      <w:r>
        <w:rPr>
          <w:vertAlign w:val="superscript"/>
        </w:rPr>
        <w:t>+</w:t>
      </w:r>
      <w:r>
        <w:rPr/>
        <w:t xml:space="preserve">, (D-F) the </w:t>
      </w:r>
      <w:del w:id="439" w:author="Elizabeth F" w:date="2017-12-15T22:12:55Z">
        <w:r>
          <w:rPr/>
          <w:delText>[tri-Fe</w:delText>
        </w:r>
      </w:del>
      <w:del w:id="440" w:author="Elizabeth F" w:date="2017-12-15T22:12:55Z">
        <w:r>
          <w:rPr>
            <w:vertAlign w:val="superscript"/>
          </w:rPr>
          <w:delText>3+</w:delText>
        </w:r>
      </w:del>
      <w:del w:id="441" w:author="Elizabeth F" w:date="2017-12-15T22:12:55Z">
        <w:r>
          <w:rPr/>
          <w:delText>]</w:delText>
        </w:r>
      </w:del>
      <w:ins w:id="442" w:author="Elizabeth F" w:date="2017-12-15T22:12:55Z">
        <w:r>
          <w:rPr>
            <w:rFonts w:eastAsia="Calibri" w:cs=""/>
            <w:bCs/>
            <w:color w:val="00000A"/>
            <w:kern w:val="0"/>
            <w:sz w:val="22"/>
            <w:szCs w:val="18"/>
            <w:lang w:val="en-US" w:eastAsia="en-US" w:bidi="ar-SA"/>
          </w:rPr>
          <w:t>[tri-H]</w:t>
        </w:r>
      </w:ins>
      <w:r>
        <w:rPr/>
        <w:t xml:space="preserve"> peak at 3356 cm</w:t>
      </w:r>
      <w:r>
        <w:rPr>
          <w:vertAlign w:val="superscript"/>
        </w:rPr>
        <w:t>-1</w:t>
      </w:r>
      <w:r>
        <w:rPr/>
        <w:t xml:space="preserve">, (G-I) the </w:t>
      </w:r>
      <w:del w:id="443" w:author="Elizabeth F" w:date="2017-12-15T15:25:52Z">
        <w:r>
          <w:rPr/>
          <w:delText>[Ti]</w:delText>
        </w:r>
      </w:del>
      <w:ins w:id="444" w:author="Elizabeth F" w:date="2017-12-15T15:25:52Z">
        <w:r>
          <w:rPr>
            <w:rFonts w:eastAsia="Calibri"/>
            <w:bCs/>
            <w:color w:val="00000A"/>
            <w:sz w:val="22"/>
            <w:szCs w:val="18"/>
          </w:rPr>
          <w:t>[Ti-2H]</w:t>
        </w:r>
      </w:ins>
      <w:r>
        <w:rPr/>
        <w:t xml:space="preserve"> peak at 3525 cm</w:t>
      </w:r>
      <w:r>
        <w:rPr>
          <w:vertAlign w:val="superscript"/>
        </w:rPr>
        <w:t>-1</w:t>
      </w:r>
      <w:r>
        <w:rPr/>
        <w:t xml:space="preserve">, and (J-L) the </w:t>
      </w:r>
      <w:del w:id="445" w:author="Elizabeth F" w:date="2017-12-15T15:27:35Z">
        <w:r>
          <w:rPr/>
          <w:delText>[Si]</w:delText>
        </w:r>
      </w:del>
      <w:ins w:id="446" w:author="Elizabeth F" w:date="2017-12-15T15:27:35Z">
        <w:r>
          <w:rPr>
            <w:rFonts w:eastAsia="Calibri"/>
            <w:bCs/>
            <w:color w:val="00000A"/>
            <w:sz w:val="22"/>
            <w:szCs w:val="18"/>
          </w:rPr>
          <w:t>[Si-4H]</w:t>
        </w:r>
      </w:ins>
      <w:r>
        <w:rPr/>
        <w:t xml:space="preserve">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w:t>
      </w:r>
      <w:del w:id="447" w:author="Elizabeth F" w:date="2017-12-15T15:32:42Z">
        <w:r>
          <w:rPr/>
          <w:delText>PP</w:delText>
        </w:r>
      </w:del>
      <w:ins w:id="448" w:author="Elizabeth F" w:date="2017-12-15T15:32:42Z">
        <w:r>
          <w:rPr>
            <w:rFonts w:eastAsia="Calibri"/>
            <w:bCs/>
            <w:color w:val="00000A"/>
            <w:sz w:val="22"/>
            <w:szCs w:val="18"/>
          </w:rPr>
          <w:t>redox</w:t>
        </w:r>
      </w:ins>
      <w:r>
        <w:rPr/>
        <w:t>,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475615</wp:posOffset>
            </wp:positionH>
            <wp:positionV relativeFrom="paragraph">
              <wp:posOffset>5080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p>
    <w:p>
      <w:pPr>
        <w:pStyle w:val="Caption1"/>
        <w:rPr/>
      </w:pPr>
      <w:r>
        <w:rPr/>
      </w:r>
    </w:p>
    <w:p>
      <w:pPr>
        <w:pStyle w:val="Normal"/>
        <w:rPr/>
      </w:pPr>
      <w:r>
        <w:rPr/>
      </w:r>
    </w:p>
    <w:p>
      <w:pPr>
        <w:pStyle w:val="Caption1"/>
        <w:rPr/>
      </w:pPr>
      <w:r>
        <w:rPr/>
        <w:t>F</w:t>
      </w:r>
      <w:bookmarkStart w:id="3380" w:name="_Ref47744639912"/>
      <w:r>
        <w:rPr/>
        <w:t xml:space="preserve">igure </w:t>
      </w:r>
      <w:r>
        <w:rPr/>
        <w:fldChar w:fldCharType="begin"/>
      </w:r>
      <w:r>
        <w:instrText> SEQ Figure \* ARABIC </w:instrText>
      </w:r>
      <w:r>
        <w:fldChar w:fldCharType="separate"/>
      </w:r>
      <w:r>
        <w:t>11</w:t>
      </w:r>
      <w:r>
        <w:fldChar w:fldCharType="end"/>
      </w:r>
      <w:bookmarkEnd w:id="3380"/>
      <w:r>
        <w:rPr/>
        <w:t>.SIMS measurements of bulk H</w:t>
      </w:r>
      <w:r>
        <w:rPr>
          <w:vertAlign w:val="superscript"/>
        </w:rPr>
        <w:t>+</w:t>
      </w:r>
      <w:r>
        <w:rPr/>
        <w:t xml:space="preserve"> along </w:t>
      </w:r>
      <w:r>
        <w:rPr>
          <w:i/>
          <w:iCs/>
        </w:rPr>
        <w:t>a</w:t>
      </w:r>
      <w:r>
        <w:rPr/>
        <w:t xml:space="preserve"> in a Kilauea Iki olivine phenocryst and best-fit diffusivity at 1200°C based on Monte Carlo modeling and a 1D diffusion model. The grey envelope shows the data plus/minus 2 standard deviations, which 0.6 ppm H</w:t>
      </w:r>
      <w:r>
        <w:rPr>
          <w:vertAlign w:val="subscript"/>
        </w:rPr>
        <w:t>2</w:t>
      </w:r>
      <w:r>
        <w:rPr/>
        <w:t>O.</w:t>
      </w:r>
    </w:p>
    <w:p>
      <w:pPr>
        <w:pStyle w:val="Normal"/>
        <w:rPr/>
      </w:pPr>
      <w:r>
        <w:rPr/>
      </w:r>
    </w:p>
    <w:p>
      <w:pPr>
        <w:pStyle w:val="Caption1"/>
        <w:rPr/>
      </w:pPr>
      <w:bookmarkStart w:id="3381" w:name="_Ref4774463991"/>
      <w:r>
        <w:drawing>
          <wp:anchor behindDoc="0" distT="0" distB="0" distL="0" distR="0" simplePos="0" locked="0" layoutInCell="1" allowOverlap="1" relativeHeight="16">
            <wp:simplePos x="0" y="0"/>
            <wp:positionH relativeFrom="column">
              <wp:posOffset>-20955</wp:posOffset>
            </wp:positionH>
            <wp:positionV relativeFrom="paragraph">
              <wp:posOffset>55880</wp:posOffset>
            </wp:positionV>
            <wp:extent cx="4953000" cy="381000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953000" cy="3810000"/>
                    </a:xfrm>
                    <a:prstGeom prst="rect">
                      <a:avLst/>
                    </a:prstGeom>
                  </pic:spPr>
                </pic:pic>
              </a:graphicData>
            </a:graphic>
          </wp:anchor>
        </w:drawing>
      </w:r>
      <w:r>
        <w:rPr/>
        <w:t xml:space="preserve">Figure </w:t>
      </w:r>
      <w:r>
        <w:rPr/>
        <w:fldChar w:fldCharType="begin"/>
      </w:r>
      <w:r>
        <w:instrText> SEQ Figure \* ARABIC </w:instrText>
      </w:r>
      <w:r>
        <w:fldChar w:fldCharType="separate"/>
      </w:r>
      <w:r>
        <w:t>12</w:t>
      </w:r>
      <w:r>
        <w:fldChar w:fldCharType="end"/>
      </w:r>
      <w:bookmarkEnd w:id="3381"/>
      <w:r>
        <w:rPr/>
        <w:t>. Arrhenius</w:t>
      </w:r>
      <w:bookmarkStart w:id="3382" w:name="__DdeLink__3458_1692434574"/>
      <w:bookmarkEnd w:id="3382"/>
      <w:r>
        <w:rPr/>
        <w:t xml:space="preserve"> diagram for bulk H movement in olivine. Black lines show ranges for previous measurements of the proton-polaron rate (</w:t>
      </w:r>
      <w:r>
        <w:rPr>
          <w:rFonts w:eastAsia="Calibri"/>
          <w:bCs/>
          <w:color w:val="00000A"/>
          <w:sz w:val="22"/>
          <w:szCs w:val="18"/>
        </w:rPr>
        <w:t>redox</w:t>
      </w:r>
      <w:r>
        <w:rPr/>
        <w:t>)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ins w:id="449" w:author="Elizabeth F" w:date="2017-12-15T21:16:06Z">
        <w:r>
          <w:rPr/>
        </w:r>
      </w:ins>
    </w:p>
    <w:p>
      <w:pPr>
        <w:pStyle w:val="Normal"/>
        <w:ind w:hanging="0"/>
        <w:rPr/>
      </w:pPr>
      <w:r>
        <w:rPr/>
      </w:r>
    </w:p>
    <w:p>
      <w:pPr>
        <w:pStyle w:val="Caption1"/>
        <w:rPr/>
      </w:pPr>
      <w:bookmarkStart w:id="3383" w:name="_Ref47744639913"/>
      <w:r>
        <w:drawing>
          <wp:anchor behindDoc="0" distT="0" distB="0" distL="0" distR="0" simplePos="0" locked="0" layoutInCell="1" allowOverlap="1" relativeHeight="7">
            <wp:simplePos x="0" y="0"/>
            <wp:positionH relativeFrom="column">
              <wp:posOffset>0</wp:posOffset>
            </wp:positionH>
            <wp:positionV relativeFrom="paragraph">
              <wp:posOffset>49530</wp:posOffset>
            </wp:positionV>
            <wp:extent cx="5943600" cy="2072005"/>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43600" cy="2072005"/>
                    </a:xfrm>
                    <a:prstGeom prst="rect">
                      <a:avLst/>
                    </a:prstGeom>
                  </pic:spPr>
                </pic:pic>
              </a:graphicData>
            </a:graphic>
          </wp:anchor>
        </w:drawing>
      </w:r>
      <w:r>
        <w:rPr/>
        <w:t xml:space="preserve">Figure </w:t>
      </w:r>
      <w:r>
        <w:rPr/>
        <w:fldChar w:fldCharType="begin"/>
      </w:r>
      <w:r>
        <w:instrText> SEQ Figure \* ARABIC </w:instrText>
      </w:r>
      <w:r>
        <w:fldChar w:fldCharType="separate"/>
      </w:r>
      <w:r>
        <w:t>13</w:t>
      </w:r>
      <w:r>
        <w:fldChar w:fldCharType="end"/>
      </w:r>
      <w:bookmarkEnd w:id="3383"/>
      <w:r>
        <w:rPr/>
        <w:t xml:space="preserve">. </w:t>
      </w:r>
      <w:ins w:id="451" w:author="Elizabeth F" w:date="2017-12-15T21:14:53Z">
        <w:r>
          <w:rPr/>
          <w:t>Crystal m</w:t>
        </w:r>
      </w:ins>
      <w:ins w:id="452" w:author="Elizabeth F" w:date="2017-12-15T21:11:33Z">
        <w:r>
          <w:rPr/>
          <w:t xml:space="preserve">odels of olivine viewed down the </w:t>
        </w:r>
      </w:ins>
      <w:ins w:id="453" w:author="Elizabeth F" w:date="2017-12-15T21:11:33Z">
        <w:r>
          <w:rPr>
            <w:i/>
            <w:iCs/>
          </w:rPr>
          <w:t>c</w:t>
        </w:r>
      </w:ins>
      <w:ins w:id="454" w:author="Elizabeth F" w:date="2017-12-15T21:11:33Z">
        <w:r>
          <w:rPr/>
          <w:t xml:space="preserve"> axis to illustrate defects in San Carlos olivine  (A) prior to treatment, (B) after hydration in a piston cylinder, (C) after the rapid initial stages of dehydration </w:t>
        </w:r>
      </w:ins>
      <w:ins w:id="455" w:author="Elizabeth F" w:date="2017-12-15T21:14:33Z">
        <w:r>
          <w:rPr/>
          <w:t>in a gas-mixing furnace, and (D)</w:t>
        </w:r>
      </w:ins>
      <w:ins w:id="456" w:author="Elizabeth F" w:date="2017-12-15T21:15:14Z">
        <w:r>
          <w:rPr/>
          <w:t xml:space="preserve"> after continued heating resulting in partial redistribution of H</w:t>
        </w:r>
      </w:ins>
      <w:ins w:id="457" w:author="Elizabeth F" w:date="2017-12-15T21:15:14Z">
        <w:r>
          <w:rPr>
            <w:vertAlign w:val="superscript"/>
          </w:rPr>
          <w:t>+</w:t>
        </w:r>
      </w:ins>
      <w:ins w:id="458" w:author="Elizabeth F" w:date="2017-12-15T21:15:14Z">
        <w:r>
          <w:rPr/>
          <w:t>.</w:t>
        </w:r>
      </w:ins>
      <w:r>
        <w:rPr/>
        <w:t xml:space="preserve"> </w:t>
      </w:r>
      <w:ins w:id="459" w:author="Elizabeth F" w:date="2017-12-15T21:20:05Z">
        <w:r>
          <w:rPr/>
          <w:t xml:space="preserve">Ball colors corresponds to the following: yellow is Mg; grey is O; black is Si; bright green is a Si vacancy; blue is Ti, pink is H, </w:t>
        </w:r>
      </w:ins>
      <w:ins w:id="460" w:author="Elizabeth F" w:date="2017-12-15T21:21:02Z">
        <w:r>
          <w:rPr/>
          <w:t>red is Fe</w:t>
        </w:r>
      </w:ins>
      <w:ins w:id="461" w:author="Elizabeth F" w:date="2017-12-15T21:21:02Z">
        <w:r>
          <w:rPr>
            <w:vertAlign w:val="superscript"/>
          </w:rPr>
          <w:t>3+</w:t>
        </w:r>
      </w:ins>
      <w:ins w:id="462" w:author="Elizabeth F" w:date="2017-12-15T21:21:02Z">
        <w:r>
          <w:rPr/>
          <w:t>, and brown is Fe</w:t>
        </w:r>
      </w:ins>
      <w:ins w:id="463" w:author="Elizabeth F" w:date="2017-12-15T21:21:02Z">
        <w:r>
          <w:rPr>
            <w:vertAlign w:val="superscript"/>
          </w:rPr>
          <w:t>2+</w:t>
        </w:r>
      </w:ins>
      <w:ins w:id="464" w:author="Elizabeth F" w:date="2017-12-15T21:21:02Z">
        <w:r>
          <w:rPr/>
          <w:t>.</w:t>
        </w:r>
      </w:ins>
      <w:ins w:id="465" w:author="Elizabeth F" w:date="2017-12-15T21:23:39Z">
        <w:r>
          <w:rPr/>
          <w:t xml:space="preserve"> H positions and the substitution of Ti </w:t>
        </w:r>
      </w:ins>
      <w:ins w:id="466" w:author="Elizabeth F" w:date="2017-12-15T21:24:07Z">
        <w:r>
          <w:rPr/>
          <w:t>on an M</w:t>
        </w:r>
      </w:ins>
      <w:ins w:id="467" w:author="Elizabeth F" w:date="2017-12-15T21:26:06Z">
        <w:r>
          <w:rPr/>
          <w:t>1 site were selected following Walker et al. 2007</w:t>
        </w:r>
      </w:ins>
      <w:ins w:id="468" w:author="Elizabeth F" w:date="2017-12-15T21:27:06Z">
        <w:r>
          <w:rPr/>
          <w:t xml:space="preserve"> but are intended to provide a simple illustratration of the reactions described in Eq 2 and 4, not to show definitive locations for all atoms in the structure.</w:t>
        </w:r>
      </w:ins>
    </w:p>
    <w:p>
      <w:pPr>
        <w:pStyle w:val="Normal"/>
        <w:rPr/>
      </w:pPr>
      <w:ins w:id="469" w:author="Elizabeth F" w:date="2017-12-15T21:32:55Z">
        <w:r>
          <w:rPr/>
        </w:r>
      </w:ins>
    </w:p>
    <w:p>
      <w:pPr>
        <w:pStyle w:val="Normal"/>
        <w:rPr/>
      </w:pPr>
      <w:ins w:id="470" w:author="Elizabeth F" w:date="2017-12-15T21:32:55Z">
        <w:r>
          <w:rPr/>
        </w:r>
      </w:ins>
    </w:p>
    <w:p>
      <w:pPr>
        <w:pStyle w:val="Normal"/>
        <w:ind w:hanging="0"/>
        <w:rPr/>
      </w:pPr>
      <w:r>
        <w:rPr/>
        <w:drawing>
          <wp:anchor behindDoc="0" distT="0" distB="0" distL="0" distR="0" simplePos="0" locked="0" layoutInCell="1" allowOverlap="1" relativeHeight="8">
            <wp:simplePos x="0" y="0"/>
            <wp:positionH relativeFrom="column">
              <wp:posOffset>-37465</wp:posOffset>
            </wp:positionH>
            <wp:positionV relativeFrom="paragraph">
              <wp:posOffset>100330</wp:posOffset>
            </wp:positionV>
            <wp:extent cx="6399530" cy="346265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399530" cy="3462655"/>
                    </a:xfrm>
                    <a:prstGeom prst="rect">
                      <a:avLst/>
                    </a:prstGeom>
                  </pic:spPr>
                </pic:pic>
              </a:graphicData>
            </a:graphic>
          </wp:anchor>
        </w:drawing>
      </w:r>
    </w:p>
    <w:p>
      <w:pPr>
        <w:pStyle w:val="Caption1"/>
        <w:rPr/>
      </w:pPr>
      <w:bookmarkStart w:id="3384" w:name="_Ref47744639914"/>
      <w:r>
        <w:rPr/>
        <w:t xml:space="preserve">Figure </w:t>
      </w:r>
      <w:r>
        <w:rPr/>
        <w:fldChar w:fldCharType="begin"/>
      </w:r>
      <w:r>
        <w:instrText> SEQ Figure \* ARABIC </w:instrText>
      </w:r>
      <w:r>
        <w:fldChar w:fldCharType="separate"/>
      </w:r>
      <w:r>
        <w:t>14</w:t>
      </w:r>
      <w:r>
        <w:fldChar w:fldCharType="end"/>
      </w:r>
      <w:bookmarkEnd w:id="3384"/>
      <w:r>
        <w:rPr/>
        <w:t xml:space="preserve">. </w:t>
      </w:r>
      <w:ins w:id="471" w:author="Elizabeth F" w:date="2017-12-15T21:16:52Z">
        <w:r>
          <w:rPr/>
          <w:t>Crystal models illustrating</w:t>
        </w:r>
      </w:ins>
      <w:ins w:id="472" w:author="Elizabeth F" w:date="2017-12-15T21:17:40Z">
        <w:r>
          <w:rPr/>
          <w:t xml:space="preserve"> defects in the Kilauea Iki olivine before (A) and after (B) heating at </w:t>
        </w:r>
      </w:ins>
      <w:ins w:id="473" w:author="Elizabeth F" w:date="2017-12-15T21:18:06Z">
        <w:r>
          <w:rPr/>
          <w:t>800</w:t>
        </w:r>
      </w:ins>
      <w:ins w:id="474" w:author="Elizabeth F" w:date="2017-12-15T21:18:06Z">
        <w:r>
          <w:rPr>
            <w:rFonts w:eastAsia="Calibri" w:cs="" w:ascii="Calibri" w:hAnsi="Calibri"/>
          </w:rPr>
          <w:t>°</w:t>
        </w:r>
      </w:ins>
      <w:ins w:id="475" w:author="Elizabeth F" w:date="2017-12-15T21:18:06Z">
        <w:r>
          <w:rPr>
            <w:rFonts w:eastAsia="Calibri" w:cs=""/>
          </w:rPr>
          <w:t>C for 7 hours in a 1-atm gas-mixing furnace. Ball colors corresponds to the following: yellow is Mg; grey is O; black is Si; bright green is a Si vacancy; dark green is a metal site vacancy; blue is Ti, pink is H, red is Fe</w:t>
        </w:r>
      </w:ins>
      <w:ins w:id="476" w:author="Elizabeth F" w:date="2017-12-15T21:18:06Z">
        <w:r>
          <w:rPr>
            <w:rFonts w:eastAsia="Calibri" w:cs=""/>
            <w:vertAlign w:val="superscript"/>
          </w:rPr>
          <w:t>3+</w:t>
        </w:r>
      </w:ins>
      <w:ins w:id="477" w:author="Elizabeth F" w:date="2017-12-15T21:18:06Z">
        <w:r>
          <w:rPr>
            <w:rFonts w:eastAsia="Calibri" w:cs=""/>
          </w:rPr>
          <w:t>, and brown is Fe</w:t>
        </w:r>
      </w:ins>
      <w:ins w:id="478" w:author="Elizabeth F" w:date="2017-12-15T21:18:06Z">
        <w:r>
          <w:rPr>
            <w:rFonts w:eastAsia="Calibri" w:cs=""/>
            <w:vertAlign w:val="superscript"/>
          </w:rPr>
          <w:t>2+</w:t>
        </w:r>
      </w:ins>
      <w:ins w:id="479" w:author="Elizabeth F" w:date="2017-12-15T21:18:06Z">
        <w:r>
          <w:rPr>
            <w:rFonts w:eastAsia="Calibri" w:cs=""/>
          </w:rPr>
          <w:t>. Note that this figure is intended only to provide a general illustration of the defects and reaction described in Eq 5, and Fe</w:t>
        </w:r>
      </w:ins>
      <w:ins w:id="480" w:author="Elizabeth F" w:date="2017-12-15T21:18:06Z">
        <w:r>
          <w:rPr>
            <w:rFonts w:eastAsia="Calibri" w:cs=""/>
            <w:vertAlign w:val="superscript"/>
          </w:rPr>
          <w:t>3+</w:t>
        </w:r>
      </w:ins>
      <w:ins w:id="481" w:author="Elizabeth F" w:date="2017-12-15T21:18:06Z">
        <w:r>
          <w:rPr>
            <w:rFonts w:eastAsia="Calibri" w:cs=""/>
          </w:rPr>
          <w:t xml:space="preserve"> is likely to be </w:t>
        </w:r>
      </w:ins>
      <w:ins w:id="482" w:author="Elizabeth F" w:date="2017-12-15T21:32:19Z">
        <w:r>
          <w:rPr>
            <w:rFonts w:eastAsia="Calibri" w:cs=""/>
          </w:rPr>
          <w:t>much less concentrated in a real crystal.</w:t>
        </w:r>
      </w:ins>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385" w:name="__Fieldmark__12887_1108267904"/>
      <w:r>
        <w:rPr/>
        <w:br/>
      </w:r>
      <w:bookmarkStart w:id="3386" w:name="__Fieldmark__12660_1786183302"/>
      <w:r>
        <w:rPr/>
        <w:t>B</w:t>
      </w:r>
      <w:bookmarkStart w:id="3387" w:name="__Fieldmark__12198_208418766"/>
      <w:r>
        <w:rPr/>
        <w:t>e</w:t>
      </w:r>
      <w:bookmarkStart w:id="3388" w:name="__Fieldmark__11197_2403155824"/>
      <w:r>
        <w:rPr/>
        <w:t>l</w:t>
      </w:r>
      <w:bookmarkStart w:id="3389" w:name="__Fieldmark__10807_545160095"/>
      <w:r>
        <w:rPr/>
        <w:t>l</w:t>
      </w:r>
      <w:bookmarkStart w:id="3390" w:name="__Fieldmark__10486_1417665735"/>
      <w:r>
        <w:rPr/>
        <w:t>,</w:t>
      </w:r>
      <w:bookmarkStart w:id="3391" w:name="__Fieldmark__10374_3310317172"/>
      <w:r>
        <w:rPr/>
        <w:t xml:space="preserve"> </w:t>
      </w:r>
      <w:bookmarkStart w:id="3392" w:name="__Fieldmark__11381_2505137388"/>
      <w:r>
        <w:rPr/>
        <w:t>D</w:t>
      </w:r>
      <w:bookmarkStart w:id="3393" w:name="__Fieldmark__8463_1561598236"/>
      <w:r>
        <w:rPr/>
        <w:t>.</w:t>
      </w:r>
      <w:bookmarkStart w:id="3394" w:name="__Fieldmark__8095_2280461051"/>
      <w:r>
        <w:rPr/>
        <w:t xml:space="preserve"> </w:t>
      </w:r>
      <w:bookmarkStart w:id="3395" w:name="__Fieldmark__7675_908293503"/>
      <w:r>
        <w:rPr/>
        <w:t>R</w:t>
      </w:r>
      <w:bookmarkStart w:id="3396" w:name="__Fieldmark__13981_1777031281"/>
      <w:r>
        <w:rPr/>
        <w:t>.</w:t>
      </w:r>
      <w:bookmarkStart w:id="3397" w:name="__Fieldmark__6501_2048093008"/>
      <w:r>
        <w:rPr/>
        <w:t>,</w:t>
      </w:r>
      <w:bookmarkStart w:id="3398" w:name="__Fieldmark__6106_527255555"/>
      <w:r>
        <w:rPr/>
        <w:t xml:space="preserve"> </w:t>
      </w:r>
      <w:bookmarkStart w:id="3399" w:name="__Fieldmark__5950_3642959469"/>
      <w:r>
        <w:rPr/>
        <w:t>a</w:t>
      </w:r>
      <w:bookmarkStart w:id="3400" w:name="__Fieldmark__5610_2362112943"/>
      <w:r>
        <w:rPr/>
        <w:t>n</w:t>
      </w:r>
      <w:bookmarkStart w:id="3401" w:name="__Fieldmark__5418_2049629825"/>
      <w:r>
        <w:rPr/>
        <w:t>d</w:t>
      </w:r>
      <w:bookmarkStart w:id="3402" w:name="__Fieldmark__5380_687217606"/>
      <w:r>
        <w:rPr/>
        <w:t xml:space="preserve"> </w:t>
      </w:r>
      <w:bookmarkStart w:id="3403" w:name="__Fieldmark__5188_2209115713"/>
      <w:r>
        <w:rPr/>
        <w:t>G</w:t>
      </w:r>
      <w:bookmarkStart w:id="3404" w:name="__Fieldmark__4857_1105856583"/>
      <w:r>
        <w:rPr/>
        <w:t>.</w:t>
      </w:r>
      <w:bookmarkStart w:id="3405" w:name="__Fieldmark__4720_1929513578"/>
      <w:r>
        <w:rPr/>
        <w:t xml:space="preserve"> </w:t>
      </w:r>
      <w:bookmarkStart w:id="3406" w:name="__Fieldmark__4541_739104655"/>
      <w:r>
        <w:rPr/>
        <w:t>R</w:t>
      </w:r>
      <w:bookmarkStart w:id="3407" w:name="__Fieldmark__4371_462321902"/>
      <w:r>
        <w:rPr/>
        <w:t>.</w:t>
      </w:r>
      <w:bookmarkStart w:id="3408" w:name="__Fieldmark__4232_948816634"/>
      <w:r>
        <w:rPr/>
        <w:t xml:space="preserve"> </w:t>
      </w:r>
      <w:bookmarkStart w:id="3409" w:name="__Fieldmark__4082_2312622389"/>
      <w:r>
        <w:rPr/>
        <w:t>R</w:t>
      </w:r>
      <w:bookmarkStart w:id="3410" w:name="__Fieldmark__3941_2161409428"/>
      <w:r>
        <w:rPr/>
        <w:t>o</w:t>
      </w:r>
      <w:bookmarkStart w:id="3411" w:name="__Fieldmark__3762_188299688"/>
      <w:r>
        <w:rPr/>
        <w:t>s</w:t>
      </w:r>
      <w:bookmarkStart w:id="3412" w:name="__Fieldmark__3640_1216455718"/>
      <w:r>
        <w:rPr/>
        <w:t>s</w:t>
      </w:r>
      <w:bookmarkStart w:id="3413" w:name="__Fieldmark__3448_649753871"/>
      <w:r>
        <w:rPr/>
        <w:t>m</w:t>
      </w:r>
      <w:bookmarkStart w:id="3414" w:name="__Fieldmark__3322_2534479100"/>
      <w:r>
        <w:rPr/>
        <w:t>a</w:t>
      </w:r>
      <w:bookmarkStart w:id="3415" w:name="__Fieldmark__3115_1692434574"/>
      <w:r>
        <w:rPr/>
        <w:t>n</w:t>
      </w:r>
      <w:bookmarkStart w:id="3416" w:name="__Fieldmark__2968_148202576"/>
      <w:r>
        <w:rPr/>
        <w:br/>
      </w:r>
      <w:bookmarkStart w:id="3417" w:name="__Fieldmark__4374_2994147849"/>
      <w:r>
        <w:rPr/>
        <w:t xml:space="preserve"> </w:t>
      </w:r>
      <w:bookmarkStart w:id="3418" w:name="__Fieldmark__2733_3231691474"/>
      <w:r>
        <w:rPr/>
        <w:t>1</w:t>
      </w:r>
      <w:bookmarkStart w:id="3419" w:name="__Fieldmark__2438_3149341642"/>
      <w:r>
        <w:rPr/>
        <w:t>9</w:t>
      </w:r>
      <w:bookmarkStart w:id="3420" w:name="__Fieldmark__2268_4213078475"/>
      <w:r>
        <w:rPr/>
        <w:t>9</w:t>
      </w:r>
      <w:bookmarkStart w:id="3421" w:name="__Fieldmark__2109_4019975519"/>
      <w:r>
        <w:rPr/>
        <w:t>2</w:t>
      </w:r>
      <w:bookmarkStart w:id="3422" w:name="__Fieldmark__1963_3852820974"/>
      <w:r>
        <w:rPr/>
        <w:tab/>
      </w:r>
      <w:bookmarkStart w:id="3423" w:name="__Fieldmark__1818_3917936936"/>
      <w:r>
        <w:rPr/>
        <w:t>W</w:t>
      </w:r>
      <w:bookmarkStart w:id="3424" w:name="__Fieldmark__1736_3265051427"/>
      <w:r>
        <w:rPr/>
        <w:t>a</w:t>
      </w:r>
      <w:bookmarkStart w:id="3425" w:name="__Fieldmark__1778_837005789"/>
      <w:r>
        <w:rPr/>
        <w:t>t</w:t>
      </w:r>
      <w:bookmarkStart w:id="3426" w:name="__Fieldmark__1621_3470823330"/>
      <w:r>
        <w:rPr/>
        <w:t>e</w:t>
      </w:r>
      <w:bookmarkStart w:id="3427" w:name="__Fieldmark__1604_2630548144"/>
      <w:r>
        <w:rPr/>
        <w:t>r</w:t>
      </w:r>
      <w:bookmarkStart w:id="3428" w:name="__Fieldmark__3634_2304565098"/>
      <w:r>
        <w:rPr/>
        <w:t xml:space="preserve"> </w:t>
      </w:r>
      <w:bookmarkStart w:id="3429" w:name="__Fieldmark__1912_2304565098"/>
      <w:r>
        <w:rPr/>
        <w:t>in Earth’s Mantle: The Role of Nominally Anhydrous Minerals. Science 255(5050). WOS:A1992HH74400043: 1391–1397.</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s>
</file>

<file path=word/settings.xml><?xml version="1.0" encoding="utf-8"?>
<w:settings xmlns:w="http://schemas.openxmlformats.org/wordprocessingml/2006/main">
  <w:zoom w:percent="76"/>
  <w:trackRevisions/>
  <w:defaultTabStop w:val="93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Subtitle">
    <w:name w:val="Subtitle"/>
    <w:basedOn w:val="Heading"/>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9493-6746-4F48-B529-25230B79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Application>LibreOffice/5.4.2.2$Windows_X86_64 LibreOffice_project/22b09f6418e8c2d508a9eaf86b2399209b0990f4</Application>
  <Pages>35</Pages>
  <Words>14090</Words>
  <Characters>72465</Characters>
  <CharactersWithSpaces>85930</CharactersWithSpaces>
  <Paragraphs>393</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2017-11-27T18:35:00Z</dcterms:created>
  <dc:creator>Elizabeth</dc:creator>
  <dc:description/>
  <dc:language>en-US</dc:language>
  <cp:lastModifiedBy>Elizabeth F</cp:lastModifiedBy>
  <dcterms:modified xsi:type="dcterms:W3CDTF">2017-12-15T23:04:46Z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