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png" ContentType="image/png"/>
  <Override PartName="/word/media/image11.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Ferriss, Plank, Newcombe, Walker</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as recorders of pre-eruptive melt compositions, and estimating the decompression rate of magma during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and including, for the first time, sequential dehydration experiments on single crystals of natural, Fe-bearing olivine. These efforts include four separate parts: (1) the partial hydration of polished blocks of xenolithic San Carlos olivine at 800°C and 1000°C, 1GPa, and oxygen fugacity (fO</w:t>
      </w:r>
      <w:r>
        <w:rPr>
          <w:vertAlign w:val="subscript"/>
        </w:rPr>
        <w:t>2</w:t>
      </w:r>
      <w:r>
        <w:rPr/>
        <w:t>) at the Ni-NiO buffer (NNO); (2) sequential dehydration of a homogeneous block of San Carlos olivine at 800°C, 1atm, and fO</w:t>
      </w:r>
      <w:r>
        <w:rPr>
          <w:vertAlign w:val="subscript"/>
        </w:rPr>
        <w:t>2</w:t>
      </w:r>
      <w:r>
        <w:rPr/>
        <w:t xml:space="preserve"> of NNO-2.6; (3) sequential dehydration of a polished block of an olivine phenocryst from Kilauea Iki at 800 and 1000°C,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crystallographic directions </w:t>
      </w:r>
      <w:r>
        <w:rPr>
          <w:i/>
          <w:iCs/>
        </w:rPr>
        <w:t>a</w:t>
      </w:r>
      <w:r>
        <w:rPr/>
        <w:t xml:space="preserve">, </w:t>
      </w:r>
      <w:r>
        <w:rPr>
          <w:i/>
          <w:iCs/>
        </w:rPr>
        <w:t>b</w:t>
      </w:r>
      <w:r>
        <w:rPr/>
        <w:t xml:space="preserve">, and </w:t>
      </w:r>
      <w:r>
        <w:rPr>
          <w:i/>
          <w:iCs/>
        </w:rPr>
        <w:t>c</w:t>
      </w:r>
      <w:r>
        <w:rPr/>
        <w:t xml:space="preserve"> through the uncut blocks before and after each time step for all experiments by Fourier transform infrared spectroscopy using light polarized || </w:t>
      </w:r>
      <w:r>
        <w:rPr>
          <w:i/>
          <w:iCs/>
        </w:rPr>
        <w:t>a</w:t>
      </w:r>
      <w:r>
        <w:rPr/>
        <w:t xml:space="preserve"> and modeled in 3 dimensions to determine both bulk and peak-specific H</w:t>
      </w:r>
      <w:r>
        <w:rPr>
          <w:vertAlign w:val="superscript"/>
        </w:rPr>
        <w:t>+</w:t>
      </w:r>
      <w:r>
        <w:rPr/>
        <w:t xml:space="preserve"> diffusivities, producing over 50 sets of 3 diffusivities, one in each crystallographic direction.</w:t>
      </w:r>
    </w:p>
    <w:p>
      <w:pPr>
        <w:pStyle w:val="Normal"/>
        <w:rPr/>
      </w:pPr>
      <w:r>
        <w:rPr/>
        <w:t>The results show that the apparent diffusivity of bulk H</w:t>
      </w:r>
      <w:r>
        <w:rPr>
          <w:vertAlign w:val="superscript"/>
        </w:rPr>
        <w:t>+</w:t>
      </w:r>
      <w:r>
        <w:rPr/>
        <w:t xml:space="preserve"> varies both over time and for olivines with different defect structures, and so great caution should be taken before assuming H</w:t>
      </w:r>
      <w:r>
        <w:rPr>
          <w:vertAlign w:val="superscript"/>
        </w:rPr>
        <w:t>+</w:t>
      </w:r>
      <w:r>
        <w:rPr/>
        <w:t xml:space="preserve"> diffusivities for a given olivine. However, we discovered 3 things: (1) H</w:t>
      </w:r>
      <w:r>
        <w:rPr>
          <w:vertAlign w:val="superscript"/>
        </w:rPr>
        <w:t>+</w:t>
      </w:r>
      <w:r>
        <w:rPr/>
        <w:t xml:space="preserve"> that is associated with an octahedral Ti defect, [Ti], can enter olivine extremely rapidly, which suggests that octahedral Ti must be initially present and so may effect the speed at which H</w:t>
      </w:r>
      <w:r>
        <w:rPr>
          <w:vertAlign w:val="superscript"/>
        </w:rPr>
        <w:t>+</w:t>
      </w:r>
      <w:r>
        <w:rPr/>
        <w:t xml:space="preserve"> may enter an olivine. (2) Changes in both bulk H</w:t>
      </w:r>
      <w:r>
        <w:rPr>
          <w:vertAlign w:val="superscript"/>
        </w:rPr>
        <w:t>+</w:t>
      </w:r>
      <w:r>
        <w:rPr/>
        <w:t xml:space="preserve"> and peak-specific diffusivities during dehydration are related primarily to the buildup of Fe</w:t>
      </w:r>
      <w:r>
        <w:rPr>
          <w:vertAlign w:val="superscript"/>
        </w:rPr>
        <w:t>3+</w:t>
      </w:r>
      <w:r>
        <w:rPr/>
        <w:t xml:space="preserve"> and redistribution of the defects, particularly the rehydration of [Ti]. (3) The following Arrhenius laws appear to apply to bulk H</w:t>
      </w:r>
      <w:r>
        <w:rPr>
          <w:vertAlign w:val="superscript"/>
        </w:rPr>
        <w:t>+</w:t>
      </w:r>
      <w:r>
        <w:rPr/>
        <w:t xml:space="preserve"> diffusion out of most olivines during decompression: D</w:t>
      </w:r>
      <w:r>
        <w:rPr>
          <w:i/>
          <w:iCs/>
          <w:vertAlign w:val="subscript"/>
        </w:rPr>
        <w:t>a</w:t>
      </w:r>
      <w:r>
        <w:rPr/>
        <w:t xml:space="preserve"> = 10</w:t>
      </w:r>
      <w:r>
        <w:rPr>
          <w:vertAlign w:val="superscript"/>
        </w:rPr>
        <w:t>-5.4</w:t>
      </w:r>
      <w:r>
        <w:rPr/>
        <w:t>*exp(130/ RT); D</w:t>
      </w:r>
      <w:r>
        <w:rPr>
          <w:i/>
          <w:iCs/>
          <w:vertAlign w:val="subscript"/>
        </w:rPr>
        <w:t>b</w:t>
      </w:r>
      <w:r>
        <w:rPr/>
        <w:t xml:space="preserve"> = 10</w:t>
      </w:r>
      <w:r>
        <w:rPr>
          <w:vertAlign w:val="superscript"/>
        </w:rPr>
        <w:t>-6.9</w:t>
      </w:r>
      <w:r>
        <w:rPr/>
        <w:t>exp(130/RT); and D</w:t>
      </w:r>
      <w:r>
        <w:rPr>
          <w:i/>
          <w:iCs/>
          <w:vertAlign w:val="subscript"/>
        </w:rPr>
        <w:t>c</w:t>
      </w:r>
      <w:r>
        <w:rPr/>
        <w:t xml:space="preserve"> = 10</w:t>
      </w:r>
      <w:r>
        <w:rPr>
          <w:vertAlign w:val="superscript"/>
        </w:rPr>
        <w:t>-6.6</w:t>
      </w:r>
      <w:r>
        <w:rPr/>
        <w:t>exp(130/RT), where R is the gas constant; the units of the diffusivities (D) are in m</w:t>
      </w:r>
      <w:r>
        <w:rPr>
          <w:vertAlign w:val="superscript"/>
        </w:rPr>
        <w:t>2</w:t>
      </w:r>
      <w:r>
        <w:rPr/>
        <w:t>/s; and the activation energy is 130 kJ/mol. However, the results also show that diffusivities may change over ti</w:t>
      </w:r>
      <w:bookmarkStart w:id="0" w:name="__DdeLink__8196_908293503111111111111111"/>
      <w:bookmarkEnd w:id="0"/>
      <w:r>
        <w:rPr/>
        <w:t>me, and great potential exists for deviation from these estimated generic Arrhenius laws as a result of differences among olivines in their point defect structures and how the H</w:t>
      </w:r>
      <w:r>
        <w:rPr>
          <w:vertAlign w:val="superscript"/>
        </w:rPr>
        <w:t>+</w:t>
      </w:r>
      <w:r>
        <w:rPr/>
        <w:t xml:space="preserve"> is incorporated.</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1" w:name="__Fieldmark__66_1417665735"/>
      <w:r>
        <w:rPr/>
        <w:t>(</w:t>
      </w:r>
      <w:bookmarkStart w:id="2" w:name="__Fieldmark__79_3310317172"/>
      <w:r>
        <w:rPr/>
        <w:t>K</w:t>
      </w:r>
      <w:bookmarkStart w:id="3" w:name="__Fieldmark__147_2505137388"/>
      <w:r>
        <w:rPr/>
        <w:t>e</w:t>
      </w:r>
      <w:bookmarkStart w:id="4" w:name="__Fieldmark__102_1561598236"/>
      <w:r>
        <w:rPr/>
        <w:t>p</w:t>
      </w:r>
      <w:bookmarkStart w:id="5" w:name="__Fieldmark__97_2280461051"/>
      <w:r>
        <w:rPr/>
        <w:t>p</w:t>
      </w:r>
      <w:bookmarkStart w:id="6" w:name="__Fieldmark__46_908293503"/>
      <w:r>
        <w:rPr/>
        <w:t>l</w:t>
      </w:r>
      <w:bookmarkStart w:id="7" w:name="__Fieldmark__7095_1777031281"/>
      <w:r>
        <w:rPr/>
        <w:t>e</w:t>
      </w:r>
      <w:bookmarkStart w:id="8" w:name="__Fieldmark__91_2048093008"/>
      <w:r>
        <w:rPr/>
        <w:t>r</w:t>
      </w:r>
      <w:bookmarkStart w:id="9" w:name="__Fieldmark__59_527255555"/>
      <w:r>
        <w:rPr/>
        <w:t xml:space="preserve"> </w:t>
      </w:r>
      <w:bookmarkStart w:id="10" w:name="__Fieldmark__5_3642959469"/>
      <w:r>
        <w:rPr/>
        <w:t>a</w:t>
      </w:r>
      <w:bookmarkStart w:id="11" w:name="__Fieldmark__5_2362112943"/>
      <w:r>
        <w:rPr/>
        <w:t>n</w:t>
      </w:r>
      <w:bookmarkStart w:id="12" w:name="__Fieldmark__5_2049629825"/>
      <w:r>
        <w:rPr/>
        <w:t>d</w:t>
      </w:r>
      <w:bookmarkStart w:id="13" w:name="__Fieldmark__5_687217606"/>
      <w:r>
        <w:rPr/>
        <w:t xml:space="preserve"> </w:t>
      </w:r>
      <w:bookmarkStart w:id="14" w:name="__Fieldmark__5_2209115713"/>
      <w:r>
        <w:rPr/>
        <w:t>S</w:t>
      </w:r>
      <w:bookmarkStart w:id="15" w:name="__Fieldmark__7_1105856583"/>
      <w:r>
        <w:rPr/>
        <w:t>m</w:t>
      </w:r>
      <w:bookmarkStart w:id="16" w:name="__Fieldmark__5_1929513578"/>
      <w:r>
        <w:rPr/>
        <w:t>y</w:t>
      </w:r>
      <w:bookmarkStart w:id="17" w:name="__Fieldmark__5_739104655"/>
      <w:r>
        <w:rPr/>
        <w:t>t</w:t>
      </w:r>
      <w:bookmarkStart w:id="18" w:name="__Fieldmark__5_462321902"/>
      <w:r>
        <w:rPr/>
        <w:t>h</w:t>
      </w:r>
      <w:bookmarkStart w:id="19" w:name="__Fieldmark__5_948816634"/>
      <w:r>
        <w:rPr/>
        <w:t xml:space="preserve"> </w:t>
      </w:r>
      <w:bookmarkStart w:id="20" w:name="__Fieldmark__5_2312622389"/>
      <w:r>
        <w:rPr/>
        <w:t>2</w:t>
      </w:r>
      <w:bookmarkStart w:id="21" w:name="__Fieldmark__5_2161409428"/>
      <w:r>
        <w:rPr/>
        <w:t>0</w:t>
      </w:r>
      <w:bookmarkStart w:id="22" w:name="__Fieldmark__5_188299688"/>
      <w:r>
        <w:rPr/>
        <w:t>0</w:t>
      </w:r>
      <w:bookmarkStart w:id="23" w:name="__Fieldmark__5_1216455718"/>
      <w:r>
        <w:rPr/>
        <w:t>6</w:t>
      </w:r>
      <w:bookmarkStart w:id="24" w:name="__Fieldmark__5_649753871"/>
      <w:r>
        <w:rPr/>
        <w:t>;</w:t>
      </w:r>
      <w:bookmarkStart w:id="25" w:name="__Fieldmark__5_2534479100"/>
      <w:r>
        <w:rPr/>
        <w:t xml:space="preserve"> </w:t>
      </w:r>
      <w:bookmarkStart w:id="26" w:name="__Fieldmark__5_1692434574"/>
      <w:r>
        <w:rPr/>
        <w:t>B</w:t>
      </w:r>
      <w:bookmarkStart w:id="27" w:name="__Fieldmark__5_148202576"/>
      <w:r>
        <w:rPr/>
        <w:t>e</w:t>
      </w:r>
      <w:bookmarkStart w:id="28" w:name="__Fieldmark__1577_2994147849"/>
      <w:r>
        <w:rPr/>
        <w:t>l</w:t>
      </w:r>
      <w:bookmarkStart w:id="29" w:name="__Fieldmark__5_3231691474"/>
      <w:r>
        <w:rPr/>
        <w:t>l</w:t>
      </w:r>
      <w:bookmarkStart w:id="30" w:name="__Fieldmark__5_3149341642"/>
      <w:r>
        <w:rPr/>
        <w:t xml:space="preserve"> </w:t>
      </w:r>
      <w:bookmarkStart w:id="31" w:name="__Fieldmark__5_4213078475"/>
      <w:r>
        <w:rPr/>
        <w:t>a</w:t>
      </w:r>
      <w:bookmarkStart w:id="32" w:name="__Fieldmark__5_4019975519"/>
      <w:r>
        <w:rPr/>
        <w:t>n</w:t>
      </w:r>
      <w:bookmarkStart w:id="33" w:name="__Fieldmark__5_3852820974"/>
      <w:r>
        <w:rPr/>
        <w:t>d</w:t>
      </w:r>
      <w:bookmarkStart w:id="34" w:name="__Fieldmark__5_3917936936"/>
      <w:r>
        <w:rPr/>
        <w:t xml:space="preserve"> </w:t>
      </w:r>
      <w:bookmarkStart w:id="35" w:name="__Fieldmark__5_3265051427"/>
      <w:r>
        <w:rPr/>
        <w:t>R</w:t>
      </w:r>
      <w:bookmarkStart w:id="36" w:name="__Fieldmark__5_837005789"/>
      <w:r>
        <w:rPr/>
        <w:t>o</w:t>
      </w:r>
      <w:bookmarkStart w:id="37" w:name="__Fieldmark__5_3470823330"/>
      <w:r>
        <w:rPr/>
        <w:t>s</w:t>
      </w:r>
      <w:bookmarkStart w:id="38" w:name="__Fieldmark__5_2630548144"/>
      <w:r>
        <w:rPr/>
        <w:t>s</w:t>
      </w:r>
      <w:bookmarkStart w:id="39" w:name="__Fieldmark__2397_2304565098"/>
      <w:r>
        <w:rPr/>
        <w:t>m</w:t>
      </w:r>
      <w:bookmarkStart w:id="40" w:name="__Fieldmark__11_2304565098"/>
      <w:r>
        <w:rPr/>
        <w:t>an 1992)</w:t>
      </w:r>
      <w:r>
        <w:rPr/>
      </w:r>
      <w:r>
        <w:fldChar w:fldCharType="end"/>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41" w:name="__Fieldmark__225_1417665735"/>
      <w:r>
        <w:rPr/>
        <w:t>(</w:t>
      </w:r>
      <w:bookmarkStart w:id="42" w:name="__Fieldmark__234_3310317172"/>
      <w:r>
        <w:rPr/>
        <w:t>R</w:t>
      </w:r>
      <w:bookmarkStart w:id="43" w:name="__Fieldmark__301_2505137388"/>
      <w:r>
        <w:rPr/>
        <w:t>o</w:t>
      </w:r>
      <w:bookmarkStart w:id="44" w:name="__Fieldmark__249_1561598236"/>
      <w:r>
        <w:rPr/>
        <w:t>s</w:t>
      </w:r>
      <w:bookmarkStart w:id="45" w:name="__Fieldmark__240_2280461051"/>
      <w:r>
        <w:rPr/>
        <w:t>e</w:t>
      </w:r>
      <w:bookmarkStart w:id="46" w:name="__Fieldmark__185_908293503"/>
      <w:r>
        <w:rPr/>
        <w:t>n</w:t>
      </w:r>
      <w:bookmarkStart w:id="47" w:name="__Fieldmark__7230_1777031281"/>
      <w:r>
        <w:rPr/>
        <w:t xml:space="preserve"> </w:t>
      </w:r>
      <w:bookmarkStart w:id="48" w:name="__Fieldmark__222_2048093008"/>
      <w:r>
        <w:rPr/>
        <w:t>2</w:t>
      </w:r>
      <w:bookmarkStart w:id="49" w:name="__Fieldmark__186_527255555"/>
      <w:r>
        <w:rPr/>
        <w:t>0</w:t>
      </w:r>
      <w:bookmarkStart w:id="50" w:name="__Fieldmark__128_3642959469"/>
      <w:r>
        <w:rPr/>
        <w:t>1</w:t>
      </w:r>
      <w:bookmarkStart w:id="51" w:name="__Fieldmark__124_2362112943"/>
      <w:r>
        <w:rPr/>
        <w:t>6</w:t>
      </w:r>
      <w:bookmarkStart w:id="52" w:name="__Fieldmark__120_2049629825"/>
      <w:r>
        <w:rPr/>
        <w:t>)</w:t>
      </w:r>
      <w:bookmarkStart w:id="53" w:name="__Fieldmark__116_687217606"/>
      <w:r>
        <w:rPr/>
      </w:r>
      <w:r>
        <w:fldChar w:fldCharType="end"/>
      </w:r>
      <w:bookmarkStart w:id="54" w:name="__Fieldmark__110_1105856583"/>
      <w:bookmarkStart w:id="55" w:name="__Fieldmark__100_739104655"/>
      <w:bookmarkStart w:id="56" w:name="__Fieldmark__92_948816634"/>
      <w:bookmarkStart w:id="57" w:name="__Fieldmark__84_2161409428"/>
      <w:bookmarkStart w:id="58" w:name="__Fieldmark__76_1216455718"/>
      <w:bookmarkStart w:id="59" w:name="__Fieldmark__68_2534479100"/>
      <w:bookmarkStart w:id="60" w:name="__Fieldmark__60_148202576"/>
      <w:bookmarkStart w:id="61" w:name="__Fieldmark__52_3231691474"/>
      <w:bookmarkStart w:id="62" w:name="__Fieldmark__44_4213078475"/>
      <w:bookmarkStart w:id="63" w:name="__Fieldmark__36_3852820974"/>
      <w:bookmarkStart w:id="64" w:name="__Fieldmark__28_3265051427"/>
      <w:bookmarkStart w:id="65" w:name="__Fieldmark__20_3470823330"/>
      <w:bookmarkStart w:id="66" w:name="__Fieldmark__2404_2304565098"/>
      <w:bookmarkStart w:id="67" w:name="__Fieldmark__22_2304565098"/>
      <w:bookmarkStart w:id="68" w:name="__Fieldmark__16_2630548144"/>
      <w:bookmarkStart w:id="69" w:name="__Fieldmark__24_837005789"/>
      <w:bookmarkStart w:id="70" w:name="__Fieldmark__32_3917936936"/>
      <w:bookmarkStart w:id="71" w:name="__Fieldmark__40_4019975519"/>
      <w:bookmarkStart w:id="72" w:name="__Fieldmark__48_3149341642"/>
      <w:bookmarkStart w:id="73" w:name="__Fieldmark__1628_2994147849"/>
      <w:bookmarkStart w:id="74" w:name="__Fieldmark__64_1692434574"/>
      <w:bookmarkStart w:id="75" w:name="__Fieldmark__72_649753871"/>
      <w:bookmarkStart w:id="76" w:name="__Fieldmark__80_188299688"/>
      <w:bookmarkStart w:id="77" w:name="__Fieldmark__88_2312622389"/>
      <w:bookmarkStart w:id="78" w:name="__Fieldmark__96_462321902"/>
      <w:bookmarkStart w:id="79" w:name="__Fieldmark__104_1929513578"/>
      <w:bookmarkStart w:id="80" w:name="__Fieldmark__112_2209115713"/>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Pr/>
        <w:t>. Because of its close thermodynamic relationship to water and the bonds that H</w:t>
      </w:r>
      <w:r>
        <w:rPr>
          <w:vertAlign w:val="superscript"/>
        </w:rPr>
        <w:t>+</w:t>
      </w:r>
      <w:r>
        <w:rPr/>
        <w:t xml:space="preserve"> forms with oxygen within the olivine structure, hydrogen incorporated in olivine and other nominally anhydrous minerals is sometimes referred to as “water” or “hydroxyl”. Here we will primarily refer to this species as H</w:t>
      </w:r>
      <w:r>
        <w:rPr>
          <w:vertAlign w:val="superscript"/>
        </w:rPr>
        <w:t>+</w:t>
      </w:r>
      <w:r>
        <w:rPr/>
        <w:t>.</w:t>
      </w:r>
    </w:p>
    <w:p>
      <w:pPr>
        <w:pStyle w:val="Normal"/>
        <w:rPr/>
      </w:pPr>
      <w:r>
        <w:rPr/>
        <w:t>H</w:t>
      </w:r>
      <w:r>
        <w:rPr>
          <w:vertAlign w:val="superscript"/>
        </w:rPr>
        <w:t>+</w:t>
      </w:r>
      <w:r>
        <w:rPr/>
        <w:t xml:space="preserve"> may be incorporated into the olivine lattice in a variety of ways that can be distinguished by differences in the absorbance of the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81" w:name="__Fieldmark__365_1417665735"/>
      <w:r>
        <w:rPr/>
        <w:t>(</w:t>
      </w:r>
      <w:bookmarkStart w:id="82" w:name="__Fieldmark__371_3310317172"/>
      <w:r>
        <w:rPr/>
        <w:t>B</w:t>
      </w:r>
      <w:bookmarkStart w:id="83" w:name="__Fieldmark__445_2505137388"/>
      <w:r>
        <w:rPr/>
        <w:t>e</w:t>
      </w:r>
      <w:bookmarkStart w:id="84" w:name="__Fieldmark__386_1561598236"/>
      <w:r>
        <w:rPr/>
        <w:t>r</w:t>
      </w:r>
      <w:bookmarkStart w:id="85" w:name="__Fieldmark__394_2280461051"/>
      <w:r>
        <w:rPr/>
        <w:t>r</w:t>
      </w:r>
      <w:bookmarkStart w:id="86" w:name="__Fieldmark__306_908293503"/>
      <w:r>
        <w:rPr/>
        <w:t>y</w:t>
      </w:r>
      <w:bookmarkStart w:id="87" w:name="__Fieldmark__7348_1777031281"/>
      <w:r>
        <w:rPr/>
        <w:t xml:space="preserve"> </w:t>
      </w:r>
      <w:bookmarkStart w:id="88" w:name="__Fieldmark__337_2048093008"/>
      <w:r>
        <w:rPr/>
        <w:t>e</w:t>
      </w:r>
      <w:bookmarkStart w:id="89" w:name="__Fieldmark__298_527255555"/>
      <w:r>
        <w:rPr/>
        <w:t>t</w:t>
      </w:r>
      <w:bookmarkStart w:id="90" w:name="__Fieldmark__237_3642959469"/>
      <w:r>
        <w:rPr/>
        <w:t xml:space="preserve"> </w:t>
      </w:r>
      <w:bookmarkStart w:id="91" w:name="__Fieldmark__230_2362112943"/>
      <w:r>
        <w:rPr/>
        <w:t>a</w:t>
      </w:r>
      <w:bookmarkStart w:id="92" w:name="__Fieldmark__223_2049629825"/>
      <w:r>
        <w:rPr/>
        <w:t>l</w:t>
      </w:r>
      <w:bookmarkStart w:id="93" w:name="__Fieldmark__216_687217606"/>
      <w:r>
        <w:rPr/>
        <w:t>.</w:t>
      </w:r>
      <w:bookmarkStart w:id="94" w:name="__Fieldmark__209_2209115713"/>
      <w:r>
        <w:rPr/>
        <w:t xml:space="preserve"> </w:t>
      </w:r>
      <w:bookmarkStart w:id="95" w:name="__Fieldmark__204_1105856583"/>
      <w:r>
        <w:rPr/>
        <w:t>2</w:t>
      </w:r>
      <w:bookmarkStart w:id="96" w:name="__Fieldmark__195_1929513578"/>
      <w:r>
        <w:rPr/>
        <w:t>0</w:t>
      </w:r>
      <w:bookmarkStart w:id="97" w:name="__Fieldmark__188_739104655"/>
      <w:r>
        <w:rPr/>
        <w:t>0</w:t>
      </w:r>
      <w:bookmarkStart w:id="98" w:name="__Fieldmark__181_462321902"/>
      <w:r>
        <w:rPr/>
        <w:t>5</w:t>
      </w:r>
      <w:bookmarkStart w:id="99" w:name="__Fieldmark__174_948816634"/>
      <w:r>
        <w:rPr/>
        <w:t>;</w:t>
      </w:r>
      <w:bookmarkStart w:id="100" w:name="__Fieldmark__167_2312622389"/>
      <w:r>
        <w:rPr/>
        <w:t xml:space="preserve"> </w:t>
      </w:r>
      <w:bookmarkStart w:id="101" w:name="__Fieldmark__160_2161409428"/>
      <w:r>
        <w:rPr/>
        <w:t>I</w:t>
      </w:r>
      <w:bookmarkStart w:id="102" w:name="__Fieldmark__153_188299688"/>
      <w:r>
        <w:rPr/>
        <w:t>n</w:t>
      </w:r>
      <w:bookmarkStart w:id="103" w:name="__Fieldmark__146_1216455718"/>
      <w:r>
        <w:rPr/>
        <w:t>g</w:t>
      </w:r>
      <w:bookmarkStart w:id="104" w:name="__Fieldmark__139_649753871"/>
      <w:r>
        <w:rPr/>
        <w:t>r</w:t>
      </w:r>
      <w:bookmarkStart w:id="105" w:name="__Fieldmark__132_2534479100"/>
      <w:r>
        <w:rPr/>
        <w:t>i</w:t>
      </w:r>
      <w:bookmarkStart w:id="106" w:name="__Fieldmark__125_1692434574"/>
      <w:r>
        <w:rPr/>
        <w:t>n</w:t>
      </w:r>
      <w:bookmarkStart w:id="107" w:name="__Fieldmark__118_148202576"/>
      <w:r>
        <w:rPr/>
        <w:t xml:space="preserve"> </w:t>
      </w:r>
      <w:bookmarkStart w:id="108" w:name="__Fieldmark__1683_2994147849"/>
      <w:r>
        <w:rPr/>
        <w:t>e</w:t>
      </w:r>
      <w:bookmarkStart w:id="109" w:name="__Fieldmark__103_3231691474"/>
      <w:r>
        <w:rPr/>
        <w:t>t</w:t>
      </w:r>
      <w:bookmarkStart w:id="110" w:name="__Fieldmark__95_3149341642"/>
      <w:r>
        <w:rPr/>
        <w:t xml:space="preserve"> </w:t>
      </w:r>
      <w:bookmarkStart w:id="111" w:name="__Fieldmark__87_4213078475"/>
      <w:r>
        <w:rPr/>
        <w:t>a</w:t>
      </w:r>
      <w:bookmarkStart w:id="112" w:name="__Fieldmark__79_4019975519"/>
      <w:r>
        <w:rPr/>
        <w:t>l</w:t>
      </w:r>
      <w:bookmarkStart w:id="113" w:name="__Fieldmark__71_3852820974"/>
      <w:r>
        <w:rPr/>
        <w:t>.</w:t>
      </w:r>
      <w:bookmarkStart w:id="114" w:name="__Fieldmark__63_3917936936"/>
      <w:r>
        <w:rPr/>
        <w:t xml:space="preserve"> </w:t>
      </w:r>
      <w:bookmarkStart w:id="115" w:name="__Fieldmark__55_3265051427"/>
      <w:r>
        <w:rPr/>
        <w:t>2</w:t>
      </w:r>
      <w:bookmarkStart w:id="116" w:name="__Fieldmark__47_837005789"/>
      <w:r>
        <w:rPr/>
        <w:t>0</w:t>
      </w:r>
      <w:bookmarkStart w:id="117" w:name="__Fieldmark__39_3470823330"/>
      <w:r>
        <w:rPr/>
        <w:t>1</w:t>
      </w:r>
      <w:bookmarkStart w:id="118" w:name="__Fieldmark__31_2630548144"/>
      <w:r>
        <w:rPr/>
        <w:t>3</w:t>
      </w:r>
      <w:bookmarkStart w:id="119" w:name="__Fieldmark__2415_2304565098"/>
      <w:r>
        <w:rPr/>
        <w:t>)</w:t>
      </w:r>
      <w:bookmarkStart w:id="120" w:name="__Fieldmark__34_2304565098"/>
      <w:r>
        <w:rPr/>
      </w:r>
      <w:r>
        <w:fldChar w:fldCharType="end"/>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Pr/>
        <w:t>.</w:t>
      </w:r>
      <w:del w:id="0" w:author="Elizabeth F" w:date="2017-11-06T14:17:00Z">
        <w:r>
          <w:rPr/>
          <w:delText xml:space="preserve"> </w:delText>
        </w:r>
      </w:del>
      <w:ins w:id="1" w:author="Elizabeth F" w:date="2017-11-06T14:17:16Z">
        <w:r>
          <w:rPr/>
          <w:t xml:space="preserve"> </w:t>
        </w:r>
      </w:ins>
      <w:r>
        <w:rPr/>
        <w:t>Broadly, H</w:t>
      </w:r>
      <w:r>
        <w:rPr>
          <w:vertAlign w:val="superscript"/>
        </w:rPr>
        <w:t>+</w:t>
      </w:r>
      <w:r>
        <w:rPr/>
        <w:t xml:space="preserve"> defects fall into two categories: relatively high wavenumber peaks associated with silicon vacancies (sometimes called Group I bands) and relatively low wavenumber peaks associated with magnesium vacancies (sometimes called Group II bands). </w:t>
      </w:r>
      <w:ins w:id="2" w:author="Elizabeth F" w:date="2017-11-06T14:17:03Z">
        <w:r>
          <w:rPr/>
          <w:t xml:space="preserve">These defects may be represented in more detail using Kröger-Vink notation, in which V is a vacancy, a superscript * Indicates a positive charge relative to an ideal crystal, ‘ indicates a negative charge relative to an ideal crystal, and </w:t>
        </w:r>
      </w:ins>
      <w:ins w:id="3" w:author="Elizabeth F" w:date="2017-11-06T14:17:03Z">
        <w:r>
          <w:rPr>
            <w:vertAlign w:val="superscript"/>
          </w:rPr>
          <w:t>x</w:t>
        </w:r>
      </w:ins>
      <w:ins w:id="4" w:author="Elizabeth F" w:date="2017-11-06T14:17:03Z">
        <w:r>
          <w:rPr/>
          <w:t xml:space="preserve"> no charge difference from an ideal crystal. Subscripts indicate different sites: M for octahedral metal sites, and T for tetrahedral. Atoms that are not involved in any reactions are typically ignored. For simplicity, all equations describing H</w:t>
        </w:r>
      </w:ins>
      <w:ins w:id="5" w:author="Elizabeth F" w:date="2017-11-06T14:17:03Z">
        <w:r>
          <w:rPr>
            <w:vertAlign w:val="superscript"/>
          </w:rPr>
          <w:t>+</w:t>
        </w:r>
      </w:ins>
      <w:ins w:id="6" w:author="Elizabeth F" w:date="2017-11-06T14:17:03Z">
        <w:r>
          <w:rPr/>
          <w:t xml:space="preserve"> incorporation here will assume H</w:t>
        </w:r>
      </w:ins>
      <w:ins w:id="7" w:author="Elizabeth F" w:date="2017-11-06T14:17:03Z">
        <w:r>
          <w:rPr>
            <w:vertAlign w:val="superscript"/>
          </w:rPr>
          <w:t>+</w:t>
        </w:r>
      </w:ins>
      <w:ins w:id="8" w:author="Elizabeth F" w:date="2017-11-06T14:17:03Z">
        <w:r>
          <w:rPr/>
          <w:t xml:space="preserve"> is occupying a related vacancy rather than an interstitial site. For example, the defect that involves a Ti</w:t>
        </w:r>
      </w:ins>
      <w:ins w:id="9" w:author="Elizabeth F" w:date="2017-11-06T14:17:03Z">
        <w:r>
          <w:rPr>
            <w:vertAlign w:val="superscript"/>
          </w:rPr>
          <w:t>4+</w:t>
        </w:r>
      </w:ins>
      <w:ins w:id="10" w:author="Elizabeth F" w:date="2017-11-06T14:17:03Z">
        <w:r>
          <w:rPr/>
          <w:t xml:space="preserve"> on a metal site, 2H</w:t>
        </w:r>
      </w:ins>
      <w:ins w:id="11" w:author="Elizabeth F" w:date="2017-11-06T14:17:03Z">
        <w:r>
          <w:rPr>
            <w:vertAlign w:val="superscript"/>
          </w:rPr>
          <w:t>+</w:t>
        </w:r>
      </w:ins>
      <w:ins w:id="12" w:author="Elizabeth F" w:date="2017-11-06T14:17:03Z">
        <w:r>
          <w:rPr/>
          <w:t>, and a Si vacancy, may be represented in Kroger-Vink notation as (Ti</w:t>
        </w:r>
      </w:ins>
      <w:ins w:id="13" w:author="Elizabeth F" w:date="2017-11-06T14:17:03Z">
        <w:r>
          <w:rPr>
            <w:vertAlign w:val="superscript"/>
          </w:rPr>
          <w:t>4+</w:t>
        </w:r>
      </w:ins>
      <w:ins w:id="14" w:author="Elizabeth F" w:date="2017-11-06T14:17:03Z">
        <w:r>
          <w:rPr>
            <w:vertAlign w:val="subscript"/>
          </w:rPr>
          <w:t>M</w:t>
        </w:r>
      </w:ins>
      <w:ins w:id="15" w:author="Elizabeth F" w:date="2017-11-06T14:17:03Z">
        <w:r>
          <w:rPr/>
          <w:t>)</w:t>
        </w:r>
      </w:ins>
      <w:ins w:id="16" w:author="Elizabeth F" w:date="2017-11-06T14:17:03Z">
        <w:r>
          <w:rPr>
            <w:vertAlign w:val="superscript"/>
          </w:rPr>
          <w:t>**</w:t>
        </w:r>
      </w:ins>
      <w:ins w:id="17" w:author="Elizabeth F" w:date="2017-11-06T14:17:03Z">
        <w:r>
          <w:rPr/>
          <w:t>(2H</w:t>
        </w:r>
      </w:ins>
      <w:ins w:id="18" w:author="Elizabeth F" w:date="2017-11-06T14:17:03Z">
        <w:r>
          <w:rPr>
            <w:vertAlign w:val="superscript"/>
          </w:rPr>
          <w:t>+</w:t>
        </w:r>
      </w:ins>
      <w:ins w:id="19" w:author="Elizabeth F" w:date="2017-11-06T14:17:03Z">
        <w:r>
          <w:rPr>
            <w:vertAlign w:val="subscript"/>
          </w:rPr>
          <w:t>T</w:t>
        </w:r>
      </w:ins>
      <w:ins w:id="20" w:author="Elizabeth F" w:date="2017-11-06T14:17:03Z">
        <w:r>
          <w:rPr/>
          <w:t xml:space="preserve">)’’.  </w:t>
        </w:r>
      </w:ins>
      <w:del w:id="21" w:author="Elizabeth F" w:date="2017-11-06T14:19:27Z">
        <w:r>
          <w:rPr/>
          <w:delText xml:space="preserve">A </w:delText>
        </w:r>
      </w:del>
      <w:del w:id="22" w:author="Elizabeth F" w:date="2017-11-06T14:18:48Z">
        <w:r>
          <w:rPr/>
          <w:delText>doublet of peaks at 3525 and 3573 cm</w:delText>
        </w:r>
      </w:del>
      <w:del w:id="23" w:author="Elizabeth F" w:date="2017-11-06T14:18:48Z">
        <w:r>
          <w:rPr>
            <w:vertAlign w:val="superscript"/>
          </w:rPr>
          <w:delText>-1</w:delText>
        </w:r>
      </w:del>
      <w:del w:id="24" w:author="Elizabeth F" w:date="2017-11-06T14:18:48Z">
        <w:r>
          <w:rPr/>
          <w:delText xml:space="preserve"> </w:delText>
        </w:r>
      </w:del>
      <w:del w:id="25" w:author="Elizabeth F" w:date="2017-11-06T14:19:56Z">
        <w:r>
          <w:rPr/>
          <w:delText>has been linked to the presence of 2 H</w:delText>
        </w:r>
      </w:del>
      <w:del w:id="26" w:author="Elizabeth F" w:date="2017-11-06T14:19:56Z">
        <w:r>
          <w:rPr>
            <w:vertAlign w:val="superscript"/>
          </w:rPr>
          <w:delText>+</w:delText>
        </w:r>
      </w:del>
      <w:del w:id="27" w:author="Elizabeth F" w:date="2017-11-06T14:19:56Z">
        <w:r>
          <w:rPr/>
          <w:delText xml:space="preserve"> ions, a Si</w:delText>
        </w:r>
      </w:del>
      <w:del w:id="28" w:author="Elizabeth F" w:date="2017-11-06T14:19:56Z">
        <w:r>
          <w:rPr>
            <w:vertAlign w:val="superscript"/>
          </w:rPr>
          <w:delText>4+</w:delText>
        </w:r>
      </w:del>
      <w:del w:id="29" w:author="Elizabeth F" w:date="2017-11-06T14:19:56Z">
        <w:r>
          <w:rPr/>
          <w:delText xml:space="preserve"> vacancy, and Ti</w:delText>
        </w:r>
      </w:del>
      <w:del w:id="30" w:author="Elizabeth F" w:date="2017-11-06T14:19:56Z">
        <w:r>
          <w:rPr>
            <w:vertAlign w:val="superscript"/>
          </w:rPr>
          <w:delText>4+</w:delText>
        </w:r>
      </w:del>
      <w:del w:id="31" w:author="Elizabeth F" w:date="2017-11-06T14:19:56Z">
        <w:r>
          <w:rPr/>
          <w:delText xml:space="preserve"> on a metal site </w:delText>
        </w:r>
      </w:del>
      <w:r>
        <w:fldChar w:fldCharType="begin"/>
      </w:r>
      <w:r/>
      <w:r>
        <w:fldChar w:fldCharType="separate"/>
      </w:r>
      <w:bookmarkStart w:id="121" w:name="__Fieldmark__569_1417665735"/>
      <w:r>
        <w:rPr/>
      </w:r>
      <w:r>
        <w:rPr/>
      </w:r>
      <w:r>
        <w:fldChar w:fldCharType="end"/>
      </w:r>
      <w:r>
        <w:fldChar w:fldCharType="begin"/>
      </w:r>
      <w:r/>
      <w:r>
        <w:fldChar w:fldCharType="separate"/>
      </w:r>
      <w:bookmarkStart w:id="122" w:name="__Fieldmark__571_1417665735"/>
      <w:bookmarkEnd w:id="121"/>
      <w:r>
        <w:rPr/>
      </w:r>
      <w:del w:id="32" w:author="Elizabeth F" w:date="2017-11-06T14:19:56Z">
        <w:r>
          <w:rPr/>
          <w:delText>(</w:delText>
        </w:r>
      </w:del>
      <w:del w:id="33" w:author="Elizabeth F" w:date="2017-11-06T14:19:56Z">
        <w:bookmarkStart w:id="123" w:name="__Fieldmark__618_2505137388211111"/>
        <w:r>
          <w:rPr/>
          <w:delText>B</w:delText>
        </w:r>
      </w:del>
      <w:del w:id="34" w:author="Elizabeth F" w:date="2017-11-06T14:19:56Z">
        <w:bookmarkStart w:id="124" w:name="__Fieldmark__550_1561598236211111"/>
        <w:r>
          <w:rPr/>
          <w:delText>e</w:delText>
        </w:r>
      </w:del>
      <w:del w:id="35" w:author="Elizabeth F" w:date="2017-11-06T14:19:56Z">
        <w:bookmarkStart w:id="125" w:name="__Fieldmark__554_2280461051211111"/>
        <w:r>
          <w:rPr/>
          <w:delText>r</w:delText>
        </w:r>
      </w:del>
      <w:del w:id="36" w:author="Elizabeth F" w:date="2017-11-06T14:19:56Z">
        <w:bookmarkStart w:id="126" w:name="__Fieldmark__455_908293503211111"/>
        <w:r>
          <w:rPr/>
          <w:delText>r</w:delText>
        </w:r>
      </w:del>
      <w:del w:id="37" w:author="Elizabeth F" w:date="2017-11-06T14:19:56Z">
        <w:bookmarkStart w:id="127" w:name="__Fieldmark__7493_1777031281211111"/>
        <w:r>
          <w:rPr/>
          <w:delText>y</w:delText>
        </w:r>
      </w:del>
      <w:del w:id="38" w:author="Elizabeth F" w:date="2017-11-06T14:19:56Z">
        <w:bookmarkStart w:id="128" w:name="__Fieldmark__482_2048093008211111"/>
        <w:r>
          <w:rPr/>
          <w:delText xml:space="preserve"> </w:delText>
        </w:r>
      </w:del>
      <w:del w:id="39" w:author="Elizabeth F" w:date="2017-11-06T14:19:56Z">
        <w:bookmarkStart w:id="129" w:name="__Fieldmark__435_527255555211111"/>
        <w:r>
          <w:rPr/>
          <w:delText>e</w:delText>
        </w:r>
      </w:del>
      <w:del w:id="40" w:author="Elizabeth F" w:date="2017-11-06T14:19:56Z">
        <w:bookmarkStart w:id="130" w:name="__Fieldmark__370_3642959469211111"/>
        <w:r>
          <w:rPr/>
          <w:delText>t</w:delText>
        </w:r>
      </w:del>
      <w:del w:id="41" w:author="Elizabeth F" w:date="2017-11-06T14:19:56Z">
        <w:bookmarkStart w:id="131" w:name="__Fieldmark__359_2362112943211111"/>
        <w:r>
          <w:rPr/>
          <w:delText xml:space="preserve"> </w:delText>
        </w:r>
      </w:del>
      <w:del w:id="42" w:author="Elizabeth F" w:date="2017-11-06T14:19:56Z">
        <w:bookmarkStart w:id="132" w:name="__Fieldmark__348_2049629825211111"/>
        <w:r>
          <w:rPr/>
          <w:delText>a</w:delText>
        </w:r>
      </w:del>
      <w:del w:id="43" w:author="Elizabeth F" w:date="2017-11-06T14:19:56Z">
        <w:bookmarkStart w:id="133" w:name="__Fieldmark__337_687217606211111"/>
        <w:r>
          <w:rPr/>
          <w:delText>l</w:delText>
        </w:r>
      </w:del>
      <w:del w:id="44" w:author="Elizabeth F" w:date="2017-11-06T14:19:56Z">
        <w:bookmarkStart w:id="134" w:name="__Fieldmark__326_2209115713211111"/>
        <w:r>
          <w:rPr/>
          <w:delText>.</w:delText>
        </w:r>
      </w:del>
      <w:del w:id="45" w:author="Elizabeth F" w:date="2017-11-06T14:19:56Z">
        <w:bookmarkStart w:id="135" w:name="__Fieldmark__317_1105856583211111"/>
        <w:r>
          <w:rPr/>
          <w:delText xml:space="preserve"> </w:delText>
        </w:r>
      </w:del>
      <w:del w:id="46" w:author="Elizabeth F" w:date="2017-11-06T14:19:56Z">
        <w:bookmarkStart w:id="136" w:name="__Fieldmark__304_1929513578211111"/>
        <w:r>
          <w:rPr/>
          <w:delText>2</w:delText>
        </w:r>
      </w:del>
      <w:del w:id="47" w:author="Elizabeth F" w:date="2017-11-06T14:19:56Z">
        <w:bookmarkStart w:id="137" w:name="__Fieldmark__293_739104655211111"/>
        <w:r>
          <w:rPr/>
          <w:delText>0</w:delText>
        </w:r>
      </w:del>
      <w:del w:id="48" w:author="Elizabeth F" w:date="2017-11-06T14:19:56Z">
        <w:bookmarkStart w:id="138" w:name="__Fieldmark__282_462321902211111"/>
        <w:r>
          <w:rPr/>
          <w:delText>0</w:delText>
        </w:r>
      </w:del>
      <w:del w:id="49" w:author="Elizabeth F" w:date="2017-11-06T14:19:56Z">
        <w:bookmarkStart w:id="139" w:name="__Fieldmark__271_948816634211111"/>
        <w:r>
          <w:rPr/>
          <w:delText>7</w:delText>
        </w:r>
      </w:del>
      <w:del w:id="50" w:author="Elizabeth F" w:date="2017-11-06T14:19:56Z">
        <w:bookmarkStart w:id="140" w:name="__Fieldmark__260_2312622389211111"/>
        <w:r>
          <w:rPr/>
          <w:delText>)</w:delText>
        </w:r>
      </w:del>
      <w:bookmarkStart w:id="141" w:name="__Fieldmark__249_2161409428211111"/>
      <w:r>
        <w:rPr/>
      </w:r>
      <w:r>
        <w:fldChar w:fldCharType="end"/>
      </w:r>
      <w:bookmarkStart w:id="142" w:name="__Fieldmark__11271_3310317172"/>
      <w:bookmarkStart w:id="143" w:name="__Fieldmark__238_188299688"/>
      <w:bookmarkStart w:id="144" w:name="__Fieldmark__216_649753871"/>
      <w:bookmarkStart w:id="145" w:name="__Fieldmark__194_1692434574"/>
      <w:bookmarkStart w:id="146" w:name="__Fieldmark__1744_2994147849"/>
      <w:bookmarkStart w:id="147" w:name="__Fieldmark__148_3149341642"/>
      <w:bookmarkStart w:id="148" w:name="__Fieldmark__124_4019975519"/>
      <w:bookmarkStart w:id="149" w:name="__Fieldmark__100_3917936936"/>
      <w:bookmarkStart w:id="150" w:name="__Fieldmark__76_837005789"/>
      <w:bookmarkStart w:id="151" w:name="__Fieldmark__52_2630548144"/>
      <w:bookmarkStart w:id="152" w:name="__Fieldmark__54_2304565098"/>
      <w:bookmarkStart w:id="153" w:name="__Fieldmark__2432_2304565098"/>
      <w:bookmarkStart w:id="154" w:name="__Fieldmark__64_3470823330"/>
      <w:bookmarkStart w:id="155" w:name="__Fieldmark__88_3265051427"/>
      <w:bookmarkStart w:id="156" w:name="__Fieldmark__112_3852820974"/>
      <w:bookmarkStart w:id="157" w:name="__Fieldmark__136_4213078475"/>
      <w:bookmarkStart w:id="158" w:name="__Fieldmark__160_3231691474"/>
      <w:bookmarkStart w:id="159" w:name="__Fieldmark__183_148202576"/>
      <w:bookmarkStart w:id="160" w:name="__Fieldmark__205_2534479100"/>
      <w:bookmarkStart w:id="161" w:name="__Fieldmark__227_1216455718"/>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Pr/>
        <w:t xml:space="preserve">. </w:t>
      </w:r>
      <w:bookmarkEnd w:id="142"/>
      <w:r>
        <w:rPr/>
        <w:t>This mechanism, labeled [Ti</w:t>
      </w:r>
      <w:del w:id="51" w:author="Elizabeth F" w:date="2017-11-07T16:59:18Z">
        <w:r>
          <w:rPr/>
          <w:commentReference w:id="0"/>
        </w:r>
      </w:del>
      <w:del w:id="52" w:author="Elizabeth F" w:date="2017-11-07T16:59:18Z">
        <w:r>
          <w:rPr/>
          <w:commentReference w:id="1"/>
        </w:r>
      </w:del>
      <w:r>
        <w:rPr/>
        <w:t xml:space="preserve">],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62" w:name="__Fieldmark__713_1417665735"/>
      <w:r>
        <w:rPr/>
        <w:t>(Faul et al. 2016)</w:t>
      </w:r>
      <w:ins w:id="53" w:author="Elizabeth F" w:date="2017-11-06T14:19:32Z">
        <w:bookmarkStart w:id="163" w:name="__Fieldmark__298_1216455718"/>
        <w:bookmarkStart w:id="164" w:name="__Fieldmark__268_2534479100"/>
        <w:bookmarkStart w:id="165" w:name="__Fieldmark__238_148202576"/>
        <w:bookmarkStart w:id="166" w:name="__Fieldmark__207_3231691474"/>
        <w:bookmarkStart w:id="167" w:name="__Fieldmark__175_4213078475"/>
        <w:bookmarkStart w:id="168" w:name="__Fieldmark__143_3852820974"/>
        <w:bookmarkStart w:id="169" w:name="__Fieldmark__111_3265051427"/>
        <w:bookmarkStart w:id="170" w:name="__Fieldmark__79_3470823330"/>
        <w:bookmarkStart w:id="171" w:name="__Fieldmark__2439_2304565098"/>
        <w:bookmarkStart w:id="172" w:name="__Fieldmark__59_2304565098"/>
        <w:bookmarkStart w:id="173" w:name="__Fieldmark__63_2630548144"/>
        <w:bookmarkStart w:id="174" w:name="__Fieldmark__95_837005789"/>
        <w:bookmarkStart w:id="175" w:name="__Fieldmark__127_3917936936"/>
        <w:bookmarkStart w:id="176" w:name="__Fieldmark__159_4019975519"/>
        <w:bookmarkStart w:id="177" w:name="__Fieldmark__191_3149341642"/>
        <w:bookmarkStart w:id="178" w:name="__Fieldmark__1795_2994147849"/>
        <w:bookmarkStart w:id="179" w:name="__Fieldmark__253_1692434574"/>
        <w:bookmarkStart w:id="180" w:name="__Fieldmark__283_649753871"/>
        <w:bookmarkStart w:id="181" w:name="__Fieldmark__313_188299688"/>
        <w:bookmarkStart w:id="182" w:name="__Fieldmark__328_2161409428"/>
        <w:bookmarkStart w:id="183" w:name="__Fieldmark__342_2312622389"/>
        <w:bookmarkStart w:id="184" w:name="__Fieldmark__356_948816634"/>
        <w:bookmarkStart w:id="185" w:name="__Fieldmark__370_462321902"/>
        <w:bookmarkStart w:id="186" w:name="__Fieldmark__384_739104655"/>
        <w:bookmarkStart w:id="187" w:name="__Fieldmark__398_1929513578"/>
        <w:bookmarkStart w:id="188" w:name="__Fieldmark__414_1105856583"/>
        <w:bookmarkStart w:id="189" w:name="__Fieldmark__426_2209115713"/>
        <w:bookmarkStart w:id="190" w:name="__Fieldmark__440_687217606"/>
        <w:bookmarkStart w:id="191" w:name="__Fieldmark__454_2049629825"/>
        <w:bookmarkStart w:id="192" w:name="__Fieldmark__468_2362112943"/>
        <w:bookmarkStart w:id="193" w:name="__Fieldmark__482_3642959469"/>
        <w:bookmarkStart w:id="194" w:name="__Fieldmark__550_527255555"/>
        <w:bookmarkStart w:id="195" w:name="__Fieldmark__600_2048093008"/>
        <w:bookmarkStart w:id="196" w:name="__Fieldmark__7615_1777031281"/>
        <w:bookmarkStart w:id="197" w:name="__Fieldmark__579_908293503"/>
        <w:bookmarkStart w:id="198" w:name="__Fieldmark__681_2280461051"/>
        <w:bookmarkStart w:id="199" w:name="__Fieldmark__680_1561598236"/>
        <w:bookmarkStart w:id="200" w:name="__Fieldmark__756_2505137388"/>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Pr/>
          <w:t xml:space="preserve"> and manifests as a doublet of peaks at 3525 and 3573 cm</w:t>
        </w:r>
      </w:ins>
      <w:ins w:id="54" w:author="Elizabeth F" w:date="2017-11-06T14:19:32Z">
        <w:r>
          <w:rPr>
            <w:vertAlign w:val="superscript"/>
          </w:rPr>
          <w:t xml:space="preserve">-1 </w:t>
        </w:r>
      </w:ins>
      <w:bookmarkStart w:id="201" w:name="__Fieldmark__674_3310317172"/>
      <w:bookmarkEnd w:id="201"/>
      <w:r>
        <w:rPr/>
      </w:r>
      <w:r>
        <w:fldChar w:fldCharType="end"/>
      </w:r>
      <w:ins w:id="55" w:author="Elizabeth F" w:date="2017-11-06T14:20:00Z">
        <w:bookmarkEnd w:id="162"/>
        <w:r>
          <w:rPr/>
          <w:t xml:space="preserve"> </w:t>
        </w:r>
      </w:ins>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02" w:name="__Fieldmark__843_1417665735"/>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03" w:name="__Fieldmark__846_1417665735"/>
      <w:bookmarkEnd w:id="202"/>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04" w:name="__Fieldmark__848_1417665735"/>
      <w:bookmarkEnd w:id="203"/>
      <w:r>
        <w:rPr/>
      </w:r>
      <w:ins w:id="56" w:author="Elizabeth F" w:date="2017-11-06T14:20:00Z">
        <w:r>
          <w:rPr/>
          <w:t>(Berry et al. 2007</w:t>
        </w:r>
      </w:ins>
      <w:ins w:id="57" w:author="Elizabeth F" w:date="2017-11-06T14:20:00Z">
        <w:bookmarkStart w:id="205" w:name="__Fieldmark__249_21614094281"/>
        <w:bookmarkStart w:id="206" w:name="__Fieldmark__260_23126223891"/>
        <w:bookmarkStart w:id="207" w:name="__Fieldmark__271_9488166341"/>
        <w:bookmarkStart w:id="208" w:name="__Fieldmark__282_4623219021"/>
        <w:bookmarkStart w:id="209" w:name="__Fieldmark__293_7391046551"/>
        <w:bookmarkStart w:id="210" w:name="__Fieldmark__304_19295135781"/>
        <w:bookmarkStart w:id="211" w:name="__Fieldmark__317_11058565831"/>
        <w:bookmarkStart w:id="212" w:name="__Fieldmark__326_22091157131"/>
        <w:bookmarkStart w:id="213" w:name="__Fieldmark__337_6872176061"/>
        <w:bookmarkStart w:id="214" w:name="__Fieldmark__348_20496298251"/>
        <w:bookmarkStart w:id="215" w:name="__Fieldmark__359_23621129431"/>
        <w:bookmarkStart w:id="216" w:name="__Fieldmark__370_36429594691"/>
        <w:bookmarkStart w:id="217" w:name="__Fieldmark__435_5272555551"/>
        <w:bookmarkStart w:id="218" w:name="__Fieldmark__482_20480930081"/>
        <w:bookmarkStart w:id="219" w:name="__Fieldmark__7493_17770312811"/>
        <w:bookmarkStart w:id="220" w:name="__Fieldmark__455_9082935031"/>
        <w:bookmarkStart w:id="221" w:name="__Fieldmark__554_22804610511"/>
        <w:bookmarkStart w:id="222" w:name="__Fieldmark__550_15615982361"/>
        <w:bookmarkStart w:id="223" w:name="__Fieldmark__618_25051373881"/>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Pr/>
          <w:t>)</w:t>
        </w:r>
      </w:ins>
      <w:bookmarkStart w:id="224" w:name="__Fieldmark__11031_3310317172"/>
      <w:bookmarkEnd w:id="224"/>
      <w:r>
        <w:rPr/>
      </w:r>
      <w:r>
        <w:fldChar w:fldCharType="end"/>
      </w:r>
      <w:bookmarkEnd w:id="204"/>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w:t>
      </w:r>
      <w:ins w:id="58" w:author="Elizabeth F" w:date="2017-11-06T14:20:16Z">
        <w:r>
          <w:rPr/>
          <w:t>, (4H</w:t>
        </w:r>
      </w:ins>
      <w:ins w:id="59" w:author="Elizabeth F" w:date="2017-11-06T14:20:16Z">
        <w:r>
          <w:rPr>
            <w:vertAlign w:val="superscript"/>
          </w:rPr>
          <w:t>+</w:t>
        </w:r>
      </w:ins>
      <w:ins w:id="60" w:author="Elizabeth F" w:date="2017-11-06T14:20:16Z">
        <w:r>
          <w:rPr/>
          <w:t>)</w:t>
        </w:r>
      </w:ins>
      <w:ins w:id="61" w:author="Elizabeth F" w:date="2017-11-06T14:20:16Z">
        <w:r>
          <w:rPr>
            <w:vertAlign w:val="subscript"/>
          </w:rPr>
          <w:t>Si</w:t>
        </w:r>
      </w:ins>
      <w:ins w:id="62" w:author="Elizabeth F" w:date="2017-11-06T14:20:16Z">
        <w:r>
          <w:rPr>
            <w:vertAlign w:val="superscript"/>
          </w:rPr>
          <w:t>x</w:t>
        </w:r>
      </w:ins>
      <w:ins w:id="63" w:author="Elizabeth F" w:date="2017-11-06T14:20:16Z">
        <w:r>
          <w:rPr>
            <w:position w:val="0"/>
            <w:sz w:val="22"/>
            <w:sz w:val="22"/>
            <w:vertAlign w:val="baseline"/>
          </w:rPr>
          <w:t>,</w:t>
        </w:r>
      </w:ins>
      <w:r>
        <w:rPr/>
        <w:t xml:space="preserve"> and are labeled [Si].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25" w:name="__Fieldmark__970_1417665735"/>
      <w:r>
        <w:rPr/>
        <w:t>(Blanchard et al. 2017)</w:t>
      </w:r>
      <w:bookmarkStart w:id="226" w:name="__Fieldmark__807_3310317172"/>
      <w:bookmarkStart w:id="227" w:name="__Fieldmark__1860_2994147849"/>
      <w:bookmarkStart w:id="228" w:name="__Fieldmark__248_3149341642"/>
      <w:bookmarkStart w:id="229" w:name="__Fieldmark__208_4019975519"/>
      <w:bookmarkStart w:id="230" w:name="__Fieldmark__168_3917936936"/>
      <w:bookmarkStart w:id="231" w:name="__Fieldmark__128_837005789"/>
      <w:bookmarkStart w:id="232" w:name="__Fieldmark__88_2630548144"/>
      <w:bookmarkStart w:id="233" w:name="__Fieldmark__91_2304565098"/>
      <w:bookmarkStart w:id="234" w:name="__Fieldmark__2460_2304565098"/>
      <w:bookmarkStart w:id="235" w:name="__Fieldmark__108_3470823330"/>
      <w:bookmarkStart w:id="236" w:name="__Fieldmark__148_3265051427"/>
      <w:bookmarkStart w:id="237" w:name="__Fieldmark__188_3852820974"/>
      <w:bookmarkStart w:id="238" w:name="__Fieldmark__228_4213078475"/>
      <w:bookmarkStart w:id="239" w:name="__Fieldmark__268_3231691474"/>
      <w:bookmarkStart w:id="240" w:name="__Fieldmark__307_148202576"/>
      <w:bookmarkStart w:id="241" w:name="__Fieldmark__326_1692434574"/>
      <w:bookmarkStart w:id="242" w:name="__Fieldmark__345_2534479100"/>
      <w:bookmarkStart w:id="243" w:name="__Fieldmark__364_649753871"/>
      <w:bookmarkStart w:id="244" w:name="__Fieldmark__383_1216455718"/>
      <w:bookmarkStart w:id="245" w:name="__Fieldmark__402_188299688"/>
      <w:bookmarkStart w:id="246" w:name="__Fieldmark__420_2161409428"/>
      <w:bookmarkStart w:id="247" w:name="__Fieldmark__437_2312622389"/>
      <w:bookmarkStart w:id="248" w:name="__Fieldmark__454_948816634"/>
      <w:bookmarkStart w:id="249" w:name="__Fieldmark__471_462321902"/>
      <w:bookmarkStart w:id="250" w:name="__Fieldmark__488_739104655"/>
      <w:bookmarkStart w:id="251" w:name="__Fieldmark__505_1929513578"/>
      <w:bookmarkStart w:id="252" w:name="__Fieldmark__524_1105856583"/>
      <w:bookmarkStart w:id="253" w:name="__Fieldmark__539_2209115713"/>
      <w:bookmarkStart w:id="254" w:name="__Fieldmark__556_687217606"/>
      <w:bookmarkStart w:id="255" w:name="__Fieldmark__573_2049629825"/>
      <w:bookmarkStart w:id="256" w:name="__Fieldmark__590_2362112943"/>
      <w:bookmarkStart w:id="257" w:name="__Fieldmark__607_3642959469"/>
      <w:bookmarkStart w:id="258" w:name="__Fieldmark__678_527255555"/>
      <w:bookmarkStart w:id="259" w:name="__Fieldmark__731_2048093008"/>
      <w:bookmarkStart w:id="260" w:name="__Fieldmark__7749_1777031281"/>
      <w:bookmarkStart w:id="261" w:name="__Fieldmark__716_908293503"/>
      <w:bookmarkStart w:id="262" w:name="__Fieldmark__821_2280461051"/>
      <w:bookmarkStart w:id="263" w:name="__Fieldmark__823_1561598236"/>
      <w:bookmarkStart w:id="264" w:name="__Fieldmark__922_2505137388"/>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Pr/>
      </w:r>
      <w:r>
        <w:fldChar w:fldCharType="end"/>
      </w:r>
      <w:bookmarkEnd w:id="225"/>
      <w:r>
        <w:rPr/>
        <w:t xml:space="preserve">, </w:t>
      </w:r>
      <w:ins w:id="64" w:author="Elizabeth F" w:date="2017-11-06T14:20:46Z">
        <w:r>
          <w:rPr/>
          <w:t>(Fe</w:t>
        </w:r>
      </w:ins>
      <w:ins w:id="65" w:author="Elizabeth F" w:date="2017-11-06T14:20:46Z">
        <w:r>
          <w:rPr>
            <w:vertAlign w:val="superscript"/>
          </w:rPr>
          <w:t>3+</w:t>
        </w:r>
      </w:ins>
      <w:ins w:id="66" w:author="Elizabeth F" w:date="2017-11-06T14:20:46Z">
        <w:r>
          <w:rPr/>
          <w:t>)</w:t>
        </w:r>
      </w:ins>
      <w:ins w:id="67" w:author="Elizabeth F" w:date="2017-11-06T14:20:46Z">
        <w:r>
          <w:rPr>
            <w:vertAlign w:val="subscript"/>
          </w:rPr>
          <w:t>Mg</w:t>
        </w:r>
      </w:ins>
      <w:ins w:id="68" w:author="Elizabeth F" w:date="2017-11-06T14:20:46Z">
        <w:r>
          <w:rPr>
            <w:vertAlign w:val="superscript"/>
          </w:rPr>
          <w:t>*</w:t>
        </w:r>
      </w:ins>
      <w:ins w:id="69" w:author="Elizabeth F" w:date="2017-11-06T14:20:46Z">
        <w:r>
          <w:rPr/>
          <w:t>(H</w:t>
        </w:r>
      </w:ins>
      <w:ins w:id="70" w:author="Elizabeth F" w:date="2017-11-06T14:20:46Z">
        <w:r>
          <w:rPr>
            <w:vertAlign w:val="superscript"/>
          </w:rPr>
          <w:t>+</w:t>
        </w:r>
      </w:ins>
      <w:ins w:id="71" w:author="Elizabeth F" w:date="2017-11-06T14:20:46Z">
        <w:r>
          <w:rPr/>
          <w:t>)</w:t>
        </w:r>
      </w:ins>
      <w:ins w:id="72" w:author="Elizabeth F" w:date="2017-11-06T14:20:46Z">
        <w:r>
          <w:rPr>
            <w:vertAlign w:val="subscript"/>
          </w:rPr>
          <w:t>Mg</w:t>
        </w:r>
      </w:ins>
      <w:ins w:id="73" w:author="Elizabeth F" w:date="2017-11-06T14:20:46Z">
        <w:r>
          <w:rPr/>
          <w:t>’</w:t>
        </w:r>
      </w:ins>
      <w:ins w:id="74" w:author="Elizabeth F" w:date="2017-11-06T14:21:00Z">
        <w:r>
          <w:rPr/>
          <w:t xml:space="preserve">, </w:t>
        </w:r>
      </w:ins>
      <w:r>
        <w:rPr/>
        <w:t>and these are labeled [tri].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w:t>
      </w:r>
      <w:ins w:id="75" w:author="Elizabeth F" w:date="2017-11-06T14:21:37Z">
        <w:r>
          <w:rPr/>
          <w:t>(2H</w:t>
        </w:r>
      </w:ins>
      <w:ins w:id="76" w:author="Elizabeth F" w:date="2017-11-06T14:21:37Z">
        <w:r>
          <w:rPr>
            <w:vertAlign w:val="superscript"/>
          </w:rPr>
          <w:t>+</w:t>
        </w:r>
      </w:ins>
      <w:ins w:id="77" w:author="Elizabeth F" w:date="2017-11-06T14:21:37Z">
        <w:r>
          <w:rPr/>
          <w:t>)</w:t>
        </w:r>
      </w:ins>
      <w:ins w:id="78" w:author="Elizabeth F" w:date="2017-11-06T14:21:37Z">
        <w:r>
          <w:rPr>
            <w:vertAlign w:val="subscript"/>
          </w:rPr>
          <w:t>Mg</w:t>
        </w:r>
      </w:ins>
      <w:ins w:id="79" w:author="Elizabeth F" w:date="2017-11-06T14:21:37Z">
        <w:r>
          <w:rPr>
            <w:vertAlign w:val="superscript"/>
          </w:rPr>
          <w:t>x</w:t>
        </w:r>
      </w:ins>
      <w:ins w:id="80" w:author="Elizabeth F" w:date="2017-11-06T14:21:37Z">
        <w:r>
          <w:rPr/>
          <w:t xml:space="preserve">, </w:t>
        </w:r>
      </w:ins>
      <w:r>
        <w:rPr/>
        <w:t>and these are labeled [Mg]. The different mechanisms are important because the rate at which H</w:t>
      </w:r>
      <w:r>
        <w:rPr>
          <w:vertAlign w:val="superscript"/>
        </w:rPr>
        <w:t>+</w:t>
      </w:r>
      <w:r>
        <w:rPr/>
        <w:t xml:space="preserve"> moves through the lattice may vary for each defect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65" w:name="__Fieldmark__1119_1417665735"/>
      <w:r>
        <w:rPr/>
      </w:r>
      <w:r>
        <w:rPr>
          <w:rFonts w:cs="Times New Roman"/>
          <w:szCs w:val="24"/>
        </w:rPr>
        <w:t>(Padrón-Navarta, Hermann, and O’Neill 2014)</w:t>
      </w:r>
      <w:bookmarkStart w:id="266" w:name="__Fieldmark__934_3310317172"/>
      <w:bookmarkStart w:id="267" w:name="__Fieldmark__117_2304565098"/>
      <w:bookmarkStart w:id="268" w:name="__Fieldmark__2475_2304565098"/>
      <w:bookmarkStart w:id="269" w:name="__Fieldmark__107_2630548144"/>
      <w:bookmarkStart w:id="270" w:name="__Fieldmark__131_3470823330"/>
      <w:bookmarkStart w:id="271" w:name="__Fieldmark__155_837005789"/>
      <w:bookmarkStart w:id="272" w:name="__Fieldmark__179_3265051427"/>
      <w:bookmarkStart w:id="273" w:name="__Fieldmark__203_3917936936"/>
      <w:bookmarkStart w:id="274" w:name="__Fieldmark__227_3852820974"/>
      <w:bookmarkStart w:id="275" w:name="__Fieldmark__251_4019975519"/>
      <w:bookmarkStart w:id="276" w:name="__Fieldmark__275_4213078475"/>
      <w:bookmarkStart w:id="277" w:name="__Fieldmark__299_3149341642"/>
      <w:bookmarkStart w:id="278" w:name="__Fieldmark__323_3231691474"/>
      <w:bookmarkStart w:id="279" w:name="__Fieldmark__1919_2994147849"/>
      <w:bookmarkStart w:id="280" w:name="__Fieldmark__370_148202576"/>
      <w:bookmarkStart w:id="281" w:name="__Fieldmark__393_1692434574"/>
      <w:bookmarkStart w:id="282" w:name="__Fieldmark__416_2534479100"/>
      <w:bookmarkStart w:id="283" w:name="__Fieldmark__439_649753871"/>
      <w:bookmarkStart w:id="284" w:name="__Fieldmark__462_1216455718"/>
      <w:bookmarkStart w:id="285" w:name="__Fieldmark__485_188299688"/>
      <w:bookmarkStart w:id="286" w:name="__Fieldmark__507_2161409428"/>
      <w:bookmarkStart w:id="287" w:name="__Fieldmark__528_2312622389"/>
      <w:bookmarkStart w:id="288" w:name="__Fieldmark__549_948816634"/>
      <w:bookmarkStart w:id="289" w:name="__Fieldmark__570_462321902"/>
      <w:bookmarkStart w:id="290" w:name="__Fieldmark__591_739104655"/>
      <w:bookmarkStart w:id="291" w:name="__Fieldmark__611_1929513578"/>
      <w:bookmarkStart w:id="292" w:name="__Fieldmark__633_1105856583"/>
      <w:bookmarkStart w:id="293" w:name="__Fieldmark__651_2209115713"/>
      <w:bookmarkStart w:id="294" w:name="__Fieldmark__671_687217606"/>
      <w:bookmarkStart w:id="295" w:name="__Fieldmark__691_2049629825"/>
      <w:bookmarkStart w:id="296" w:name="__Fieldmark__711_2362112943"/>
      <w:bookmarkStart w:id="297" w:name="__Fieldmark__731_3642959469"/>
      <w:bookmarkStart w:id="298" w:name="__Fieldmark__805_527255555"/>
      <w:bookmarkStart w:id="299" w:name="__Fieldmark__861_2048093008"/>
      <w:bookmarkStart w:id="300" w:name="__Fieldmark__7882_1777031281"/>
      <w:bookmarkStart w:id="301" w:name="__Fieldmark__852_908293503"/>
      <w:bookmarkStart w:id="302" w:name="__Fieldmark__964_2280461051"/>
      <w:bookmarkStart w:id="303" w:name="__Fieldmark__969_1561598236"/>
      <w:bookmarkStart w:id="304" w:name="__Fieldmark__1096_2505137388"/>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r>
      <w:r>
        <w:fldChar w:fldCharType="end"/>
      </w:r>
      <w:bookmarkEnd w:id="265"/>
      <w:r>
        <w:rPr/>
        <w:t xml:space="preserve">. </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05" w:name="__Fieldmark__1249_1417665735"/>
      <w:r>
        <w:rPr/>
        <w:t>(</w:t>
      </w:r>
      <w:bookmarkStart w:id="306" w:name="__Fieldmark__1061_3310317172"/>
      <w:r>
        <w:rPr/>
        <w:t>M</w:t>
      </w:r>
      <w:bookmarkStart w:id="307" w:name="__Fieldmark__1295_2505137388"/>
      <w:r>
        <w:rPr/>
        <w:t>a</w:t>
      </w:r>
      <w:bookmarkStart w:id="308" w:name="__Fieldmark__1127_1561598236"/>
      <w:r>
        <w:rPr/>
        <w:t>c</w:t>
      </w:r>
      <w:bookmarkStart w:id="309" w:name="__Fieldmark__1118_2280461051"/>
      <w:r>
        <w:rPr/>
        <w:t>k</w:t>
      </w:r>
      <w:bookmarkStart w:id="310" w:name="__Fieldmark__1001_908293503"/>
      <w:r>
        <w:rPr/>
        <w:t>w</w:t>
      </w:r>
      <w:bookmarkStart w:id="311" w:name="__Fieldmark__8027_1777031281"/>
      <w:r>
        <w:rPr/>
        <w:t>e</w:t>
      </w:r>
      <w:bookmarkStart w:id="312" w:name="__Fieldmark__1006_2048093008"/>
      <w:r>
        <w:rPr/>
        <w:t>l</w:t>
      </w:r>
      <w:bookmarkStart w:id="313" w:name="__Fieldmark__940_527255555"/>
      <w:r>
        <w:rPr/>
        <w:t>l</w:t>
      </w:r>
      <w:bookmarkStart w:id="314" w:name="__Fieldmark__862_3642959469"/>
      <w:r>
        <w:rPr/>
        <w:t xml:space="preserve"> </w:t>
      </w:r>
      <w:bookmarkStart w:id="315" w:name="__Fieldmark__838_2362112943"/>
      <w:r>
        <w:rPr/>
        <w:t>a</w:t>
      </w:r>
      <w:bookmarkStart w:id="316" w:name="__Fieldmark__814_2049629825"/>
      <w:r>
        <w:rPr/>
        <w:t>n</w:t>
      </w:r>
      <w:bookmarkStart w:id="317" w:name="__Fieldmark__790_687217606"/>
      <w:r>
        <w:rPr/>
        <w:t>d</w:t>
      </w:r>
      <w:bookmarkStart w:id="318" w:name="__Fieldmark__766_2209115713"/>
      <w:r>
        <w:rPr/>
        <w:t xml:space="preserve"> </w:t>
      </w:r>
      <w:bookmarkStart w:id="319" w:name="__Fieldmark__744_1105856583"/>
      <w:r>
        <w:rPr/>
        <w:t>K</w:t>
      </w:r>
      <w:bookmarkStart w:id="320" w:name="__Fieldmark__718_1929513578"/>
      <w:r>
        <w:rPr/>
        <w:t>o</w:t>
      </w:r>
      <w:bookmarkStart w:id="321" w:name="__Fieldmark__694_739104655"/>
      <w:r>
        <w:rPr/>
        <w:t>h</w:t>
      </w:r>
      <w:bookmarkStart w:id="322" w:name="__Fieldmark__669_462321902"/>
      <w:r>
        <w:rPr/>
        <w:t>l</w:t>
      </w:r>
      <w:bookmarkStart w:id="323" w:name="__Fieldmark__644_948816634"/>
      <w:r>
        <w:rPr/>
        <w:t>s</w:t>
      </w:r>
      <w:bookmarkStart w:id="324" w:name="__Fieldmark__619_2312622389"/>
      <w:r>
        <w:rPr/>
        <w:t>t</w:t>
      </w:r>
      <w:bookmarkStart w:id="325" w:name="__Fieldmark__594_2161409428"/>
      <w:r>
        <w:rPr/>
        <w:t>e</w:t>
      </w:r>
      <w:bookmarkStart w:id="326" w:name="__Fieldmark__568_188299688"/>
      <w:r>
        <w:rPr/>
        <w:t>d</w:t>
      </w:r>
      <w:bookmarkStart w:id="327" w:name="__Fieldmark__541_1216455718"/>
      <w:r>
        <w:rPr/>
        <w:t>t</w:t>
      </w:r>
      <w:bookmarkStart w:id="328" w:name="__Fieldmark__514_649753871"/>
      <w:r>
        <w:rPr/>
        <w:t xml:space="preserve"> </w:t>
      </w:r>
      <w:bookmarkStart w:id="329" w:name="__Fieldmark__487_2534479100"/>
      <w:r>
        <w:rPr/>
        <w:t>1</w:t>
      </w:r>
      <w:bookmarkStart w:id="330" w:name="__Fieldmark__460_1692434574"/>
      <w:r>
        <w:rPr/>
        <w:t>9</w:t>
      </w:r>
      <w:bookmarkStart w:id="331" w:name="__Fieldmark__433_148202576"/>
      <w:r>
        <w:rPr/>
        <w:t>9</w:t>
      </w:r>
      <w:bookmarkStart w:id="332" w:name="__Fieldmark__1978_2994147849"/>
      <w:r>
        <w:rPr/>
        <w:t>0</w:t>
      </w:r>
      <w:bookmarkStart w:id="333" w:name="__Fieldmark__378_3231691474"/>
      <w:r>
        <w:rPr/>
        <w:t>)</w:t>
      </w:r>
      <w:bookmarkStart w:id="334" w:name="__Fieldmark__350_3149341642"/>
      <w:r>
        <w:rPr/>
      </w:r>
      <w:r>
        <w:fldChar w:fldCharType="end"/>
      </w:r>
      <w:bookmarkStart w:id="335" w:name="__Fieldmark__294_4019975519"/>
      <w:bookmarkStart w:id="336" w:name="__Fieldmark__238_3917936936"/>
      <w:bookmarkStart w:id="337" w:name="__Fieldmark__182_837005789"/>
      <w:bookmarkStart w:id="338" w:name="__Fieldmark__126_2630548144"/>
      <w:bookmarkStart w:id="339" w:name="__Fieldmark__133_2304565098"/>
      <w:bookmarkStart w:id="340" w:name="__Fieldmark__2490_2304565098"/>
      <w:bookmarkStart w:id="341" w:name="__Fieldmark__154_3470823330"/>
      <w:bookmarkStart w:id="342" w:name="__Fieldmark__210_3265051427"/>
      <w:bookmarkStart w:id="343" w:name="__Fieldmark__266_3852820974"/>
      <w:bookmarkStart w:id="344" w:name="__Fieldmark__322_4213078475"/>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Pr/>
        <w:t xml:space="preserve"> to 10</w:t>
      </w:r>
      <w:r>
        <w:rPr>
          <w:vertAlign w:val="superscript"/>
        </w:rPr>
        <w:t>-15.7</w:t>
      </w:r>
      <w:r>
        <w:rPr/>
        <w:t xml:space="preserve"> m</w:t>
      </w:r>
      <w:r>
        <w:rPr>
          <w:vertAlign w:val="superscript"/>
        </w:rPr>
        <w:t>2</w:t>
      </w:r>
      <w:r>
        <w:rPr/>
        <w:t xml:space="preserve">/s for the </w:t>
      </w:r>
      <w:del w:id="81" w:author="Elizabeth F" w:date="2017-11-06T15:15:03Z">
        <w:r>
          <w:rPr/>
          <w:delText xml:space="preserve">mobility of </w:delText>
        </w:r>
      </w:del>
      <w:ins w:id="82" w:author="Elizabeth F" w:date="2017-11-06T15:15:21Z">
        <w:r>
          <w:rPr/>
          <w:t xml:space="preserve"> decrease in </w:t>
        </w:r>
      </w:ins>
      <w:r>
        <w:rPr/>
        <w:t>hydrated Si vacancies</w:t>
      </w:r>
      <w:ins w:id="83" w:author="Elizabeth F" w:date="2017-11-06T01:48:22Z">
        <w:r>
          <w:rPr/>
          <w:t>, [Si],</w:t>
        </w:r>
      </w:ins>
      <w:r>
        <w:rPr/>
        <w:t xml:space="preserve"> </w:t>
      </w:r>
      <w:del w:id="84" w:author="Elizabeth F" w:date="2017-11-06T15:15:37Z">
        <w:r>
          <w:rPr/>
          <w:delText>in</w:delText>
        </w:r>
      </w:del>
      <w:ins w:id="85" w:author="Elizabeth F" w:date="2017-11-06T15:15:37Z">
        <w:r>
          <w:rPr/>
          <w:t>from</w:t>
        </w:r>
      </w:ins>
      <w:r>
        <w:rPr/>
        <w:t xml:space="preserve"> synthetic forsterite </w:t>
      </w:r>
      <w:ins w:id="86" w:author="Elizabeth F" w:date="2017-11-06T15:15:41Z">
        <w:r>
          <w:rPr/>
          <w:t xml:space="preserve">during dehydration </w:t>
        </w:r>
      </w:ins>
      <w:r>
        <w:rPr/>
        <w:t xml:space="preserve">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45" w:name="__Fieldmark__1413_1417665735"/>
      <w:r>
        <w:rPr/>
      </w:r>
      <w:r>
        <w:rPr>
          <w:rFonts w:cs="Times New Roman"/>
          <w:szCs w:val="24"/>
        </w:rPr>
        <w:t>(</w:t>
      </w:r>
      <w:bookmarkStart w:id="346" w:name="__Fieldmark__1214_3310317172"/>
      <w:r>
        <w:rPr>
          <w:rFonts w:cs="Times New Roman"/>
          <w:szCs w:val="24"/>
        </w:rPr>
        <w:t>P</w:t>
      </w:r>
      <w:bookmarkStart w:id="347" w:name="__Fieldmark__1447_2505137388"/>
      <w:r>
        <w:rPr>
          <w:rFonts w:cs="Times New Roman"/>
          <w:szCs w:val="24"/>
        </w:rPr>
        <w:t>a</w:t>
      </w:r>
      <w:bookmarkStart w:id="348" w:name="__Fieldmark__1271_1561598236"/>
      <w:r>
        <w:rPr>
          <w:rFonts w:cs="Times New Roman"/>
          <w:szCs w:val="24"/>
        </w:rPr>
        <w:t>d</w:t>
      </w:r>
      <w:bookmarkStart w:id="349" w:name="__Fieldmark__1259_2280461051"/>
      <w:r>
        <w:rPr>
          <w:rFonts w:cs="Times New Roman"/>
          <w:szCs w:val="24"/>
        </w:rPr>
        <w:t>r</w:t>
      </w:r>
      <w:bookmarkStart w:id="350" w:name="__Fieldmark__1139_908293503"/>
      <w:r>
        <w:rPr>
          <w:rFonts w:cs="Times New Roman"/>
          <w:szCs w:val="24"/>
        </w:rPr>
        <w:t>ó</w:t>
      </w:r>
      <w:bookmarkStart w:id="351" w:name="__Fieldmark__8162_1777031281"/>
      <w:r>
        <w:rPr>
          <w:rFonts w:cs="Times New Roman"/>
          <w:szCs w:val="24"/>
        </w:rPr>
        <w:t>n</w:t>
      </w:r>
      <w:bookmarkStart w:id="352" w:name="__Fieldmark__1138_2048093008"/>
      <w:r>
        <w:rPr>
          <w:rFonts w:cs="Times New Roman"/>
          <w:szCs w:val="24"/>
        </w:rPr>
        <w:t>-</w:t>
      </w:r>
      <w:bookmarkStart w:id="353" w:name="__Fieldmark__1069_527255555"/>
      <w:r>
        <w:rPr>
          <w:rFonts w:cs="Times New Roman"/>
          <w:szCs w:val="24"/>
        </w:rPr>
        <w:t>N</w:t>
      </w:r>
      <w:bookmarkStart w:id="354" w:name="__Fieldmark__988_3642959469"/>
      <w:r>
        <w:rPr>
          <w:rFonts w:cs="Times New Roman"/>
          <w:szCs w:val="24"/>
        </w:rPr>
        <w:t>a</w:t>
      </w:r>
      <w:bookmarkStart w:id="355" w:name="__Fieldmark__961_2362112943"/>
      <w:r>
        <w:rPr>
          <w:rFonts w:cs="Times New Roman"/>
          <w:szCs w:val="24"/>
        </w:rPr>
        <w:t>v</w:t>
      </w:r>
      <w:bookmarkStart w:id="356" w:name="__Fieldmark__933_2049629825"/>
      <w:r>
        <w:rPr>
          <w:rFonts w:cs="Times New Roman"/>
          <w:szCs w:val="24"/>
        </w:rPr>
        <w:t>a</w:t>
      </w:r>
      <w:bookmarkStart w:id="357" w:name="__Fieldmark__905_687217606"/>
      <w:r>
        <w:rPr>
          <w:rFonts w:cs="Times New Roman"/>
          <w:szCs w:val="24"/>
        </w:rPr>
        <w:t>r</w:t>
      </w:r>
      <w:bookmarkStart w:id="358" w:name="__Fieldmark__877_2209115713"/>
      <w:r>
        <w:rPr>
          <w:rFonts w:cs="Times New Roman"/>
          <w:szCs w:val="24"/>
        </w:rPr>
        <w:t>t</w:t>
      </w:r>
      <w:bookmarkStart w:id="359" w:name="__Fieldmark__851_1105856583"/>
      <w:r>
        <w:rPr>
          <w:rFonts w:cs="Times New Roman"/>
          <w:szCs w:val="24"/>
        </w:rPr>
        <w:t>a</w:t>
      </w:r>
      <w:bookmarkStart w:id="360" w:name="__Fieldmark__821_1929513578"/>
      <w:r>
        <w:rPr>
          <w:rFonts w:cs="Times New Roman"/>
          <w:szCs w:val="24"/>
        </w:rPr>
        <w:t>,</w:t>
      </w:r>
      <w:bookmarkStart w:id="361" w:name="__Fieldmark__793_739104655"/>
      <w:r>
        <w:rPr>
          <w:rFonts w:cs="Times New Roman"/>
          <w:szCs w:val="24"/>
        </w:rPr>
        <w:t xml:space="preserve"> </w:t>
      </w:r>
      <w:bookmarkStart w:id="362" w:name="__Fieldmark__764_462321902"/>
      <w:r>
        <w:rPr>
          <w:rFonts w:cs="Times New Roman"/>
          <w:szCs w:val="24"/>
        </w:rPr>
        <w:t>H</w:t>
      </w:r>
      <w:bookmarkStart w:id="363" w:name="__Fieldmark__735_948816634"/>
      <w:r>
        <w:rPr>
          <w:rFonts w:cs="Times New Roman"/>
          <w:szCs w:val="24"/>
        </w:rPr>
        <w:t>e</w:t>
      </w:r>
      <w:bookmarkStart w:id="364" w:name="__Fieldmark__706_2312622389"/>
      <w:r>
        <w:rPr>
          <w:rFonts w:cs="Times New Roman"/>
          <w:szCs w:val="24"/>
        </w:rPr>
        <w:t>r</w:t>
      </w:r>
      <w:bookmarkStart w:id="365" w:name="__Fieldmark__677_2161409428"/>
      <w:r>
        <w:rPr>
          <w:rFonts w:cs="Times New Roman"/>
          <w:szCs w:val="24"/>
        </w:rPr>
        <w:t>m</w:t>
      </w:r>
      <w:bookmarkStart w:id="366" w:name="__Fieldmark__647_188299688"/>
      <w:r>
        <w:rPr>
          <w:rFonts w:cs="Times New Roman"/>
          <w:szCs w:val="24"/>
        </w:rPr>
        <w:t>a</w:t>
      </w:r>
      <w:bookmarkStart w:id="367" w:name="__Fieldmark__616_1216455718"/>
      <w:r>
        <w:rPr>
          <w:rFonts w:cs="Times New Roman"/>
          <w:szCs w:val="24"/>
        </w:rPr>
        <w:t>n</w:t>
      </w:r>
      <w:bookmarkStart w:id="368" w:name="__Fieldmark__585_649753871"/>
      <w:r>
        <w:rPr>
          <w:rFonts w:cs="Times New Roman"/>
          <w:szCs w:val="24"/>
        </w:rPr>
        <w:t>n</w:t>
      </w:r>
      <w:bookmarkStart w:id="369" w:name="__Fieldmark__554_2534479100"/>
      <w:r>
        <w:rPr>
          <w:rFonts w:cs="Times New Roman"/>
          <w:szCs w:val="24"/>
        </w:rPr>
        <w:t>,</w:t>
      </w:r>
      <w:bookmarkStart w:id="370" w:name="__Fieldmark__523_1692434574"/>
      <w:r>
        <w:rPr>
          <w:rFonts w:cs="Times New Roman"/>
          <w:szCs w:val="24"/>
        </w:rPr>
        <w:t xml:space="preserve"> </w:t>
      </w:r>
      <w:bookmarkStart w:id="371" w:name="__Fieldmark__492_148202576"/>
      <w:r>
        <w:rPr>
          <w:rFonts w:cs="Times New Roman"/>
          <w:szCs w:val="24"/>
        </w:rPr>
        <w:t>a</w:t>
      </w:r>
      <w:bookmarkStart w:id="372" w:name="__Fieldmark__2033_2994147849"/>
      <w:r>
        <w:rPr>
          <w:rFonts w:cs="Times New Roman"/>
          <w:szCs w:val="24"/>
        </w:rPr>
        <w:t>n</w:t>
      </w:r>
      <w:bookmarkStart w:id="373" w:name="__Fieldmark__429_3231691474"/>
      <w:r>
        <w:rPr>
          <w:rFonts w:cs="Times New Roman"/>
          <w:szCs w:val="24"/>
        </w:rPr>
        <w:t>d</w:t>
      </w:r>
      <w:bookmarkStart w:id="374" w:name="__Fieldmark__397_3149341642"/>
      <w:r>
        <w:rPr>
          <w:rFonts w:cs="Times New Roman"/>
          <w:szCs w:val="24"/>
        </w:rPr>
        <w:t xml:space="preserve"> </w:t>
      </w:r>
      <w:bookmarkStart w:id="375" w:name="__Fieldmark__365_4213078475"/>
      <w:r>
        <w:rPr>
          <w:rFonts w:cs="Times New Roman"/>
          <w:szCs w:val="24"/>
        </w:rPr>
        <w:t>O</w:t>
      </w:r>
      <w:bookmarkStart w:id="376" w:name="__Fieldmark__333_4019975519"/>
      <w:r>
        <w:rPr>
          <w:rFonts w:cs="Times New Roman"/>
          <w:szCs w:val="24"/>
        </w:rPr>
        <w:t>’</w:t>
      </w:r>
      <w:bookmarkStart w:id="377" w:name="__Fieldmark__301_3852820974"/>
      <w:r>
        <w:rPr>
          <w:rFonts w:cs="Times New Roman"/>
          <w:szCs w:val="24"/>
        </w:rPr>
        <w:t>N</w:t>
      </w:r>
      <w:bookmarkStart w:id="378" w:name="__Fieldmark__269_3917936936"/>
      <w:r>
        <w:rPr>
          <w:rFonts w:cs="Times New Roman"/>
          <w:szCs w:val="24"/>
        </w:rPr>
        <w:t>e</w:t>
      </w:r>
      <w:bookmarkStart w:id="379" w:name="__Fieldmark__237_3265051427"/>
      <w:r>
        <w:rPr>
          <w:rFonts w:cs="Times New Roman"/>
          <w:szCs w:val="24"/>
        </w:rPr>
        <w:t>i</w:t>
      </w:r>
      <w:bookmarkStart w:id="380" w:name="__Fieldmark__205_837005789"/>
      <w:r>
        <w:rPr>
          <w:rFonts w:cs="Times New Roman"/>
          <w:szCs w:val="24"/>
        </w:rPr>
        <w:t>l</w:t>
      </w:r>
      <w:bookmarkStart w:id="381" w:name="__Fieldmark__173_3470823330"/>
      <w:r>
        <w:rPr>
          <w:rFonts w:cs="Times New Roman"/>
          <w:szCs w:val="24"/>
        </w:rPr>
        <w:t>l</w:t>
      </w:r>
      <w:bookmarkStart w:id="382" w:name="__Fieldmark__141_2630548144"/>
      <w:r>
        <w:rPr>
          <w:rFonts w:cs="Times New Roman"/>
          <w:szCs w:val="24"/>
        </w:rPr>
        <w:t xml:space="preserve"> </w:t>
      </w:r>
      <w:bookmarkStart w:id="383" w:name="__Fieldmark__2501_2304565098"/>
      <w:r>
        <w:rPr>
          <w:rFonts w:cs="Times New Roman"/>
          <w:szCs w:val="24"/>
        </w:rPr>
        <w:t>2</w:t>
      </w:r>
      <w:bookmarkStart w:id="384" w:name="__Fieldmark__142_2304565098"/>
      <w:r>
        <w:rPr>
          <w:rFonts w:cs="Times New Roman"/>
          <w:szCs w:val="24"/>
        </w:rPr>
        <w:t>014)</w:t>
      </w:r>
      <w:r>
        <w:rPr/>
      </w:r>
      <w:r>
        <w:fldChar w:fldCharType="end"/>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385" w:name="__Fieldmark__1574_1417665735"/>
      <w:r>
        <w:rPr/>
        <w:t>(</w:t>
      </w:r>
      <w:bookmarkStart w:id="386" w:name="__Fieldmark__1371_3310317172"/>
      <w:r>
        <w:rPr/>
        <w:t>e</w:t>
      </w:r>
      <w:bookmarkStart w:id="387" w:name="__Fieldmark__1600_2505137388"/>
      <w:r>
        <w:rPr/>
        <w:t>.</w:t>
      </w:r>
      <w:bookmarkStart w:id="388" w:name="__Fieldmark__1420_1561598236"/>
      <w:r>
        <w:rPr/>
        <w:t>g</w:t>
      </w:r>
      <w:bookmarkStart w:id="389" w:name="__Fieldmark__1404_2280461051"/>
      <w:r>
        <w:rPr/>
        <w:t>.</w:t>
      </w:r>
      <w:bookmarkStart w:id="390" w:name="__Fieldmark__1280_908293503"/>
      <w:r>
        <w:rPr/>
        <w:t>,</w:t>
      </w:r>
      <w:bookmarkStart w:id="391" w:name="__Fieldmark__8299_1777031281"/>
      <w:r>
        <w:rPr/>
        <w:t xml:space="preserve"> </w:t>
      </w:r>
      <w:bookmarkStart w:id="392" w:name="__Fieldmark__1273_2048093008"/>
      <w:r>
        <w:rPr/>
        <w:t>T</w:t>
      </w:r>
      <w:bookmarkStart w:id="393" w:name="__Fieldmark__1198_527255555"/>
      <w:r>
        <w:rPr/>
        <w:t>ollan e</w:t>
      </w:r>
      <w:bookmarkStart w:id="394" w:name="__Fieldmark__1113_3642959469"/>
      <w:r>
        <w:rPr/>
        <w:t>t</w:t>
      </w:r>
      <w:bookmarkStart w:id="395" w:name="__Fieldmark__1082_2362112943"/>
      <w:r>
        <w:rPr/>
        <w:t xml:space="preserve"> </w:t>
      </w:r>
      <w:bookmarkStart w:id="396" w:name="__Fieldmark__1050_2049629825"/>
      <w:r>
        <w:rPr/>
        <w:t>a</w:t>
      </w:r>
      <w:bookmarkStart w:id="397" w:name="__Fieldmark__1018_687217606"/>
      <w:r>
        <w:rPr/>
        <w:t>l</w:t>
      </w:r>
      <w:bookmarkStart w:id="398" w:name="__Fieldmark__986_2209115713"/>
      <w:r>
        <w:rPr/>
        <w:t>.</w:t>
      </w:r>
      <w:bookmarkStart w:id="399" w:name="__Fieldmark__956_1105856583"/>
      <w:r>
        <w:rPr/>
        <w:t xml:space="preserve"> </w:t>
      </w:r>
      <w:bookmarkStart w:id="400" w:name="__Fieldmark__922_1929513578"/>
      <w:r>
        <w:rPr/>
        <w:t>2</w:t>
      </w:r>
      <w:bookmarkStart w:id="401" w:name="__Fieldmark__890_739104655"/>
      <w:r>
        <w:rPr/>
        <w:t>0</w:t>
      </w:r>
      <w:bookmarkStart w:id="402" w:name="__Fieldmark__857_462321902"/>
      <w:r>
        <w:rPr/>
        <w:t>1</w:t>
      </w:r>
      <w:bookmarkStart w:id="403" w:name="__Fieldmark__824_948816634"/>
      <w:r>
        <w:rPr/>
        <w:t>5</w:t>
      </w:r>
      <w:bookmarkStart w:id="404" w:name="__Fieldmark__791_2312622389"/>
      <w:r>
        <w:rPr/>
        <w:t>)</w:t>
      </w:r>
      <w:bookmarkStart w:id="405" w:name="__Fieldmark__758_2161409428"/>
      <w:r>
        <w:rPr/>
      </w:r>
      <w:r>
        <w:fldChar w:fldCharType="end"/>
      </w:r>
      <w:bookmarkStart w:id="406" w:name="__Fieldmark__689_1216455718"/>
      <w:bookmarkStart w:id="407" w:name="__Fieldmark__619_2534479100"/>
      <w:bookmarkStart w:id="408" w:name="__Fieldmark__549_148202576"/>
      <w:bookmarkStart w:id="409" w:name="__Fieldmark__478_3231691474"/>
      <w:bookmarkStart w:id="410" w:name="__Fieldmark__406_4213078475"/>
      <w:bookmarkStart w:id="411" w:name="__Fieldmark__334_3852820974"/>
      <w:bookmarkStart w:id="412" w:name="__Fieldmark__262_3265051427"/>
      <w:bookmarkStart w:id="413" w:name="__Fieldmark__190_3470823330"/>
      <w:bookmarkStart w:id="414" w:name="__Fieldmark__2510_2304565098"/>
      <w:bookmarkStart w:id="415" w:name="__Fieldmark__155_2304565098"/>
      <w:bookmarkStart w:id="416" w:name="__Fieldmark__154_2630548144"/>
      <w:bookmarkStart w:id="417" w:name="__Fieldmark__226_837005789"/>
      <w:bookmarkStart w:id="418" w:name="__Fieldmark__298_3917936936"/>
      <w:bookmarkStart w:id="419" w:name="__Fieldmark__370_4019975519"/>
      <w:bookmarkStart w:id="420" w:name="__Fieldmark__442_3149341642"/>
      <w:bookmarkStart w:id="421" w:name="__Fieldmark__2086_2994147849"/>
      <w:bookmarkStart w:id="422" w:name="__Fieldmark__584_1692434574"/>
      <w:bookmarkStart w:id="423" w:name="__Fieldmark__654_649753871"/>
      <w:bookmarkStart w:id="424" w:name="__Fieldmark__724_188299688"/>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w:t>
      </w:r>
      <w:r>
        <w:rPr>
          <w:vertAlign w:val="superscript"/>
        </w:rPr>
        <w:t>+</w:t>
      </w:r>
      <w:r>
        <w:rPr/>
        <w:t xml:space="preserve">. </w:t>
      </w:r>
    </w:p>
    <w:p>
      <w:pPr>
        <w:pStyle w:val="Normal"/>
        <w:rPr/>
      </w:pPr>
      <w:r>
        <w:rPr/>
        <w:t>Bulk H</w:t>
      </w:r>
      <w:r>
        <w:rPr>
          <w:vertAlign w:val="superscript"/>
        </w:rPr>
        <w:t>+</w:t>
      </w:r>
      <w:r>
        <w:rPr/>
        <w:t xml:space="preserve"> diffusion in natural olivine </w:t>
      </w:r>
      <w:del w:id="87" w:author="Elizabeth F" w:date="2017-11-06T02:05:49Z">
        <w:r>
          <w:rPr/>
          <w:delText>is often thought</w:delText>
        </w:r>
      </w:del>
      <w:ins w:id="88" w:author="Elizabeth F" w:date="2017-11-06T02:05:49Z">
        <w:r>
          <w:rPr/>
          <w:t>has been observed</w:t>
        </w:r>
      </w:ins>
      <w:ins w:id="89" w:author="Elizabeth F" w:date="2017-11-06T02:06:11Z">
        <w:r>
          <w:rPr/>
          <w:t xml:space="preserve"> to occur at two different rates during hydration under pressure (Kohlstedt &amp; Mackwell 1998; Demouchy &amp; Mackwell 2006). The faster of these two rates was attributed to a flux of H</w:t>
        </w:r>
      </w:ins>
      <w:ins w:id="90" w:author="Elizabeth F" w:date="2017-11-06T02:06:11Z">
        <w:r>
          <w:rPr>
            <w:vertAlign w:val="superscript"/>
          </w:rPr>
          <w:t>+</w:t>
        </w:r>
      </w:ins>
      <w:ins w:id="91" w:author="Elizabeth F" w:date="2017-11-06T02:06:11Z">
        <w:r>
          <w:rPr/>
          <w:t xml:space="preserve"> charge-balanced by a counter-flux of electrons. Because they distort the local lattice, these electrons are often called polarons, and so this rate was labeled  proton-polaron (PP). The slower rate was attributed to a migration of metal vacancies parallel to the H</w:t>
        </w:r>
      </w:ins>
      <w:ins w:id="92" w:author="Elizabeth F" w:date="2017-11-06T02:06:11Z">
        <w:r>
          <w:rPr>
            <w:vertAlign w:val="superscript"/>
          </w:rPr>
          <w:t>+</w:t>
        </w:r>
      </w:ins>
      <w:ins w:id="93" w:author="Elizabeth F" w:date="2017-11-06T02:06:11Z">
        <w:r>
          <w:rPr>
            <w:position w:val="0"/>
            <w:sz w:val="22"/>
            <w:sz w:val="22"/>
            <w:vertAlign w:val="baseline"/>
          </w:rPr>
          <w:t xml:space="preserve"> and so was refered to as </w:t>
        </w:r>
      </w:ins>
      <w:del w:id="94" w:author="Elizabeth F" w:date="2017-11-06T02:14:02Z">
        <w:r>
          <w:rPr>
            <w:position w:val="0"/>
            <w:sz w:val="22"/>
            <w:sz w:val="22"/>
            <w:vertAlign w:val="baseline"/>
          </w:rPr>
          <w:delText xml:space="preserve"> to occur by one of two mechanisms: a rapid “proton-polaron” mechanism (PP), in which</w:delText>
        </w:r>
      </w:del>
      <w:del w:id="95" w:author="Elizabeth F" w:date="2017-11-06T02:09:46Z">
        <w:r>
          <w:rPr>
            <w:position w:val="0"/>
            <w:sz w:val="22"/>
            <w:sz w:val="22"/>
            <w:vertAlign w:val="baseline"/>
          </w:rPr>
          <w:delText xml:space="preserve"> the flux of H</w:delText>
        </w:r>
      </w:del>
      <w:del w:id="96" w:author="Elizabeth F" w:date="2017-11-06T02:09:46Z">
        <w:r>
          <w:rPr>
            <w:sz w:val="22"/>
            <w:vertAlign w:val="superscript"/>
          </w:rPr>
          <w:delText>+</w:delText>
        </w:r>
      </w:del>
      <w:del w:id="97" w:author="Elizabeth F" w:date="2017-11-06T02:09:46Z">
        <w:r>
          <w:rPr>
            <w:position w:val="0"/>
            <w:sz w:val="22"/>
            <w:sz w:val="22"/>
            <w:vertAlign w:val="baseline"/>
          </w:rPr>
          <w:delText xml:space="preserve"> is charge balanced by a counter-flux of</w:delText>
        </w:r>
      </w:del>
      <w:del w:id="98" w:author="Elizabeth F" w:date="2017-11-06T02:14:02Z">
        <w:r>
          <w:rPr>
            <w:position w:val="0"/>
            <w:sz w:val="22"/>
            <w:sz w:val="22"/>
            <w:vertAlign w:val="baseline"/>
          </w:rPr>
          <w:delText xml:space="preserve"> polarons, and a relatively slow </w:delText>
        </w:r>
      </w:del>
      <w:ins w:id="99" w:author="Elizabeth F" w:date="2017-11-06T02:14:10Z">
        <w:r>
          <w:rPr/>
          <w:t xml:space="preserve"> the </w:t>
        </w:r>
      </w:ins>
      <w:del w:id="100" w:author="Elizabeth F" w:date="2017-11-06T16:11:17Z">
        <w:r>
          <w:rPr/>
          <w:delText>“</w:delText>
        </w:r>
      </w:del>
      <w:r>
        <w:rPr/>
        <w:t>proton-vacancy</w:t>
      </w:r>
      <w:del w:id="101" w:author="Elizabeth F" w:date="2017-11-06T16:11:20Z">
        <w:r>
          <w:rPr/>
          <w:delText>”</w:delText>
        </w:r>
      </w:del>
      <w:del w:id="102" w:author="Elizabeth F" w:date="2017-11-06T15:17:12Z">
        <w:r>
          <w:rPr/>
          <w:delText xml:space="preserve"> mechanism</w:delText>
        </w:r>
      </w:del>
      <w:r>
        <w:rPr/>
        <w:t xml:space="preserve"> (PV)</w:t>
      </w:r>
      <w:del w:id="103" w:author="Elizabeth F" w:date="2017-11-06T02:14:19Z">
        <w:r>
          <w:rPr/>
          <w:delText>, in which charge balance during H</w:delText>
        </w:r>
      </w:del>
      <w:del w:id="104" w:author="Elizabeth F" w:date="2017-11-06T02:14:19Z">
        <w:r>
          <w:rPr>
            <w:vertAlign w:val="superscript"/>
          </w:rPr>
          <w:delText>+</w:delText>
        </w:r>
      </w:del>
      <w:del w:id="105" w:author="Elizabeth F" w:date="2017-11-06T02:14:19Z">
        <w:r>
          <w:rPr/>
          <w:delText xml:space="preserve"> migration is achieved via a parallel flux of meta</w:delText>
        </w:r>
      </w:del>
      <w:r>
        <w:rPr/>
        <w:commentReference w:id="2"/>
      </w:r>
      <w:del w:id="106" w:author="Elizabeth F" w:date="2017-11-06T02:14:19Z">
        <w:r>
          <w:rPr/>
          <w:delText>l vacancies</w:delText>
        </w:r>
      </w:del>
      <w:del w:id="107" w:author="Elizabeth F" w:date="2017-11-06T02:15:53Z">
        <w:r>
          <w:rPr/>
          <w:delText xml:space="preserve"> </w:delText>
        </w:r>
      </w:del>
      <w:r>
        <w:fldChar w:fldCharType="begin"/>
      </w:r>
      <w:r/>
      <w:r>
        <w:fldChar w:fldCharType="separate"/>
      </w:r>
      <w:bookmarkStart w:id="425" w:name="__Fieldmark__1746_1417665735"/>
      <w:r>
        <w:rPr/>
      </w:r>
      <w:r>
        <w:rPr/>
      </w:r>
      <w:r>
        <w:fldChar w:fldCharType="end"/>
      </w:r>
      <w:r>
        <w:fldChar w:fldCharType="begin"/>
      </w:r>
      <w:r/>
      <w:r>
        <w:fldChar w:fldCharType="separate"/>
      </w:r>
      <w:bookmarkStart w:id="426" w:name="__Fieldmark__1749_1417665735"/>
      <w:bookmarkEnd w:id="425"/>
      <w:r>
        <w:rPr/>
      </w:r>
      <w:del w:id="108" w:author="Elizabeth F" w:date="2017-11-06T02:15:53Z">
        <w:bookmarkStart w:id="427" w:name="__Fieldmark__1540_3310317172"/>
        <w:bookmarkEnd w:id="427"/>
        <w:r>
          <w:rPr/>
          <w:delText>(Kohlstedt and Mackwell 1998; Demouchy and Bolfan-Casanova 2016; Thoraval and Demouchy 2014</w:delText>
        </w:r>
      </w:del>
      <w:del w:id="109" w:author="Elizabeth F" w:date="2017-11-06T02:15:53Z">
        <w:bookmarkStart w:id="428" w:name="__DdeLink__13742_2505137388111111111"/>
        <w:bookmarkEnd w:id="428"/>
        <w:r>
          <w:rPr/>
          <w:delText>; Demouchy and Mackwell 2006</w:delText>
        </w:r>
      </w:del>
      <w:del w:id="110" w:author="Elizabeth F" w:date="2017-11-06T02:15:53Z">
        <w:bookmarkStart w:id="429" w:name="__Fieldmark__170_2304565098111111111111111111"/>
        <w:bookmarkStart w:id="430" w:name="__Fieldmark__2521_2304565098111111111111111111"/>
        <w:bookmarkStart w:id="431" w:name="__Fieldmark__169_2630548144111111111111111111"/>
        <w:bookmarkStart w:id="432" w:name="__Fieldmark__209_3470823330111111111111111111"/>
        <w:bookmarkStart w:id="433" w:name="__Fieldmark__249_837005789111111111111111111"/>
        <w:bookmarkStart w:id="434" w:name="__Fieldmark__289_3265051427111111111111111111"/>
        <w:bookmarkStart w:id="435" w:name="__Fieldmark__329_3917936936111111111111111111"/>
        <w:bookmarkStart w:id="436" w:name="__Fieldmark__369_3852820974111111111111111111"/>
        <w:bookmarkStart w:id="437" w:name="__Fieldmark__409_4019975519111111111111111111"/>
        <w:bookmarkStart w:id="438" w:name="__Fieldmark__449_4213078475111111111111111111"/>
        <w:bookmarkStart w:id="439" w:name="__Fieldmark__489_3149341642111111111111111111"/>
        <w:bookmarkStart w:id="440" w:name="__Fieldmark__529_3231691474111111111111111111"/>
        <w:bookmarkStart w:id="441" w:name="__Fieldmark__2141_2994147849111111111111111111"/>
        <w:bookmarkStart w:id="442" w:name="__Fieldmark__608_148202576111111111111111111"/>
        <w:bookmarkStart w:id="443" w:name="__Fieldmark__647_1692434574111111111111111111"/>
        <w:bookmarkStart w:id="444" w:name="__Fieldmark__686_2534479100111111111111111111"/>
        <w:bookmarkStart w:id="445" w:name="__Fieldmark__725_649753871111111111111111111"/>
        <w:bookmarkStart w:id="446" w:name="__Fieldmark__764_1216455718111111111111111111"/>
        <w:bookmarkStart w:id="447" w:name="__Fieldmark__803_188299688111111111111111111"/>
        <w:bookmarkStart w:id="448" w:name="__Fieldmark__841_2161409428111111111111111111"/>
        <w:bookmarkStart w:id="449" w:name="__Fieldmark__878_2312622389111111111111111111"/>
        <w:bookmarkStart w:id="450" w:name="__Fieldmark__914_948816634111111111111111111"/>
        <w:bookmarkStart w:id="451" w:name="__Fieldmark__950_462321902111111111111111111"/>
        <w:bookmarkStart w:id="452" w:name="__Fieldmark__986_739104655111111111111111111"/>
        <w:bookmarkStart w:id="453" w:name="__Fieldmark__1021_1929513578111111111111111111"/>
        <w:bookmarkStart w:id="454" w:name="__Fieldmark__1058_1105856583111111111111111111"/>
        <w:bookmarkStart w:id="455" w:name="__Fieldmark__1091_2209115713111111111111111111"/>
        <w:bookmarkStart w:id="456" w:name="__Fieldmark__1126_687217606111111111111111111"/>
        <w:bookmarkStart w:id="457" w:name="__Fieldmark__1161_2049629825111111111111111111"/>
        <w:bookmarkStart w:id="458" w:name="__Fieldmark__1196_2362112943111111111111111111"/>
        <w:bookmarkStart w:id="459" w:name="__Fieldmark__1230_3642959469111111111111111111"/>
        <w:bookmarkStart w:id="460" w:name="__Fieldmark__1318_527255555111111111111111111"/>
        <w:bookmarkStart w:id="461" w:name="__Fieldmark__1404_2048093008111111111111111111"/>
        <w:bookmarkStart w:id="462" w:name="__Fieldmark__8425_1777031281111111111111111111"/>
        <w:bookmarkStart w:id="463" w:name="__Fieldmark__1409_908293503111111111111111111"/>
        <w:bookmarkStart w:id="464" w:name="__Fieldmark__1536_2280461051111111111111111111"/>
        <w:bookmarkStart w:id="465" w:name="__Fieldmark__1555_1561598236111111111111111111"/>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r>
          <w:rPr/>
          <w:delText>).</w:delText>
        </w:r>
      </w:del>
      <w:bookmarkStart w:id="466" w:name="__Fieldmark__1542_3310317172"/>
      <w:bookmarkEnd w:id="466"/>
      <w:r>
        <w:rPr/>
      </w:r>
      <w:r>
        <w:fldChar w:fldCharType="end"/>
      </w:r>
      <w:ins w:id="111" w:author="Elizabeth F" w:date="2017-11-06T02:52:01Z">
        <w:bookmarkEnd w:id="426"/>
        <w:r>
          <w:rPr/>
          <w:t>Neither of these studies</w:t>
        </w:r>
      </w:ins>
      <w:ins w:id="112" w:author="Elizabeth F" w:date="2017-11-06T02:17:00Z">
        <w:r>
          <w:rPr/>
          <w:t xml:space="preserve"> note any significant differences between peaks, and </w:t>
        </w:r>
      </w:ins>
      <w:ins w:id="113" w:author="Elizabeth F" w:date="2017-11-06T02:18:45Z">
        <w:r>
          <w:rPr/>
          <w:t>subsequent work has generally assumed tha</w:t>
        </w:r>
      </w:ins>
      <w:ins w:id="114" w:author="Elizabeth F" w:date="2017-11-06T02:19:03Z">
        <w:r>
          <w:rPr/>
          <w:t>t dehydration proceeds similarly for bulk H</w:t>
        </w:r>
      </w:ins>
      <w:ins w:id="115" w:author="Elizabeth F" w:date="2017-11-06T02:19:03Z">
        <w:r>
          <w:rPr>
            <w:vertAlign w:val="superscript"/>
          </w:rPr>
          <w:t>+</w:t>
        </w:r>
      </w:ins>
      <w:ins w:id="116" w:author="Elizabeth F" w:date="2017-11-06T02:19:03Z">
        <w:r>
          <w:rPr/>
          <w:t xml:space="preserve">, first at the rate PP and then at the PV rate (Demouchy &amp; Bolfan-Casanova 2016; Thoraval &amp; Demouchy 2014). </w:t>
        </w:r>
      </w:ins>
      <w:del w:id="117" w:author="Elizabeth F" w:date="2017-11-06T02:20:49Z">
        <w:r>
          <w:rPr/>
          <w:delText>H</w:delText>
        </w:r>
      </w:del>
      <w:del w:id="118" w:author="Elizabeth F" w:date="2017-11-06T02:20:49Z">
        <w:r>
          <w:rPr>
            <w:vertAlign w:val="superscript"/>
          </w:rPr>
          <w:delText>+</w:delText>
        </w:r>
      </w:del>
      <w:del w:id="119" w:author="Elizabeth F" w:date="2017-11-06T02:20:49Z">
        <w:r>
          <w:rPr/>
          <w:delText xml:space="preserve"> diffusion via the PP mechanism is observed to be fastest parallel to the crystallographic </w:delText>
        </w:r>
      </w:del>
      <w:del w:id="120" w:author="Elizabeth F" w:date="2017-11-06T02:15:01Z">
        <w:r>
          <w:rPr>
            <w:i/>
            <w:iCs/>
          </w:rPr>
          <w:delText>‘</w:delText>
        </w:r>
      </w:del>
      <w:del w:id="121" w:author="Elizabeth F" w:date="2017-11-06T02:15:01Z">
        <w:r>
          <w:rPr>
            <w:b w:val="false"/>
            <w:bCs w:val="false"/>
            <w:i w:val="false"/>
            <w:iCs w:val="false"/>
          </w:rPr>
          <w:delText>a</w:delText>
        </w:r>
      </w:del>
      <w:del w:id="122" w:author="Elizabeth F" w:date="2017-11-06T02:14:59Z">
        <w:r>
          <w:rPr>
            <w:b w:val="false"/>
            <w:bCs w:val="false"/>
            <w:i w:val="false"/>
            <w:iCs w:val="false"/>
          </w:rPr>
          <w:delText>’</w:delText>
        </w:r>
      </w:del>
      <w:del w:id="123" w:author="Elizabeth F" w:date="2017-11-06T02:20:49Z">
        <w:r>
          <w:rPr>
            <w:b w:val="false"/>
            <w:bCs w:val="false"/>
            <w:i w:val="false"/>
            <w:iCs w:val="false"/>
          </w:rPr>
          <w:delText xml:space="preserve"> direction, while H</w:delText>
        </w:r>
      </w:del>
      <w:del w:id="124" w:author="Elizabeth F" w:date="2017-11-06T02:20:49Z">
        <w:r>
          <w:rPr>
            <w:b w:val="false"/>
            <w:bCs w:val="false"/>
            <w:i w:val="false"/>
            <w:iCs w:val="false"/>
            <w:vertAlign w:val="superscript"/>
          </w:rPr>
          <w:delText>+</w:delText>
        </w:r>
      </w:del>
      <w:del w:id="125" w:author="Elizabeth F" w:date="2017-11-06T02:20:49Z">
        <w:r>
          <w:rPr>
            <w:b w:val="false"/>
            <w:bCs w:val="false"/>
            <w:i w:val="false"/>
            <w:iCs w:val="false"/>
          </w:rPr>
          <w:delText xml:space="preserve"> diffusion by the PV mechanism is fastest along the crystallographic </w:delText>
        </w:r>
      </w:del>
      <w:del w:id="126" w:author="Elizabeth F" w:date="2017-11-06T02:15:26Z">
        <w:r>
          <w:rPr>
            <w:b w:val="false"/>
            <w:bCs w:val="false"/>
            <w:i w:val="false"/>
            <w:iCs w:val="false"/>
          </w:rPr>
          <w:delText>‘c’</w:delText>
        </w:r>
      </w:del>
      <w:del w:id="127" w:author="Elizabeth F" w:date="2017-11-06T02:20:49Z">
        <w:r>
          <w:rPr>
            <w:b w:val="false"/>
            <w:bCs w:val="false"/>
            <w:i w:val="false"/>
            <w:iCs w:val="false"/>
          </w:rPr>
          <w:delText xml:space="preserve"> direction</w:delText>
        </w:r>
      </w:del>
      <w:del w:id="128" w:author="Elizabeth F" w:date="2017-11-06T02:15:41Z">
        <w:r>
          <w:rPr>
            <w:b w:val="false"/>
            <w:bCs w:val="false"/>
            <w:i w:val="false"/>
            <w:iCs w:val="false"/>
          </w:rPr>
          <w:delText xml:space="preserve"> (refs)</w:delText>
        </w:r>
      </w:del>
      <w:del w:id="129" w:author="Elizabeth F" w:date="2017-11-06T02:20:49Z">
        <w:r>
          <w:rPr>
            <w:b w:val="false"/>
            <w:bCs w:val="false"/>
            <w:i w:val="false"/>
            <w:iCs w:val="false"/>
          </w:rPr>
          <w:delText xml:space="preserve">. </w:delText>
        </w:r>
      </w:del>
    </w:p>
    <w:p>
      <w:pPr>
        <w:pStyle w:val="Normal"/>
        <w:rPr/>
      </w:pPr>
      <w:ins w:id="130" w:author="Elizabeth F" w:date="2017-11-06T02:21:26Z">
        <w:r>
          <w:rPr/>
          <w:t xml:space="preserve">Significant disagreement exists </w:t>
        </w:r>
      </w:ins>
      <w:del w:id="131" w:author="Elizabeth F" w:date="2017-11-06T02:21:36Z">
        <w:r>
          <w:rPr/>
          <w:delText>Within</w:delText>
        </w:r>
      </w:del>
      <w:r>
        <w:rPr/>
        <w:t xml:space="preserve"> </w:t>
      </w:r>
      <w:ins w:id="132" w:author="Elizabeth F" w:date="2017-11-06T02:21:40Z">
        <w:r>
          <w:rPr/>
          <w:t>about which set of diffusivities to apply in a given situation.</w:t>
        </w:r>
      </w:ins>
      <w:del w:id="133" w:author="Elizabeth F" w:date="2017-11-06T02:22:12Z">
        <w:r>
          <w:rPr/>
          <w:delText>this PP versus PV framework,</w:delText>
        </w:r>
      </w:del>
      <w:del w:id="134" w:author="Elizabeth F" w:date="2017-11-06T02:21:24Z">
        <w:r>
          <w:rPr/>
          <w:delText xml:space="preserve"> significant disagreement exists</w:delText>
        </w:r>
      </w:del>
      <w:r>
        <w:rPr/>
        <w:t xml:space="preserve">.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467" w:name="__Fieldmark__1911_1417665735"/>
      <w:r>
        <w:rPr/>
        <w:t>L</w:t>
      </w:r>
      <w:bookmarkStart w:id="468" w:name="__Fieldmark__1696_3310317172"/>
      <w:r>
        <w:rPr/>
        <w:t>e</w:t>
      </w:r>
      <w:bookmarkStart w:id="469" w:name="__Fieldmark__1978_2505137388"/>
      <w:r>
        <w:rPr/>
        <w:t xml:space="preserve"> Voyer et al. (2014); Lloyd et al. (2013); and Hauri (2002)</w:t>
      </w:r>
      <w:r>
        <w:rPr/>
      </w:r>
      <w:r>
        <w:fldChar w:fldCharType="end"/>
      </w:r>
      <w:bookmarkStart w:id="470" w:name="__Fieldmark__179_2304565098"/>
      <w:bookmarkStart w:id="471" w:name="__Fieldmark__2528_2304565098"/>
      <w:bookmarkStart w:id="472" w:name="__Fieldmark__180_2630548144"/>
      <w:bookmarkStart w:id="473" w:name="__Fieldmark__224_3470823330"/>
      <w:bookmarkStart w:id="474" w:name="__Fieldmark__268_837005789"/>
      <w:bookmarkStart w:id="475" w:name="__Fieldmark__312_3265051427"/>
      <w:bookmarkStart w:id="476" w:name="__Fieldmark__356_3917936936"/>
      <w:bookmarkStart w:id="477" w:name="__Fieldmark__400_3852820974"/>
      <w:bookmarkStart w:id="478" w:name="__Fieldmark__444_4019975519"/>
      <w:bookmarkStart w:id="479" w:name="__Fieldmark__488_4213078475"/>
      <w:bookmarkStart w:id="480" w:name="__Fieldmark__532_3149341642"/>
      <w:bookmarkStart w:id="481" w:name="__Fieldmark__576_3231691474"/>
      <w:bookmarkStart w:id="482" w:name="__Fieldmark__2192_2994147849"/>
      <w:bookmarkStart w:id="483" w:name="__Fieldmark__663_148202576"/>
      <w:bookmarkStart w:id="484" w:name="__Fieldmark__706_1692434574"/>
      <w:bookmarkStart w:id="485" w:name="__Fieldmark__749_2534479100"/>
      <w:bookmarkStart w:id="486" w:name="__Fieldmark__792_649753871"/>
      <w:bookmarkStart w:id="487" w:name="__Fieldmark__835_1216455718"/>
      <w:bookmarkStart w:id="488" w:name="__Fieldmark__878_188299688"/>
      <w:bookmarkStart w:id="489" w:name="__Fieldmark__920_2161409428"/>
      <w:bookmarkStart w:id="490" w:name="__Fieldmark__961_2312622389"/>
      <w:bookmarkStart w:id="491" w:name="__Fieldmark__1001_948816634"/>
      <w:bookmarkStart w:id="492" w:name="__Fieldmark__1041_462321902"/>
      <w:bookmarkStart w:id="493" w:name="__Fieldmark__1081_739104655"/>
      <w:bookmarkStart w:id="494" w:name="__Fieldmark__1120_1929513578"/>
      <w:bookmarkStart w:id="495" w:name="__Fieldmark__1161_1105856583"/>
      <w:bookmarkStart w:id="496" w:name="__Fieldmark__1198_2209115713"/>
      <w:bookmarkStart w:id="497" w:name="__Fieldmark__1237_687217606"/>
      <w:bookmarkStart w:id="498" w:name="__Fieldmark__1276_2049629825"/>
      <w:bookmarkStart w:id="499" w:name="__Fieldmark__1315_2362112943"/>
      <w:bookmarkStart w:id="500" w:name="__Fieldmark__1353_3642959469"/>
      <w:bookmarkStart w:id="501" w:name="__Fieldmark__1445_527255555"/>
      <w:bookmarkStart w:id="502" w:name="__Fieldmark__1535_2048093008"/>
      <w:bookmarkStart w:id="503" w:name="__Fieldmark__8560_1777031281"/>
      <w:bookmarkStart w:id="504" w:name="__Fieldmark__1548_908293503"/>
      <w:bookmarkStart w:id="505" w:name="__Fieldmark__1679_2280461051"/>
      <w:bookmarkStart w:id="506" w:name="__Fieldmark__1702_156159823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r>
        <w:rPr/>
        <w:t xml:space="preserve"> conclude that </w:t>
      </w:r>
      <w:ins w:id="135" w:author="Elizabeth F" w:date="2017-11-06T02:47:07Z">
        <w:r>
          <w:rPr/>
          <w:t>the PP rate applies</w:t>
        </w:r>
      </w:ins>
      <w:del w:id="136" w:author="Elizabeth F" w:date="2017-11-06T02:47:19Z">
        <w:r>
          <w:rPr/>
          <w:delText>the most rapid H</w:delText>
        </w:r>
      </w:del>
      <w:del w:id="137" w:author="Elizabeth F" w:date="2017-11-06T02:47:19Z">
        <w:r>
          <w:rPr>
            <w:vertAlign w:val="superscript"/>
          </w:rPr>
          <w:delText>+</w:delText>
        </w:r>
      </w:del>
      <w:del w:id="138" w:author="Elizabeth F" w:date="2017-11-06T02:47:19Z">
        <w:r>
          <w:rPr/>
          <w:delText xml:space="preserve"> diffusion mechanism, P</w:delText>
        </w:r>
      </w:del>
      <w:del w:id="139" w:author="Elizabeth F" w:date="2017-11-06T02:47:19Z">
        <w:bookmarkStart w:id="507" w:name="__Fieldmark__1574_5272555551111111111"/>
        <w:bookmarkStart w:id="508" w:name="__Fieldmark__186_23045650981111111111"/>
        <w:bookmarkStart w:id="509" w:name="__Fieldmark__2537_23045650981111111111"/>
        <w:bookmarkEnd w:id="507"/>
        <w:bookmarkEnd w:id="508"/>
        <w:bookmarkEnd w:id="509"/>
        <w:r>
          <w:rPr/>
          <w:delText>P, is likely operational</w:delText>
        </w:r>
      </w:del>
      <w:r>
        <w:rPr/>
        <w:t xml:space="preserve">,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10" w:name="__Fieldmark__2048_1417665735"/>
      <w:r>
        <w:rPr/>
        <w:t>M</w:t>
      </w:r>
      <w:bookmarkStart w:id="511" w:name="__Fieldmark__1829_3310317172"/>
      <w:r>
        <w:rPr/>
        <w:t>i</w:t>
      </w:r>
      <w:bookmarkStart w:id="512" w:name="__Fieldmark__2178_2505137388"/>
      <w:r>
        <w:rPr/>
        <w:t>ronov et al. (2015); Portnyagin et al. (2008); Chen et al. (2011); and Gaetani et al. (2012)</w:t>
      </w:r>
      <w:r>
        <w:rPr/>
      </w:r>
      <w:r>
        <w:fldChar w:fldCharType="end"/>
      </w:r>
      <w:bookmarkStart w:id="513" w:name="__Fieldmark__191_2304565098"/>
      <w:bookmarkStart w:id="514" w:name="__Fieldmark__2544_2304565098"/>
      <w:bookmarkStart w:id="515" w:name="__Fieldmark__204_2630548144"/>
      <w:bookmarkStart w:id="516" w:name="__Fieldmark__256_3470823330"/>
      <w:bookmarkStart w:id="517" w:name="__Fieldmark__308_837005789"/>
      <w:bookmarkStart w:id="518" w:name="__Fieldmark__360_3265051427"/>
      <w:bookmarkStart w:id="519" w:name="__Fieldmark__412_3917936936"/>
      <w:bookmarkStart w:id="520" w:name="__Fieldmark__464_3852820974"/>
      <w:bookmarkStart w:id="521" w:name="__Fieldmark__516_4019975519"/>
      <w:bookmarkStart w:id="522" w:name="__Fieldmark__568_4213078475"/>
      <w:bookmarkStart w:id="523" w:name="__Fieldmark__620_3149341642"/>
      <w:bookmarkStart w:id="524" w:name="__Fieldmark__672_3231691474"/>
      <w:bookmarkStart w:id="525" w:name="__Fieldmark__2296_2994147849"/>
      <w:bookmarkStart w:id="526" w:name="__Fieldmark__775_148202576"/>
      <w:bookmarkStart w:id="527" w:name="__Fieldmark__826_1692434574"/>
      <w:bookmarkStart w:id="528" w:name="__Fieldmark__877_2534479100"/>
      <w:bookmarkStart w:id="529" w:name="__Fieldmark__928_649753871"/>
      <w:bookmarkStart w:id="530" w:name="__Fieldmark__979_1216455718"/>
      <w:bookmarkStart w:id="531" w:name="__Fieldmark__1030_188299688"/>
      <w:bookmarkStart w:id="532" w:name="__Fieldmark__1080_2161409428"/>
      <w:bookmarkStart w:id="533" w:name="__Fieldmark__1129_2312622389"/>
      <w:bookmarkStart w:id="534" w:name="__Fieldmark__1177_948816634"/>
      <w:bookmarkStart w:id="535" w:name="__Fieldmark__1225_462321902"/>
      <w:bookmarkStart w:id="536" w:name="__Fieldmark__1273_739104655"/>
      <w:bookmarkStart w:id="537" w:name="__Fieldmark__1320_1929513578"/>
      <w:bookmarkStart w:id="538" w:name="__Fieldmark__1369_1105856583"/>
      <w:bookmarkStart w:id="539" w:name="__Fieldmark__1414_2209115713"/>
      <w:bookmarkStart w:id="540" w:name="__Fieldmark__1461_687217606"/>
      <w:bookmarkStart w:id="541" w:name="__Fieldmark__1508_2049629825"/>
      <w:bookmarkStart w:id="542" w:name="__Fieldmark__1555_2362112943"/>
      <w:bookmarkStart w:id="543" w:name="__Fieldmark__1600_3642959469"/>
      <w:bookmarkStart w:id="544" w:name="__Fieldmark__1699_527255555"/>
      <w:bookmarkStart w:id="545" w:name="__Fieldmark__1679_2048093008"/>
      <w:bookmarkStart w:id="546" w:name="__Fieldmark__8707_1777031281"/>
      <w:bookmarkStart w:id="547" w:name="__Fieldmark__1699_908293503"/>
      <w:bookmarkStart w:id="548" w:name="__Fieldmark__1834_2280461051"/>
      <w:bookmarkStart w:id="549" w:name="__Fieldmark__1861_1561598236"/>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Pr/>
        <w:t xml:space="preserve"> suggest </w:t>
      </w:r>
      <w:del w:id="140" w:author="Elizabeth F" w:date="2017-11-06T02:48:43Z">
        <w:r>
          <w:rPr/>
          <w:delText>that relatively slow</w:delText>
        </w:r>
      </w:del>
      <w:ins w:id="141" w:author="Elizabeth F" w:date="2017-11-06T02:48:43Z">
        <w:r>
          <w:rPr/>
          <w:t>using</w:t>
        </w:r>
      </w:ins>
      <w:ins w:id="142" w:author="Elizabeth F" w:date="2017-11-06T15:17:54Z">
        <w:r>
          <w:rPr/>
          <w:t xml:space="preserve"> the</w:t>
        </w:r>
      </w:ins>
      <w:r>
        <w:rPr/>
        <w:t xml:space="preserve"> PV</w:t>
      </w:r>
      <w:ins w:id="143" w:author="Elizabeth F" w:date="2017-11-06T15:24:42Z">
        <w:r>
          <w:rPr/>
          <w:t xml:space="preserve"> rate</w:t>
        </w:r>
      </w:ins>
      <w:del w:id="144" w:author="Elizabeth F" w:date="2017-11-06T15:18:04Z">
        <w:r>
          <w:rPr/>
          <w:delText xml:space="preserve"> </w:delText>
        </w:r>
      </w:del>
      <w:del w:id="145" w:author="Elizabeth F" w:date="2017-11-06T02:48:50Z">
        <w:r>
          <w:rPr/>
          <w:delText>diffusion is dominant</w:delText>
        </w:r>
      </w:del>
      <w:ins w:id="146" w:author="Elizabeth F" w:date="2017-11-06T02:23:14Z">
        <w:r>
          <w:rPr/>
          <w:t>. Xenolith studies face similar uncertainty, with some studies mostly focusing on choosing between PP and PV rates (Demouchy et al. 2006; Peslier and Luhr 2006; Denis et al. 2013; Thoraval &amp; Demouchy 2014) and others exploring peak-specific behavior and diffusivities (Hilchie et al. 2014; Tollan et al. 2015</w:t>
        </w:r>
      </w:ins>
      <w:ins w:id="147" w:author="Elizabeth F" w:date="2017-11-06T02:50:28Z">
        <w:r>
          <w:rPr/>
          <w:t xml:space="preserve">; </w:t>
        </w:r>
      </w:ins>
      <w:ins w:id="148" w:author="Elizabeth F" w:date="2017-11-06T02:37:33Z">
        <w:r>
          <w:rPr/>
          <w:t>Peslier et al. 2015)</w:t>
        </w:r>
      </w:ins>
      <w:del w:id="149" w:author="Elizabeth F" w:date="2017-11-06T02:23:14Z">
        <w:r>
          <w:rPr/>
          <w:delText xml:space="preserve">. </w:delText>
        </w:r>
      </w:del>
    </w:p>
    <w:p>
      <w:pPr>
        <w:pStyle w:val="Normal"/>
        <w:rPr/>
      </w:pPr>
      <w:r>
        <w:rPr/>
        <w:t xml:space="preserve">The major goal of this work is to better understand which diffusivity to use for </w:t>
      </w:r>
      <w:del w:id="150" w:author="Elizabeth F" w:date="2017-11-02T16:06:00Z">
        <w:r>
          <w:rPr/>
          <w:delText xml:space="preserve">a </w:delText>
        </w:r>
      </w:del>
      <w:r>
        <w:rPr/>
        <w:t>applications that involve H</w:t>
      </w:r>
      <w:r>
        <w:rPr>
          <w:vertAlign w:val="superscript"/>
        </w:rPr>
        <w:t>+</w:t>
      </w:r>
      <w:r>
        <w:rPr/>
        <w:t xml:space="preserve"> diffusion in natural olivine.</w:t>
      </w:r>
      <w:ins w:id="151" w:author="Elizabeth F" w:date="2017-11-06T02:54:02Z">
        <w:r>
          <w:rPr/>
          <w:t xml:space="preserve"> We focus our efforts mostly on dehydration, for which few experimental studies exist on natural Fe-bearing olivine despite the importance of this parameter for determining</w:t>
        </w:r>
      </w:ins>
      <w:ins w:id="152" w:author="Elizabeth F" w:date="2017-11-06T02:55:25Z">
        <w:r>
          <w:rPr/>
          <w:t xml:space="preserve"> the ascent rate for xenoliths and phenocrysts.</w:t>
        </w:r>
      </w:ins>
      <w:r>
        <w:rPr/>
        <w:commentReference w:id="3"/>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do this for two olivines: a partially hydrated xenolithic olivine from San Carlos and a phenocryst from Kilauea Iki. These data are coupled with independent estimates of the H</w:t>
      </w:r>
      <w:r>
        <w:rPr>
          <w:vertAlign w:val="superscript"/>
        </w:rPr>
        <w:t>+</w:t>
      </w:r>
      <w:r>
        <w:rPr/>
        <w:t xml:space="preserve"> diffusivity based on H</w:t>
      </w:r>
      <w:r>
        <w:rPr>
          <w:vertAlign w:val="superscript"/>
        </w:rPr>
        <w:t>+</w:t>
      </w:r>
      <w:r>
        <w:rPr/>
        <w:t xml:space="preserve"> zonation patterns in a second Kilauea Iki phenocryst to produce a set of generic Arrhenius laws for H</w:t>
      </w:r>
      <w:r>
        <w:rPr>
          <w:vertAlign w:val="superscript"/>
        </w:rPr>
        <w:t>+</w:t>
      </w:r>
      <w:r>
        <w:rPr/>
        <w:t xml:space="preserve"> diffusion in natural olivine with forsterite numbers between 86 and 90.</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550" w:name="__Fieldmark__2206_1417665735"/>
      <w:r>
        <w:rPr/>
        <w:t>(</w:t>
      </w:r>
      <w:bookmarkStart w:id="551" w:name="__Fieldmark__1980_3310317172"/>
      <w:r>
        <w:rPr/>
        <w:t>M</w:t>
      </w:r>
      <w:bookmarkStart w:id="552" w:name="__Fieldmark__2414_2505137388"/>
      <w:r>
        <w:rPr/>
        <w:t>a</w:t>
      </w:r>
      <w:bookmarkStart w:id="553" w:name="__Fieldmark__2025_1561598236"/>
      <w:r>
        <w:rPr/>
        <w:t>c</w:t>
      </w:r>
      <w:bookmarkStart w:id="554" w:name="__Fieldmark__1994_2280461051"/>
      <w:r>
        <w:rPr/>
        <w:t>k</w:t>
      </w:r>
      <w:bookmarkStart w:id="555" w:name="__Fieldmark__1855_908293503"/>
      <w:r>
        <w:rPr/>
        <w:t>w</w:t>
      </w:r>
      <w:bookmarkStart w:id="556" w:name="__Fieldmark__8859_1777031281"/>
      <w:r>
        <w:rPr/>
        <w:t>e</w:t>
      </w:r>
      <w:bookmarkStart w:id="557" w:name="__Fieldmark__1841_2048093008"/>
      <w:r>
        <w:rPr/>
        <w:t>l</w:t>
      </w:r>
      <w:bookmarkStart w:id="558" w:name="__Fieldmark__1833_527255555"/>
      <w:r>
        <w:rPr/>
        <w:t>l</w:t>
      </w:r>
      <w:bookmarkStart w:id="559" w:name="__Fieldmark__1728_3642959469"/>
      <w:r>
        <w:rPr/>
        <w:t xml:space="preserve"> </w:t>
      </w:r>
      <w:bookmarkStart w:id="560" w:name="__Fieldmark__1679_2362112943"/>
      <w:r>
        <w:rPr/>
        <w:t>a</w:t>
      </w:r>
      <w:bookmarkStart w:id="561" w:name="__Fieldmark__1628_2049629825"/>
      <w:r>
        <w:rPr/>
        <w:t>n</w:t>
      </w:r>
      <w:bookmarkStart w:id="562" w:name="__Fieldmark__1577_687217606"/>
      <w:r>
        <w:rPr/>
        <w:t>d</w:t>
      </w:r>
      <w:bookmarkStart w:id="563" w:name="__Fieldmark__1526_2209115713"/>
      <w:r>
        <w:rPr/>
        <w:t xml:space="preserve"> </w:t>
      </w:r>
      <w:bookmarkStart w:id="564" w:name="__Fieldmark__1477_1105856583"/>
      <w:r>
        <w:rPr/>
        <w:t>K</w:t>
      </w:r>
      <w:bookmarkStart w:id="565" w:name="__Fieldmark__1424_1929513578"/>
      <w:r>
        <w:rPr/>
        <w:t>o</w:t>
      </w:r>
      <w:bookmarkStart w:id="566" w:name="__Fieldmark__1373_739104655"/>
      <w:r>
        <w:rPr/>
        <w:t>h</w:t>
      </w:r>
      <w:bookmarkStart w:id="567" w:name="__Fieldmark__1321_462321902"/>
      <w:r>
        <w:rPr/>
        <w:t>l</w:t>
      </w:r>
      <w:bookmarkStart w:id="568" w:name="__Fieldmark__1269_948816634"/>
      <w:r>
        <w:rPr/>
        <w:t>s</w:t>
      </w:r>
      <w:bookmarkStart w:id="569" w:name="__Fieldmark__1217_2312622389"/>
      <w:r>
        <w:rPr/>
        <w:t>t</w:t>
      </w:r>
      <w:bookmarkStart w:id="570" w:name="__Fieldmark__1164_2161409428"/>
      <w:r>
        <w:rPr/>
        <w:t>e</w:t>
      </w:r>
      <w:bookmarkStart w:id="571" w:name="__Fieldmark__1110_188299688"/>
      <w:r>
        <w:rPr/>
        <w:t>d</w:t>
      </w:r>
      <w:bookmarkStart w:id="572" w:name="__Fieldmark__1055_1216455718"/>
      <w:r>
        <w:rPr/>
        <w:t>t</w:t>
      </w:r>
      <w:bookmarkStart w:id="573" w:name="__Fieldmark__1000_649753871"/>
      <w:r>
        <w:rPr/>
        <w:t xml:space="preserve"> </w:t>
      </w:r>
      <w:bookmarkStart w:id="574" w:name="__Fieldmark__945_2534479100"/>
      <w:r>
        <w:rPr/>
        <w:t>1</w:t>
      </w:r>
      <w:bookmarkStart w:id="575" w:name="__Fieldmark__890_1692434574"/>
      <w:r>
        <w:rPr/>
        <w:t>9</w:t>
      </w:r>
      <w:bookmarkStart w:id="576" w:name="__Fieldmark__835_148202576"/>
      <w:r>
        <w:rPr/>
        <w:t>9</w:t>
      </w:r>
      <w:bookmarkStart w:id="577" w:name="__Fieldmark__2352_2994147849"/>
      <w:r>
        <w:rPr/>
        <w:t>0</w:t>
      </w:r>
      <w:bookmarkStart w:id="578" w:name="__Fieldmark__724_3231691474"/>
      <w:r>
        <w:rPr/>
        <w:t>;</w:t>
      </w:r>
      <w:bookmarkStart w:id="579" w:name="__Fieldmark__668_3149341642"/>
      <w:r>
        <w:rPr/>
        <w:t xml:space="preserve"> </w:t>
      </w:r>
      <w:bookmarkStart w:id="580" w:name="__Fieldmark__612_4213078475"/>
      <w:r>
        <w:rPr/>
        <w:t>K</w:t>
      </w:r>
      <w:bookmarkStart w:id="581" w:name="__Fieldmark__556_4019975519"/>
      <w:r>
        <w:rPr/>
        <w:t>o</w:t>
      </w:r>
      <w:bookmarkStart w:id="582" w:name="__Fieldmark__500_3852820974"/>
      <w:r>
        <w:rPr/>
        <w:t>h</w:t>
      </w:r>
      <w:bookmarkStart w:id="583" w:name="__Fieldmark__444_3917936936"/>
      <w:r>
        <w:rPr/>
        <w:t>l</w:t>
      </w:r>
      <w:bookmarkStart w:id="584" w:name="__Fieldmark__388_3265051427"/>
      <w:r>
        <w:rPr/>
        <w:t>s</w:t>
      </w:r>
      <w:bookmarkStart w:id="585" w:name="__Fieldmark__332_837005789"/>
      <w:r>
        <w:rPr/>
        <w:t>t</w:t>
      </w:r>
      <w:bookmarkStart w:id="586" w:name="__Fieldmark__276_3470823330"/>
      <w:r>
        <w:rPr/>
        <w:t>e</w:t>
      </w:r>
      <w:bookmarkStart w:id="587" w:name="__Fieldmark__220_2630548144"/>
      <w:r>
        <w:rPr/>
        <w:t>d</w:t>
      </w:r>
      <w:bookmarkStart w:id="588" w:name="__Fieldmark__2556_2304565098"/>
      <w:r>
        <w:rPr/>
        <w:t>t</w:t>
      </w:r>
      <w:bookmarkStart w:id="589" w:name="__Fieldmark__220_2304565098"/>
      <w:r>
        <w:rPr/>
        <w:t xml:space="preserve"> and Mackwell 1998)</w:t>
      </w:r>
      <w:r>
        <w:rPr/>
      </w:r>
      <w:r>
        <w:fldChar w:fldCharType="end"/>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w:t>
      </w:r>
      <w:r>
        <w:rPr/>
        <w:commentReference w:id="4"/>
      </w:r>
      <w:r>
        <w:rPr/>
        <w:t xml:space="preserve">n </w:t>
      </w:r>
      <w:r>
        <w:fldChar w:fldCharType="begin"/>
      </w:r>
      <w:r>
        <w:instrText>ADDIN ZOTERO_TEMP</w:instrText>
      </w:r>
      <w:r>
        <w:fldChar w:fldCharType="separate"/>
      </w:r>
      <w:bookmarkStart w:id="590" w:name="__Fieldmark__2371_1417665735"/>
      <w:r>
        <w:rPr/>
      </w:r>
      <w:r>
        <w:rPr>
          <w:rFonts w:cs="Calibri"/>
        </w:rPr>
        <w:t>(Ferguson et al. 2016)</w:t>
      </w:r>
      <w:bookmarkStart w:id="591" w:name="__Fieldmark__2141_3310317172"/>
      <w:bookmarkStart w:id="592" w:name="__Fieldmark__894_148202576"/>
      <w:bookmarkStart w:id="593" w:name="__Fieldmark__775_3231691474"/>
      <w:bookmarkStart w:id="594" w:name="__Fieldmark__655_4213078475"/>
      <w:bookmarkStart w:id="595" w:name="__Fieldmark__535_3852820974"/>
      <w:bookmarkStart w:id="596" w:name="__Fieldmark__415_3265051427"/>
      <w:bookmarkStart w:id="597" w:name="__Fieldmark__295_3470823330"/>
      <w:bookmarkStart w:id="598" w:name="__Fieldmark__2567_2304565098"/>
      <w:bookmarkStart w:id="599" w:name="__Fieldmark__239_2304565098"/>
      <w:bookmarkStart w:id="600" w:name="__Fieldmark__235_2630548144"/>
      <w:bookmarkStart w:id="601" w:name="__Fieldmark__355_837005789"/>
      <w:bookmarkStart w:id="602" w:name="__Fieldmark__475_3917936936"/>
      <w:bookmarkStart w:id="603" w:name="__Fieldmark__595_4019975519"/>
      <w:bookmarkStart w:id="604" w:name="__Fieldmark__715_3149341642"/>
      <w:bookmarkStart w:id="605" w:name="__Fieldmark__2407_2994147849"/>
      <w:bookmarkStart w:id="606" w:name="__Fieldmark__953_1692434574"/>
      <w:bookmarkStart w:id="607" w:name="__Fieldmark__1012_2534479100"/>
      <w:bookmarkStart w:id="608" w:name="__Fieldmark__1071_649753871"/>
      <w:bookmarkStart w:id="609" w:name="__Fieldmark__1130_1216455718"/>
      <w:bookmarkStart w:id="610" w:name="__Fieldmark__1189_188299688"/>
      <w:bookmarkStart w:id="611" w:name="__Fieldmark__1247_2161409428"/>
      <w:bookmarkStart w:id="612" w:name="__Fieldmark__1304_2312622389"/>
      <w:bookmarkStart w:id="613" w:name="__Fieldmark__1360_948816634"/>
      <w:bookmarkStart w:id="614" w:name="__Fieldmark__1416_462321902"/>
      <w:bookmarkStart w:id="615" w:name="__Fieldmark__1472_739104655"/>
      <w:bookmarkStart w:id="616" w:name="__Fieldmark__1527_1929513578"/>
      <w:bookmarkStart w:id="617" w:name="__Fieldmark__1584_1105856583"/>
      <w:bookmarkStart w:id="618" w:name="__Fieldmark__1637_2209115713"/>
      <w:bookmarkStart w:id="619" w:name="__Fieldmark__1692_687217606"/>
      <w:bookmarkStart w:id="620" w:name="__Fieldmark__1747_2049629825"/>
      <w:bookmarkStart w:id="621" w:name="__Fieldmark__1802_2362112943"/>
      <w:bookmarkStart w:id="622" w:name="__Fieldmark__1855_3642959469"/>
      <w:bookmarkStart w:id="623" w:name="__Fieldmark__1964_527255555"/>
      <w:bookmarkStart w:id="624" w:name="__Fieldmark__1976_2048093008"/>
      <w:bookmarkStart w:id="625" w:name="__Fieldmark__8998_1777031281"/>
      <w:bookmarkStart w:id="626" w:name="__Fieldmark__1998_908293503"/>
      <w:bookmarkStart w:id="627" w:name="__Fieldmark__2141_2280461051"/>
      <w:bookmarkStart w:id="628" w:name="__Fieldmark__2176_1561598236"/>
      <w:bookmarkStart w:id="629" w:name="__Fieldmark__2579_2505137388"/>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r>
        <w:rPr/>
      </w:r>
      <w:r>
        <w:fldChar w:fldCharType="end"/>
      </w:r>
      <w:bookmarkEnd w:id="590"/>
      <w:r>
        <w:rPr/>
        <w:t>, who provided the samples. The Kilauea Iki samples are of great interest because they provide the first direct experimental measurements of H</w:t>
      </w:r>
      <w:r>
        <w:rPr>
          <w:vertAlign w:val="superscript"/>
        </w:rPr>
        <w:t>+</w:t>
      </w:r>
      <w:r>
        <w:rPr/>
        <w:t xml:space="preserve"> diffusion in all 3 crystallographic directions of inclusion-free olivine phenocrysts, and, because independent estimates of the decompression rate already exist (Ferguson et al. 2016). We can also estimate the hydrogen diffusivity in the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H</w:t>
      </w:r>
      <w:r>
        <w:rPr>
          <w:vertAlign w:val="superscript"/>
        </w:rPr>
        <w:t>+</w:t>
      </w:r>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SIMS.  </w:t>
      </w:r>
    </w:p>
    <w:p>
      <w:pPr>
        <w:pStyle w:val="Normal"/>
        <w:rPr/>
      </w:pPr>
      <w:r>
        <w:rPr/>
        <w:t>Two large, relatively clear pieces of the K</w:t>
      </w:r>
      <w:r>
        <w:rPr>
          <w:rFonts w:cs="Calibri" w:cstheme="minorHAnsi"/>
        </w:rPr>
        <w:t>i</w:t>
      </w:r>
      <w:r>
        <w:rPr/>
        <w:t xml:space="preserve">lauea Iki olivine were chosen and oriented based on crystal morphology.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orientation of this sample was confirmed by electron backscatter diffraction (EBSD) at the American Museum on Natural History. The sample was initially zoned in H</w:t>
      </w:r>
      <w:r>
        <w:rPr>
          <w:vertAlign w:val="superscript"/>
        </w:rPr>
        <w:t>+</w:t>
      </w:r>
      <w:r>
        <w:rPr/>
        <w:t>, and the low H</w:t>
      </w:r>
      <w:r>
        <w:rPr>
          <w:vertAlign w:val="superscript"/>
        </w:rPr>
        <w:t>+</w:t>
      </w:r>
      <w:r>
        <w:rPr/>
        <w:t xml:space="preserve"> rims were polished off to create a homogeneous initial block for use in dehydration experiments. </w:t>
      </w:r>
    </w:p>
    <w:p>
      <w:pPr>
        <w:pStyle w:val="Normal"/>
        <w:rPr/>
      </w:pPr>
      <w:r>
        <w:rPr/>
        <w:t>This zonation was not polished off the second Kilauea Iki phenocryst, which was used to obtain an independent estimate of the bulk H</w:t>
      </w:r>
      <w:r>
        <w:rPr>
          <w:vertAlign w:val="superscript"/>
        </w:rPr>
        <w:t>+</w:t>
      </w:r>
      <w:r>
        <w:rPr/>
        <w:t xml:space="preserve">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630" w:name="__Fieldmark__2518_1417665735"/>
      <w:r>
        <w:rPr/>
      </w:r>
      <w:r>
        <w:rPr/>
      </w:r>
      <w:r>
        <w:fldChar w:fldCharType="end"/>
      </w:r>
      <w:r>
        <w:fldChar w:fldCharType="begin"/>
      </w:r>
      <w:r>
        <w:instrText>ADDIN EN.CITE</w:instrText>
      </w:r>
      <w:r>
        <w:fldChar w:fldCharType="separate"/>
      </w:r>
      <w:bookmarkStart w:id="631" w:name="__Fieldmark__2285_3310317172"/>
      <w:bookmarkStart w:id="632" w:name="__Fieldmark__2521_1417665735"/>
      <w:bookmarkEnd w:id="630"/>
      <w:r>
        <w:rPr/>
      </w:r>
      <w:r>
        <w:rPr/>
      </w:r>
      <w:r>
        <w:fldChar w:fldCharType="end"/>
      </w:r>
      <w:r>
        <w:fldChar w:fldCharType="begin"/>
      </w:r>
      <w:r>
        <w:instrText>ADDIN EN.CITE</w:instrText>
      </w:r>
      <w:r>
        <w:fldChar w:fldCharType="separate"/>
      </w:r>
      <w:bookmarkStart w:id="633" w:name="__Fieldmark__2288_3310317172"/>
      <w:bookmarkStart w:id="634" w:name="__Fieldmark__2797_2505137388"/>
      <w:bookmarkStart w:id="635" w:name="__Fieldmark__2526_1417665735"/>
      <w:bookmarkEnd w:id="631"/>
      <w:bookmarkEnd w:id="632"/>
      <w:r>
        <w:rPr/>
      </w:r>
      <w:r>
        <w:rPr/>
      </w:r>
      <w:r>
        <w:fldChar w:fldCharType="end"/>
      </w:r>
      <w:r>
        <w:fldChar w:fldCharType="begin"/>
      </w:r>
      <w:r>
        <w:instrText>ADDIN EN.CITE</w:instrText>
      </w:r>
      <w:r>
        <w:fldChar w:fldCharType="separate"/>
      </w:r>
      <w:bookmarkStart w:id="636" w:name="__Fieldmark__2293_3310317172"/>
      <w:bookmarkStart w:id="637" w:name="__Fieldmark__2324_1561598236"/>
      <w:bookmarkStart w:id="638" w:name="__Fieldmark__2800_2505137388"/>
      <w:bookmarkStart w:id="639" w:name="__Fieldmark__2533_1417665735"/>
      <w:bookmarkEnd w:id="633"/>
      <w:bookmarkEnd w:id="634"/>
      <w:bookmarkEnd w:id="635"/>
      <w:r>
        <w:rPr/>
      </w:r>
      <w:r>
        <w:rPr/>
      </w:r>
      <w:r>
        <w:fldChar w:fldCharType="end"/>
      </w:r>
      <w:r>
        <w:fldChar w:fldCharType="begin"/>
      </w:r>
      <w:r>
        <w:instrText>ADDIN EN.CITE</w:instrText>
      </w:r>
      <w:r>
        <w:fldChar w:fldCharType="separate"/>
      </w:r>
      <w:bookmarkStart w:id="640" w:name="__Fieldmark__2300_3310317172"/>
      <w:bookmarkStart w:id="641" w:name="__Fieldmark__2286_2280461051"/>
      <w:bookmarkStart w:id="642" w:name="__Fieldmark__2327_1561598236"/>
      <w:bookmarkStart w:id="643" w:name="__Fieldmark__2805_2505137388"/>
      <w:bookmarkStart w:id="644" w:name="__Fieldmark__2542_1417665735"/>
      <w:bookmarkEnd w:id="636"/>
      <w:bookmarkEnd w:id="637"/>
      <w:bookmarkEnd w:id="638"/>
      <w:bookmarkEnd w:id="639"/>
      <w:r>
        <w:rPr/>
      </w:r>
      <w:r>
        <w:rPr/>
      </w:r>
      <w:r>
        <w:fldChar w:fldCharType="end"/>
      </w:r>
      <w:r>
        <w:fldChar w:fldCharType="begin"/>
      </w:r>
      <w:r>
        <w:instrText>ADDIN EN.CITE</w:instrText>
      </w:r>
      <w:r>
        <w:fldChar w:fldCharType="separate"/>
      </w:r>
      <w:bookmarkStart w:id="645" w:name="__Fieldmark__2309_3310317172"/>
      <w:bookmarkStart w:id="646" w:name="__Fieldmark__2289_2280461051"/>
      <w:bookmarkStart w:id="647" w:name="__Fieldmark__2140_908293503"/>
      <w:bookmarkStart w:id="648" w:name="__Fieldmark__2332_1561598236"/>
      <w:bookmarkStart w:id="649" w:name="__Fieldmark__2812_2505137388"/>
      <w:bookmarkStart w:id="650" w:name="__Fieldmark__2553_1417665735"/>
      <w:bookmarkEnd w:id="640"/>
      <w:bookmarkEnd w:id="641"/>
      <w:bookmarkEnd w:id="642"/>
      <w:bookmarkEnd w:id="643"/>
      <w:bookmarkEnd w:id="644"/>
      <w:r>
        <w:rPr/>
      </w:r>
      <w:r>
        <w:rPr/>
      </w:r>
      <w:r>
        <w:fldChar w:fldCharType="end"/>
      </w:r>
      <w:r>
        <w:fldChar w:fldCharType="begin"/>
      </w:r>
      <w:r>
        <w:instrText>ADDIN EN.CITE</w:instrText>
      </w:r>
      <w:r>
        <w:fldChar w:fldCharType="separate"/>
      </w:r>
      <w:bookmarkStart w:id="651" w:name="__Fieldmark__2320_3310317172"/>
      <w:bookmarkStart w:id="652" w:name="__Fieldmark__2294_2280461051"/>
      <w:bookmarkStart w:id="653" w:name="__Fieldmark__9138_1777031281"/>
      <w:bookmarkStart w:id="654" w:name="__Fieldmark__2143_908293503"/>
      <w:bookmarkStart w:id="655" w:name="__Fieldmark__2339_1561598236"/>
      <w:bookmarkStart w:id="656" w:name="__Fieldmark__2821_2505137388"/>
      <w:bookmarkStart w:id="657" w:name="__Fieldmark__2566_1417665735"/>
      <w:bookmarkEnd w:id="645"/>
      <w:bookmarkEnd w:id="646"/>
      <w:bookmarkEnd w:id="647"/>
      <w:bookmarkEnd w:id="648"/>
      <w:bookmarkEnd w:id="649"/>
      <w:bookmarkEnd w:id="650"/>
      <w:r>
        <w:rPr/>
      </w:r>
      <w:r>
        <w:rPr/>
      </w:r>
      <w:r>
        <w:fldChar w:fldCharType="end"/>
      </w:r>
      <w:r>
        <w:fldChar w:fldCharType="begin"/>
      </w:r>
      <w:r>
        <w:instrText>ADDIN EN.CITE</w:instrText>
      </w:r>
      <w:r>
        <w:fldChar w:fldCharType="separate"/>
      </w:r>
      <w:bookmarkStart w:id="658" w:name="__Fieldmark__2333_3310317172"/>
      <w:bookmarkStart w:id="659" w:name="__Fieldmark__2301_2280461051"/>
      <w:bookmarkStart w:id="660" w:name="__Fieldmark__9141_1777031281"/>
      <w:bookmarkStart w:id="661" w:name="__Fieldmark__2139_2048093008"/>
      <w:bookmarkStart w:id="662" w:name="__Fieldmark__2148_908293503"/>
      <w:bookmarkStart w:id="663" w:name="__Fieldmark__2348_1561598236"/>
      <w:bookmarkStart w:id="664" w:name="__Fieldmark__2832_2505137388"/>
      <w:bookmarkStart w:id="665" w:name="__Fieldmark__2581_1417665735"/>
      <w:bookmarkEnd w:id="651"/>
      <w:bookmarkEnd w:id="652"/>
      <w:bookmarkEnd w:id="653"/>
      <w:bookmarkEnd w:id="654"/>
      <w:bookmarkEnd w:id="655"/>
      <w:bookmarkEnd w:id="656"/>
      <w:bookmarkEnd w:id="657"/>
      <w:r>
        <w:rPr/>
      </w:r>
      <w:r>
        <w:rPr/>
      </w:r>
      <w:r>
        <w:fldChar w:fldCharType="end"/>
      </w:r>
      <w:r>
        <w:fldChar w:fldCharType="begin"/>
      </w:r>
      <w:r>
        <w:instrText>ADDIN EN.CITE</w:instrText>
      </w:r>
      <w:r>
        <w:fldChar w:fldCharType="separate"/>
      </w:r>
      <w:bookmarkStart w:id="666" w:name="__Fieldmark__3840_527255555"/>
      <w:bookmarkStart w:id="667" w:name="__Fieldmark__2348_3310317172"/>
      <w:bookmarkStart w:id="668" w:name="__Fieldmark__2310_2280461051"/>
      <w:bookmarkStart w:id="669" w:name="__Fieldmark__9146_1777031281"/>
      <w:bookmarkStart w:id="670" w:name="__Fieldmark__2142_2048093008"/>
      <w:bookmarkStart w:id="671" w:name="__Fieldmark__2155_908293503"/>
      <w:bookmarkStart w:id="672" w:name="__Fieldmark__2359_1561598236"/>
      <w:bookmarkStart w:id="673" w:name="__Fieldmark__2845_2505137388"/>
      <w:bookmarkStart w:id="674" w:name="__Fieldmark__2598_1417665735"/>
      <w:bookmarkEnd w:id="658"/>
      <w:bookmarkEnd w:id="659"/>
      <w:bookmarkEnd w:id="660"/>
      <w:bookmarkEnd w:id="661"/>
      <w:bookmarkEnd w:id="662"/>
      <w:bookmarkEnd w:id="663"/>
      <w:bookmarkEnd w:id="664"/>
      <w:bookmarkEnd w:id="665"/>
      <w:r>
        <w:rPr/>
      </w:r>
      <w:r>
        <w:rPr/>
      </w:r>
      <w:r>
        <w:fldChar w:fldCharType="end"/>
      </w:r>
      <w:r>
        <w:fldChar w:fldCharType="begin"/>
      </w:r>
      <w:r>
        <w:instrText>ADDIN EN.CITE</w:instrText>
      </w:r>
      <w:r>
        <w:fldChar w:fldCharType="separate"/>
      </w:r>
      <w:bookmarkStart w:id="675" w:name="__Fieldmark__2362_3310317172"/>
      <w:bookmarkStart w:id="676" w:name="__Fieldmark__2318_2280461051"/>
      <w:bookmarkStart w:id="677" w:name="__Fieldmark__9150_1777031281"/>
      <w:bookmarkStart w:id="678" w:name="__Fieldmark__2144_2048093008"/>
      <w:bookmarkStart w:id="679" w:name="__Fieldmark__2161_908293503"/>
      <w:bookmarkStart w:id="680" w:name="__Fieldmark__2369_1561598236"/>
      <w:bookmarkStart w:id="681" w:name="__Fieldmark__2857_2505137388"/>
      <w:bookmarkStart w:id="682" w:name="__Fieldmark__2614_1417665735"/>
      <w:bookmarkEnd w:id="667"/>
      <w:bookmarkEnd w:id="668"/>
      <w:bookmarkEnd w:id="669"/>
      <w:bookmarkEnd w:id="670"/>
      <w:bookmarkEnd w:id="671"/>
      <w:bookmarkEnd w:id="672"/>
      <w:bookmarkEnd w:id="673"/>
      <w:bookmarkEnd w:id="674"/>
      <w:r>
        <w:rPr/>
      </w:r>
      <w:r>
        <w:rPr/>
      </w:r>
      <w:r>
        <w:fldChar w:fldCharType="end"/>
      </w:r>
      <w:r>
        <w:fldChar w:fldCharType="begin"/>
      </w:r>
      <w:r>
        <w:instrText>ADDIN EN.CITE</w:instrText>
      </w:r>
      <w:r>
        <w:fldChar w:fldCharType="separate"/>
      </w:r>
      <w:bookmarkStart w:id="683" w:name="__Fieldmark__3843_527255555"/>
      <w:bookmarkStart w:id="684" w:name="__Fieldmark__2377_3310317172"/>
      <w:bookmarkStart w:id="685" w:name="__Fieldmark__2327_2280461051"/>
      <w:bookmarkStart w:id="686" w:name="__Fieldmark__9155_1777031281"/>
      <w:bookmarkStart w:id="687" w:name="__Fieldmark__2147_2048093008"/>
      <w:bookmarkStart w:id="688" w:name="__Fieldmark__2168_908293503"/>
      <w:bookmarkStart w:id="689" w:name="__Fieldmark__2380_1561598236"/>
      <w:bookmarkStart w:id="690" w:name="__Fieldmark__2870_2505137388"/>
      <w:bookmarkStart w:id="691" w:name="__Fieldmark__2631_1417665735"/>
      <w:bookmarkEnd w:id="675"/>
      <w:bookmarkEnd w:id="676"/>
      <w:bookmarkEnd w:id="677"/>
      <w:bookmarkEnd w:id="678"/>
      <w:bookmarkEnd w:id="679"/>
      <w:bookmarkEnd w:id="680"/>
      <w:bookmarkEnd w:id="681"/>
      <w:bookmarkEnd w:id="682"/>
      <w:r>
        <w:rPr/>
      </w:r>
      <w:r>
        <w:rPr/>
      </w:r>
      <w:r>
        <w:fldChar w:fldCharType="end"/>
      </w:r>
      <w:r>
        <w:fldChar w:fldCharType="begin"/>
      </w:r>
      <w:r>
        <w:instrText>ADDIN EN.CITE</w:instrText>
      </w:r>
      <w:r>
        <w:fldChar w:fldCharType="separate"/>
      </w:r>
      <w:bookmarkStart w:id="692" w:name="__Fieldmark__3690_3642959469"/>
      <w:bookmarkStart w:id="693" w:name="__Fieldmark__2392_3310317172"/>
      <w:bookmarkStart w:id="694" w:name="__Fieldmark__2336_2280461051"/>
      <w:bookmarkStart w:id="695" w:name="__Fieldmark__9160_1777031281"/>
      <w:bookmarkStart w:id="696" w:name="__Fieldmark__2150_2048093008"/>
      <w:bookmarkStart w:id="697" w:name="__Fieldmark__2175_908293503"/>
      <w:bookmarkStart w:id="698" w:name="__Fieldmark__2391_1561598236"/>
      <w:bookmarkStart w:id="699" w:name="__Fieldmark__2883_2505137388"/>
      <w:bookmarkStart w:id="700" w:name="__Fieldmark__2648_1417665735"/>
      <w:bookmarkEnd w:id="684"/>
      <w:bookmarkEnd w:id="685"/>
      <w:bookmarkEnd w:id="686"/>
      <w:bookmarkEnd w:id="687"/>
      <w:bookmarkEnd w:id="688"/>
      <w:bookmarkEnd w:id="689"/>
      <w:bookmarkEnd w:id="690"/>
      <w:bookmarkEnd w:id="691"/>
      <w:r>
        <w:rPr/>
      </w:r>
      <w:r>
        <w:rPr/>
      </w:r>
      <w:r>
        <w:fldChar w:fldCharType="end"/>
      </w:r>
      <w:r>
        <w:fldChar w:fldCharType="begin"/>
      </w:r>
      <w:r>
        <w:instrText>ADDIN EN.CITE</w:instrText>
      </w:r>
      <w:r>
        <w:fldChar w:fldCharType="separate"/>
      </w:r>
      <w:bookmarkStart w:id="701" w:name="__Fieldmark__3848_527255555"/>
      <w:bookmarkStart w:id="702" w:name="__Fieldmark__2407_3310317172"/>
      <w:bookmarkStart w:id="703" w:name="__Fieldmark__2345_2280461051"/>
      <w:bookmarkStart w:id="704" w:name="__Fieldmark__9165_1777031281"/>
      <w:bookmarkStart w:id="705" w:name="__Fieldmark__2153_2048093008"/>
      <w:bookmarkStart w:id="706" w:name="__Fieldmark__2182_908293503"/>
      <w:bookmarkStart w:id="707" w:name="__Fieldmark__2402_1561598236"/>
      <w:bookmarkStart w:id="708" w:name="__Fieldmark__2896_2505137388"/>
      <w:bookmarkStart w:id="709" w:name="__Fieldmark__2665_1417665735"/>
      <w:bookmarkEnd w:id="693"/>
      <w:bookmarkEnd w:id="694"/>
      <w:bookmarkEnd w:id="695"/>
      <w:bookmarkEnd w:id="696"/>
      <w:bookmarkEnd w:id="697"/>
      <w:bookmarkEnd w:id="698"/>
      <w:bookmarkEnd w:id="699"/>
      <w:bookmarkEnd w:id="700"/>
      <w:r>
        <w:rPr/>
      </w:r>
      <w:r>
        <w:rPr/>
      </w:r>
      <w:r>
        <w:fldChar w:fldCharType="end"/>
      </w:r>
      <w:r>
        <w:fldChar w:fldCharType="begin"/>
      </w:r>
      <w:r>
        <w:instrText>ADDIN EN.CITE</w:instrText>
      </w:r>
      <w:r>
        <w:fldChar w:fldCharType="separate"/>
      </w:r>
      <w:bookmarkStart w:id="710" w:name="__Fieldmark__9716_2362112943"/>
      <w:bookmarkStart w:id="711" w:name="__Fieldmark__3693_3642959469"/>
      <w:bookmarkStart w:id="712" w:name="__Fieldmark__2423_3310317172"/>
      <w:bookmarkStart w:id="713" w:name="__Fieldmark__2355_2280461051"/>
      <w:bookmarkStart w:id="714" w:name="__Fieldmark__9171_1777031281"/>
      <w:bookmarkStart w:id="715" w:name="__Fieldmark__2157_2048093008"/>
      <w:bookmarkStart w:id="716" w:name="__Fieldmark__2190_908293503"/>
      <w:bookmarkStart w:id="717" w:name="__Fieldmark__2414_1561598236"/>
      <w:bookmarkStart w:id="718" w:name="__Fieldmark__2910_2505137388"/>
      <w:bookmarkStart w:id="719" w:name="__Fieldmark__2683_1417665735"/>
      <w:bookmarkEnd w:id="702"/>
      <w:bookmarkEnd w:id="703"/>
      <w:bookmarkEnd w:id="704"/>
      <w:bookmarkEnd w:id="705"/>
      <w:bookmarkEnd w:id="706"/>
      <w:bookmarkEnd w:id="707"/>
      <w:bookmarkEnd w:id="708"/>
      <w:bookmarkEnd w:id="709"/>
      <w:r>
        <w:rPr/>
      </w:r>
      <w:r>
        <w:rPr/>
      </w:r>
      <w:r>
        <w:fldChar w:fldCharType="end"/>
      </w:r>
      <w:r>
        <w:fldChar w:fldCharType="begin"/>
      </w:r>
      <w:r>
        <w:instrText>ADDIN EN.CITE</w:instrText>
      </w:r>
      <w:r>
        <w:fldChar w:fldCharType="separate"/>
      </w:r>
      <w:bookmarkStart w:id="720" w:name="__Fieldmark__3852_527255555"/>
      <w:bookmarkStart w:id="721" w:name="__Fieldmark__2438_3310317172"/>
      <w:bookmarkStart w:id="722" w:name="__Fieldmark__2364_2280461051"/>
      <w:bookmarkStart w:id="723" w:name="__Fieldmark__9176_1777031281"/>
      <w:bookmarkStart w:id="724" w:name="__Fieldmark__2160_2048093008"/>
      <w:bookmarkStart w:id="725" w:name="__Fieldmark__2197_908293503"/>
      <w:bookmarkStart w:id="726" w:name="__Fieldmark__2425_1561598236"/>
      <w:bookmarkStart w:id="727" w:name="__Fieldmark__2923_2505137388"/>
      <w:bookmarkStart w:id="728" w:name="__Fieldmark__2700_1417665735"/>
      <w:bookmarkEnd w:id="712"/>
      <w:bookmarkEnd w:id="713"/>
      <w:bookmarkEnd w:id="714"/>
      <w:bookmarkEnd w:id="715"/>
      <w:bookmarkEnd w:id="716"/>
      <w:bookmarkEnd w:id="717"/>
      <w:bookmarkEnd w:id="718"/>
      <w:bookmarkEnd w:id="719"/>
      <w:r>
        <w:rPr/>
      </w:r>
      <w:r>
        <w:rPr/>
      </w:r>
      <w:r>
        <w:fldChar w:fldCharType="end"/>
      </w:r>
      <w:r>
        <w:fldChar w:fldCharType="begin"/>
      </w:r>
      <w:r>
        <w:instrText>ADDIN EN.CITE</w:instrText>
      </w:r>
      <w:r>
        <w:fldChar w:fldCharType="separate"/>
      </w:r>
      <w:bookmarkStart w:id="729" w:name="__Fieldmark__3695_3642959469"/>
      <w:bookmarkStart w:id="730" w:name="__Fieldmark__2453_3310317172"/>
      <w:bookmarkStart w:id="731" w:name="__Fieldmark__2373_2280461051"/>
      <w:bookmarkStart w:id="732" w:name="__Fieldmark__9181_1777031281"/>
      <w:bookmarkStart w:id="733" w:name="__Fieldmark__2163_2048093008"/>
      <w:bookmarkStart w:id="734" w:name="__Fieldmark__2204_908293503"/>
      <w:bookmarkStart w:id="735" w:name="__Fieldmark__2436_1561598236"/>
      <w:bookmarkStart w:id="736" w:name="__Fieldmark__2936_2505137388"/>
      <w:bookmarkStart w:id="737" w:name="__Fieldmark__2717_1417665735"/>
      <w:bookmarkEnd w:id="721"/>
      <w:bookmarkEnd w:id="722"/>
      <w:bookmarkEnd w:id="723"/>
      <w:bookmarkEnd w:id="724"/>
      <w:bookmarkEnd w:id="725"/>
      <w:bookmarkEnd w:id="726"/>
      <w:bookmarkEnd w:id="727"/>
      <w:bookmarkEnd w:id="728"/>
      <w:r>
        <w:rPr/>
      </w:r>
      <w:r>
        <w:rPr/>
      </w:r>
      <w:r>
        <w:fldChar w:fldCharType="end"/>
      </w:r>
      <w:r>
        <w:fldChar w:fldCharType="begin"/>
      </w:r>
      <w:r>
        <w:instrText>ADDIN EN.CITE</w:instrText>
      </w:r>
      <w:r>
        <w:fldChar w:fldCharType="separate"/>
      </w:r>
      <w:bookmarkStart w:id="738" w:name="__Fieldmark__3857_527255555"/>
      <w:bookmarkStart w:id="739" w:name="__Fieldmark__2468_3310317172"/>
      <w:bookmarkStart w:id="740" w:name="__Fieldmark__2382_2280461051"/>
      <w:bookmarkStart w:id="741" w:name="__Fieldmark__9186_1777031281"/>
      <w:bookmarkStart w:id="742" w:name="__Fieldmark__2166_2048093008"/>
      <w:bookmarkStart w:id="743" w:name="__Fieldmark__2211_908293503"/>
      <w:bookmarkStart w:id="744" w:name="__Fieldmark__2447_1561598236"/>
      <w:bookmarkStart w:id="745" w:name="__Fieldmark__2949_2505137388"/>
      <w:bookmarkStart w:id="746" w:name="__Fieldmark__2734_1417665735"/>
      <w:bookmarkEnd w:id="730"/>
      <w:bookmarkEnd w:id="731"/>
      <w:bookmarkEnd w:id="732"/>
      <w:bookmarkEnd w:id="733"/>
      <w:bookmarkEnd w:id="734"/>
      <w:bookmarkEnd w:id="735"/>
      <w:bookmarkEnd w:id="736"/>
      <w:bookmarkEnd w:id="737"/>
      <w:r>
        <w:rPr/>
      </w:r>
      <w:r>
        <w:rPr/>
      </w:r>
      <w:r>
        <w:fldChar w:fldCharType="end"/>
      </w:r>
      <w:r>
        <w:fldChar w:fldCharType="begin"/>
      </w:r>
      <w:r>
        <w:instrText>ADDIN EN.CITE</w:instrText>
      </w:r>
      <w:r>
        <w:fldChar w:fldCharType="separate"/>
      </w:r>
      <w:bookmarkStart w:id="747" w:name="__Fieldmark__9715_2362112943"/>
      <w:bookmarkStart w:id="748" w:name="__Fieldmark__3698_3642959469"/>
      <w:bookmarkStart w:id="749" w:name="__Fieldmark__2484_3310317172"/>
      <w:bookmarkStart w:id="750" w:name="__Fieldmark__2392_2280461051"/>
      <w:bookmarkStart w:id="751" w:name="__Fieldmark__9192_1777031281"/>
      <w:bookmarkStart w:id="752" w:name="__Fieldmark__2170_2048093008"/>
      <w:bookmarkStart w:id="753" w:name="__Fieldmark__2219_908293503"/>
      <w:bookmarkStart w:id="754" w:name="__Fieldmark__2459_1561598236"/>
      <w:bookmarkStart w:id="755" w:name="__Fieldmark__2963_2505137388"/>
      <w:bookmarkStart w:id="756" w:name="__Fieldmark__2752_1417665735"/>
      <w:bookmarkEnd w:id="739"/>
      <w:bookmarkEnd w:id="740"/>
      <w:bookmarkEnd w:id="741"/>
      <w:bookmarkEnd w:id="742"/>
      <w:bookmarkEnd w:id="743"/>
      <w:bookmarkEnd w:id="744"/>
      <w:bookmarkEnd w:id="745"/>
      <w:bookmarkEnd w:id="746"/>
      <w:r>
        <w:rPr/>
      </w:r>
      <w:r>
        <w:rPr/>
      </w:r>
      <w:r>
        <w:fldChar w:fldCharType="end"/>
      </w:r>
      <w:r>
        <w:fldChar w:fldCharType="begin"/>
      </w:r>
      <w:r>
        <w:instrText>ADDIN EN.CITE</w:instrText>
      </w:r>
      <w:r>
        <w:fldChar w:fldCharType="separate"/>
      </w:r>
      <w:bookmarkStart w:id="757" w:name="__Fieldmark__3861_527255555"/>
      <w:bookmarkStart w:id="758" w:name="__Fieldmark__2499_3310317172"/>
      <w:bookmarkStart w:id="759" w:name="__Fieldmark__2401_2280461051"/>
      <w:bookmarkStart w:id="760" w:name="__Fieldmark__9197_1777031281"/>
      <w:bookmarkStart w:id="761" w:name="__Fieldmark__2173_2048093008"/>
      <w:bookmarkStart w:id="762" w:name="__Fieldmark__2226_908293503"/>
      <w:bookmarkStart w:id="763" w:name="__Fieldmark__2470_1561598236"/>
      <w:bookmarkStart w:id="764" w:name="__Fieldmark__2976_2505137388"/>
      <w:bookmarkStart w:id="765" w:name="__Fieldmark__2769_1417665735"/>
      <w:bookmarkEnd w:id="749"/>
      <w:bookmarkEnd w:id="750"/>
      <w:bookmarkEnd w:id="751"/>
      <w:bookmarkEnd w:id="752"/>
      <w:bookmarkEnd w:id="753"/>
      <w:bookmarkEnd w:id="754"/>
      <w:bookmarkEnd w:id="755"/>
      <w:bookmarkEnd w:id="756"/>
      <w:r>
        <w:rPr/>
      </w:r>
      <w:r>
        <w:rPr/>
      </w:r>
      <w:r>
        <w:fldChar w:fldCharType="end"/>
      </w:r>
      <w:r>
        <w:fldChar w:fldCharType="begin"/>
      </w:r>
      <w:r>
        <w:instrText>ADDIN EN.CITE</w:instrText>
      </w:r>
      <w:r>
        <w:fldChar w:fldCharType="separate"/>
      </w:r>
      <w:bookmarkStart w:id="766" w:name="__Fieldmark__3700_3642959469"/>
      <w:bookmarkStart w:id="767" w:name="__Fieldmark__2514_3310317172"/>
      <w:bookmarkStart w:id="768" w:name="__Fieldmark__2410_2280461051"/>
      <w:bookmarkStart w:id="769" w:name="__Fieldmark__9202_1777031281"/>
      <w:bookmarkStart w:id="770" w:name="__Fieldmark__2176_2048093008"/>
      <w:bookmarkStart w:id="771" w:name="__Fieldmark__2233_908293503"/>
      <w:bookmarkStart w:id="772" w:name="__Fieldmark__2481_1561598236"/>
      <w:bookmarkStart w:id="773" w:name="__Fieldmark__2989_2505137388"/>
      <w:bookmarkStart w:id="774" w:name="__Fieldmark__2786_1417665735"/>
      <w:bookmarkEnd w:id="758"/>
      <w:bookmarkEnd w:id="759"/>
      <w:bookmarkEnd w:id="760"/>
      <w:bookmarkEnd w:id="761"/>
      <w:bookmarkEnd w:id="762"/>
      <w:bookmarkEnd w:id="763"/>
      <w:bookmarkEnd w:id="764"/>
      <w:bookmarkEnd w:id="765"/>
      <w:r>
        <w:rPr/>
      </w:r>
      <w:r>
        <w:rPr/>
      </w:r>
      <w:r>
        <w:fldChar w:fldCharType="end"/>
      </w:r>
      <w:r>
        <w:fldChar w:fldCharType="begin"/>
      </w:r>
      <w:r>
        <w:instrText>ADDIN EN.CITE</w:instrText>
      </w:r>
      <w:r>
        <w:fldChar w:fldCharType="separate"/>
      </w:r>
      <w:bookmarkStart w:id="775" w:name="__Fieldmark__3702_3642959469"/>
      <w:bookmarkStart w:id="776" w:name="__Fieldmark__2529_3310317172"/>
      <w:bookmarkStart w:id="777" w:name="__Fieldmark__2419_2280461051"/>
      <w:bookmarkStart w:id="778" w:name="__Fieldmark__9207_1777031281"/>
      <w:bookmarkStart w:id="779" w:name="__Fieldmark__2179_2048093008"/>
      <w:bookmarkStart w:id="780" w:name="__Fieldmark__2240_908293503"/>
      <w:bookmarkStart w:id="781" w:name="__Fieldmark__2492_1561598236"/>
      <w:bookmarkStart w:id="782" w:name="__Fieldmark__3002_2505137388"/>
      <w:bookmarkStart w:id="783" w:name="__Fieldmark__2803_1417665735"/>
      <w:bookmarkEnd w:id="767"/>
      <w:bookmarkEnd w:id="768"/>
      <w:bookmarkEnd w:id="769"/>
      <w:bookmarkEnd w:id="770"/>
      <w:bookmarkEnd w:id="771"/>
      <w:bookmarkEnd w:id="772"/>
      <w:bookmarkEnd w:id="773"/>
      <w:bookmarkEnd w:id="774"/>
      <w:r>
        <w:rPr/>
      </w:r>
      <w:r>
        <w:rPr/>
      </w:r>
      <w:r>
        <w:fldChar w:fldCharType="end"/>
      </w:r>
      <w:r>
        <w:fldChar w:fldCharType="begin"/>
      </w:r>
      <w:r>
        <w:instrText>ADDIN EN.CITE</w:instrText>
      </w:r>
      <w:r>
        <w:fldChar w:fldCharType="separate"/>
      </w:r>
      <w:bookmarkStart w:id="784" w:name="__Fieldmark__2543_3310317172"/>
      <w:bookmarkStart w:id="785" w:name="__Fieldmark__2427_2280461051"/>
      <w:bookmarkStart w:id="786" w:name="__Fieldmark__9211_1777031281"/>
      <w:bookmarkStart w:id="787" w:name="__Fieldmark__2181_2048093008"/>
      <w:bookmarkStart w:id="788" w:name="__Fieldmark__2246_908293503"/>
      <w:bookmarkStart w:id="789" w:name="__Fieldmark__2502_1561598236"/>
      <w:bookmarkStart w:id="790" w:name="__Fieldmark__3014_2505137388"/>
      <w:bookmarkStart w:id="791" w:name="__Fieldmark__2819_1417665735"/>
      <w:bookmarkEnd w:id="776"/>
      <w:bookmarkEnd w:id="777"/>
      <w:bookmarkEnd w:id="778"/>
      <w:bookmarkEnd w:id="779"/>
      <w:bookmarkEnd w:id="780"/>
      <w:bookmarkEnd w:id="781"/>
      <w:bookmarkEnd w:id="782"/>
      <w:bookmarkEnd w:id="783"/>
      <w:r>
        <w:rPr/>
      </w:r>
      <w:r>
        <w:rPr/>
      </w:r>
      <w:r>
        <w:fldChar w:fldCharType="end"/>
      </w:r>
      <w:r>
        <w:fldChar w:fldCharType="begin"/>
      </w:r>
      <w:r>
        <w:instrText>ADDIN EN.CITE.DATA</w:instrText>
      </w:r>
      <w:r>
        <w:fldChar w:fldCharType="separate"/>
      </w:r>
      <w:bookmarkStart w:id="792" w:name="__Fieldmark__2557_3310317172"/>
      <w:bookmarkStart w:id="793" w:name="__Fieldmark__2435_2280461051"/>
      <w:bookmarkStart w:id="794" w:name="__Fieldmark__9215_1777031281"/>
      <w:bookmarkStart w:id="795" w:name="__Fieldmark__2183_2048093008"/>
      <w:bookmarkStart w:id="796" w:name="__Fieldmark__2252_908293503"/>
      <w:bookmarkStart w:id="797" w:name="__Fieldmark__2512_1561598236"/>
      <w:bookmarkStart w:id="798" w:name="__Fieldmark__3026_2505137388"/>
      <w:bookmarkStart w:id="799" w:name="__Fieldmark__2835_1417665735"/>
      <w:bookmarkEnd w:id="784"/>
      <w:bookmarkEnd w:id="785"/>
      <w:bookmarkEnd w:id="786"/>
      <w:bookmarkEnd w:id="787"/>
      <w:bookmarkEnd w:id="788"/>
      <w:bookmarkEnd w:id="789"/>
      <w:bookmarkEnd w:id="790"/>
      <w:bookmarkEnd w:id="791"/>
      <w:r>
        <w:rPr/>
      </w:r>
      <w:r>
        <w:rPr/>
      </w:r>
      <w:r>
        <w:fldChar w:fldCharType="end"/>
      </w:r>
      <w:r>
        <w:fldChar w:fldCharType="begin"/>
      </w:r>
      <w:r>
        <w:instrText>ADDIN EN.CITE.DATA</w:instrText>
      </w:r>
      <w:r>
        <w:fldChar w:fldCharType="separate"/>
      </w:r>
      <w:bookmarkStart w:id="800" w:name="__Fieldmark__2572_3310317172"/>
      <w:bookmarkStart w:id="801" w:name="__Fieldmark__2444_2280461051"/>
      <w:bookmarkStart w:id="802" w:name="__Fieldmark__9220_1777031281"/>
      <w:bookmarkStart w:id="803" w:name="__Fieldmark__2186_2048093008"/>
      <w:bookmarkStart w:id="804" w:name="__Fieldmark__2259_908293503"/>
      <w:bookmarkStart w:id="805" w:name="__Fieldmark__2523_1561598236"/>
      <w:bookmarkStart w:id="806" w:name="__Fieldmark__3039_2505137388"/>
      <w:bookmarkStart w:id="807" w:name="__Fieldmark__2852_1417665735"/>
      <w:bookmarkEnd w:id="748"/>
      <w:bookmarkEnd w:id="792"/>
      <w:bookmarkEnd w:id="793"/>
      <w:bookmarkEnd w:id="794"/>
      <w:bookmarkEnd w:id="795"/>
      <w:bookmarkEnd w:id="796"/>
      <w:bookmarkEnd w:id="797"/>
      <w:bookmarkEnd w:id="798"/>
      <w:bookmarkEnd w:id="799"/>
      <w:r>
        <w:rPr/>
      </w:r>
      <w:r>
        <w:rPr/>
      </w:r>
      <w:r>
        <w:fldChar w:fldCharType="end"/>
      </w:r>
      <w:r>
        <w:fldChar w:fldCharType="begin"/>
      </w:r>
      <w:r>
        <w:instrText>ADDIN EN.CITE.DATA</w:instrText>
      </w:r>
      <w:r>
        <w:fldChar w:fldCharType="separate"/>
      </w:r>
      <w:bookmarkStart w:id="808" w:name="__Fieldmark__2589_3310317172"/>
      <w:bookmarkStart w:id="809" w:name="__Fieldmark__2455_2280461051"/>
      <w:bookmarkStart w:id="810" w:name="__Fieldmark__9227_1777031281"/>
      <w:bookmarkStart w:id="811" w:name="__Fieldmark__2191_2048093008"/>
      <w:bookmarkStart w:id="812" w:name="__Fieldmark__2268_908293503"/>
      <w:bookmarkStart w:id="813" w:name="__Fieldmark__2536_1561598236"/>
      <w:bookmarkStart w:id="814" w:name="__Fieldmark__3054_2505137388"/>
      <w:bookmarkStart w:id="815" w:name="__Fieldmark__2871_1417665735"/>
      <w:bookmarkEnd w:id="692"/>
      <w:bookmarkEnd w:id="711"/>
      <w:bookmarkEnd w:id="729"/>
      <w:bookmarkEnd w:id="800"/>
      <w:bookmarkEnd w:id="801"/>
      <w:bookmarkEnd w:id="802"/>
      <w:bookmarkEnd w:id="803"/>
      <w:bookmarkEnd w:id="804"/>
      <w:bookmarkEnd w:id="805"/>
      <w:bookmarkEnd w:id="806"/>
      <w:bookmarkEnd w:id="807"/>
      <w:r>
        <w:rPr/>
      </w:r>
      <w:r>
        <w:rPr/>
      </w:r>
      <w:r>
        <w:fldChar w:fldCharType="end"/>
      </w:r>
      <w:r>
        <w:fldChar w:fldCharType="begin"/>
      </w:r>
      <w:r>
        <w:instrText>ADDIN EN.CITE.DATA</w:instrText>
      </w:r>
      <w:r>
        <w:fldChar w:fldCharType="separate"/>
      </w:r>
      <w:bookmarkStart w:id="816" w:name="__Fieldmark__2603_3310317172"/>
      <w:bookmarkStart w:id="817" w:name="__Fieldmark__2463_2280461051"/>
      <w:bookmarkStart w:id="818" w:name="__Fieldmark__9231_1777031281"/>
      <w:bookmarkStart w:id="819" w:name="__Fieldmark__2193_2048093008"/>
      <w:bookmarkStart w:id="820" w:name="__Fieldmark__2274_908293503"/>
      <w:bookmarkStart w:id="821" w:name="__Fieldmark__2546_1561598236"/>
      <w:bookmarkStart w:id="822" w:name="__Fieldmark__3066_2505137388"/>
      <w:bookmarkStart w:id="823" w:name="__Fieldmark__2887_1417665735"/>
      <w:bookmarkEnd w:id="808"/>
      <w:bookmarkEnd w:id="809"/>
      <w:bookmarkEnd w:id="810"/>
      <w:bookmarkEnd w:id="811"/>
      <w:bookmarkEnd w:id="812"/>
      <w:bookmarkEnd w:id="813"/>
      <w:bookmarkEnd w:id="814"/>
      <w:bookmarkEnd w:id="815"/>
      <w:r>
        <w:rPr/>
      </w:r>
      <w:r>
        <w:rPr/>
      </w:r>
      <w:r>
        <w:fldChar w:fldCharType="end"/>
      </w:r>
      <w:r>
        <w:fldChar w:fldCharType="begin"/>
      </w:r>
      <w:r>
        <w:instrText>ADDIN EN.CITE.DATA</w:instrText>
      </w:r>
      <w:r>
        <w:fldChar w:fldCharType="separate"/>
      </w:r>
      <w:bookmarkStart w:id="824" w:name="__Fieldmark__2617_3310317172"/>
      <w:bookmarkStart w:id="825" w:name="__Fieldmark__2471_2280461051"/>
      <w:bookmarkStart w:id="826" w:name="__Fieldmark__9235_1777031281"/>
      <w:bookmarkStart w:id="827" w:name="__Fieldmark__2195_2048093008"/>
      <w:bookmarkStart w:id="828" w:name="__Fieldmark__2280_908293503"/>
      <w:bookmarkStart w:id="829" w:name="__Fieldmark__2556_1561598236"/>
      <w:bookmarkStart w:id="830" w:name="__Fieldmark__3078_2505137388"/>
      <w:bookmarkStart w:id="831" w:name="__Fieldmark__2903_1417665735"/>
      <w:bookmarkEnd w:id="816"/>
      <w:bookmarkEnd w:id="817"/>
      <w:bookmarkEnd w:id="818"/>
      <w:bookmarkEnd w:id="819"/>
      <w:bookmarkEnd w:id="820"/>
      <w:bookmarkEnd w:id="821"/>
      <w:bookmarkEnd w:id="822"/>
      <w:bookmarkEnd w:id="823"/>
      <w:r>
        <w:rPr/>
      </w:r>
      <w:r>
        <w:rPr/>
      </w:r>
      <w:r>
        <w:fldChar w:fldCharType="end"/>
      </w:r>
      <w:r>
        <w:fldChar w:fldCharType="begin"/>
      </w:r>
      <w:r>
        <w:instrText>ADDIN EN.CITE.DATA</w:instrText>
      </w:r>
      <w:r>
        <w:fldChar w:fldCharType="separate"/>
      </w:r>
      <w:bookmarkStart w:id="832" w:name="__Fieldmark__2631_3310317172"/>
      <w:bookmarkStart w:id="833" w:name="__Fieldmark__2479_2280461051"/>
      <w:bookmarkStart w:id="834" w:name="__Fieldmark__9239_1777031281"/>
      <w:bookmarkStart w:id="835" w:name="__Fieldmark__2197_2048093008"/>
      <w:bookmarkStart w:id="836" w:name="__Fieldmark__2286_908293503"/>
      <w:bookmarkStart w:id="837" w:name="__Fieldmark__2566_1561598236"/>
      <w:bookmarkStart w:id="838" w:name="__Fieldmark__3090_2505137388"/>
      <w:bookmarkStart w:id="839" w:name="__Fieldmark__2919_1417665735"/>
      <w:bookmarkEnd w:id="824"/>
      <w:bookmarkEnd w:id="825"/>
      <w:bookmarkEnd w:id="826"/>
      <w:bookmarkEnd w:id="827"/>
      <w:bookmarkEnd w:id="828"/>
      <w:bookmarkEnd w:id="829"/>
      <w:bookmarkEnd w:id="830"/>
      <w:bookmarkEnd w:id="831"/>
      <w:r>
        <w:rPr/>
      </w:r>
      <w:r>
        <w:rPr/>
      </w:r>
      <w:r>
        <w:fldChar w:fldCharType="end"/>
      </w:r>
      <w:r>
        <w:fldChar w:fldCharType="begin"/>
      </w:r>
      <w:r>
        <w:instrText>ADDIN EN.CITE.DATA</w:instrText>
      </w:r>
      <w:r>
        <w:fldChar w:fldCharType="separate"/>
      </w:r>
      <w:bookmarkStart w:id="840" w:name="__Fieldmark__2646_3310317172"/>
      <w:bookmarkStart w:id="841" w:name="__Fieldmark__2488_2280461051"/>
      <w:bookmarkStart w:id="842" w:name="__Fieldmark__9244_1777031281"/>
      <w:bookmarkStart w:id="843" w:name="__Fieldmark__2200_2048093008"/>
      <w:bookmarkStart w:id="844" w:name="__Fieldmark__2293_908293503"/>
      <w:bookmarkStart w:id="845" w:name="__Fieldmark__2577_1561598236"/>
      <w:bookmarkStart w:id="846" w:name="__Fieldmark__3103_2505137388"/>
      <w:bookmarkStart w:id="847" w:name="__Fieldmark__2936_1417665735"/>
      <w:bookmarkEnd w:id="738"/>
      <w:bookmarkEnd w:id="832"/>
      <w:bookmarkEnd w:id="833"/>
      <w:bookmarkEnd w:id="834"/>
      <w:bookmarkEnd w:id="835"/>
      <w:bookmarkEnd w:id="836"/>
      <w:bookmarkEnd w:id="837"/>
      <w:bookmarkEnd w:id="838"/>
      <w:bookmarkEnd w:id="839"/>
      <w:r>
        <w:rPr/>
      </w:r>
      <w:r>
        <w:rPr/>
      </w:r>
      <w:r>
        <w:fldChar w:fldCharType="end"/>
      </w:r>
      <w:r>
        <w:fldChar w:fldCharType="begin"/>
      </w:r>
      <w:r>
        <w:instrText>ADDIN EN.CITE.DATA</w:instrText>
      </w:r>
      <w:r>
        <w:fldChar w:fldCharType="separate"/>
      </w:r>
      <w:bookmarkStart w:id="848" w:name="__Fieldmark__2664_3310317172"/>
      <w:bookmarkStart w:id="849" w:name="__Fieldmark__2500_2280461051"/>
      <w:bookmarkStart w:id="850" w:name="__Fieldmark__9252_1777031281"/>
      <w:bookmarkStart w:id="851" w:name="__Fieldmark__2206_2048093008"/>
      <w:bookmarkStart w:id="852" w:name="__Fieldmark__2303_908293503"/>
      <w:bookmarkStart w:id="853" w:name="__Fieldmark__2591_1561598236"/>
      <w:bookmarkStart w:id="854" w:name="__Fieldmark__3119_2505137388"/>
      <w:bookmarkStart w:id="855" w:name="__Fieldmark__2956_1417665735"/>
      <w:bookmarkEnd w:id="666"/>
      <w:bookmarkEnd w:id="683"/>
      <w:bookmarkEnd w:id="701"/>
      <w:bookmarkEnd w:id="720"/>
      <w:bookmarkEnd w:id="840"/>
      <w:bookmarkEnd w:id="841"/>
      <w:bookmarkEnd w:id="842"/>
      <w:bookmarkEnd w:id="843"/>
      <w:bookmarkEnd w:id="844"/>
      <w:bookmarkEnd w:id="845"/>
      <w:bookmarkEnd w:id="846"/>
      <w:bookmarkEnd w:id="847"/>
      <w:r>
        <w:rPr/>
        <w:t>(</w:t>
      </w:r>
      <w:bookmarkStart w:id="856" w:name="__Fieldmark__2678_3310317172"/>
      <w:bookmarkStart w:id="857" w:name="__Fieldmark__2508_2280461051"/>
      <w:bookmarkStart w:id="858" w:name="__Fieldmark__9256_1777031281"/>
      <w:bookmarkStart w:id="859" w:name="__Fieldmark__2208_2048093008"/>
      <w:bookmarkStart w:id="860" w:name="__Fieldmark__2309_908293503"/>
      <w:bookmarkStart w:id="861" w:name="__Fieldmark__2601_1561598236"/>
      <w:bookmarkStart w:id="862" w:name="__Fieldmark__3131_2505137388"/>
      <w:r>
        <w:rPr/>
        <w:t>M</w:t>
      </w:r>
      <w:bookmarkStart w:id="863" w:name="__Fieldmark__2516_2280461051"/>
      <w:bookmarkStart w:id="864" w:name="__Fieldmark__9260_1777031281"/>
      <w:bookmarkStart w:id="865" w:name="__Fieldmark__2210_2048093008"/>
      <w:bookmarkStart w:id="866" w:name="__Fieldmark__2315_908293503"/>
      <w:bookmarkStart w:id="867" w:name="__Fieldmark__2611_1561598236"/>
      <w:bookmarkStart w:id="868" w:name="__Fieldmark__3143_2505137388"/>
      <w:r>
        <w:rPr/>
        <w:t>o</w:t>
      </w:r>
      <w:bookmarkStart w:id="869" w:name="__Fieldmark__2621_1561598236"/>
      <w:bookmarkStart w:id="870" w:name="__Fieldmark__2321_908293503"/>
      <w:bookmarkStart w:id="871" w:name="__Fieldmark__2212_2048093008"/>
      <w:bookmarkStart w:id="872" w:name="__Fieldmark__9264_1777031281"/>
      <w:bookmarkStart w:id="873" w:name="__Fieldmark__2524_2280461051"/>
      <w:r>
        <w:rPr/>
        <w:t>s</w:t>
      </w:r>
      <w:bookmarkStart w:id="874" w:name="__Fieldmark__2327_908293503"/>
      <w:bookmarkStart w:id="875" w:name="__Fieldmark__2214_2048093008"/>
      <w:bookmarkStart w:id="876" w:name="__Fieldmark__9268_1777031281"/>
      <w:bookmarkStart w:id="877" w:name="__Fieldmark__2532_2280461051"/>
      <w:r>
        <w:rPr/>
        <w:t>e</w:t>
      </w:r>
      <w:bookmarkStart w:id="878" w:name="__Fieldmark__2333_908293503"/>
      <w:bookmarkStart w:id="879" w:name="__Fieldmark__2216_2048093008"/>
      <w:bookmarkStart w:id="880" w:name="__Fieldmark__9272_1777031281"/>
      <w:r>
        <w:rPr/>
        <w:t>n</w:t>
      </w:r>
      <w:bookmarkStart w:id="881" w:name="__Fieldmark__2218_2048093008"/>
      <w:bookmarkStart w:id="882" w:name="__Fieldmark__9276_1777031281"/>
      <w:r>
        <w:rPr/>
        <w:t>f</w:t>
      </w:r>
      <w:bookmarkStart w:id="883" w:name="__Fieldmark__2220_2048093008"/>
      <w:r>
        <w:rPr/>
        <w:t>elder et al. 2011; Le Vo</w:t>
      </w:r>
      <w:r>
        <w:rPr/>
      </w:r>
      <w:r>
        <w:fldChar w:fldCharType="end"/>
      </w:r>
      <w:bookmarkEnd w:id="757"/>
      <w:bookmarkEnd w:id="766"/>
      <w:bookmarkEnd w:id="775"/>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r>
        <w:rPr/>
        <w:t>ye</w:t>
      </w:r>
      <w:bookmarkEnd w:id="747"/>
      <w:r>
        <w:rPr/>
        <w:t xml:space="preserve">r et al. 2014; </w:t>
      </w:r>
      <w:bookmarkEnd w:id="710"/>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SIMS</w:t>
      </w:r>
    </w:p>
    <w:p>
      <w:pPr>
        <w:pStyle w:val="Normal"/>
        <w:rPr/>
      </w:pPr>
      <w:r>
        <w:rPr/>
        <w:t>The initial H</w:t>
      </w:r>
      <w:r>
        <w:rPr>
          <w:vertAlign w:val="superscript"/>
        </w:rPr>
        <w:t>+</w:t>
      </w:r>
      <w:r>
        <w:rPr/>
        <w:t xml:space="preserve"> concentration in each olivine used in dehydration experiments was estimated using both polarized FTIR and 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m, an average of 200 scans, and a ZnSe polarizer. Initial H</w:t>
      </w:r>
      <w:r>
        <w:rPr>
          <w:vertAlign w:val="superscript"/>
        </w:rPr>
        <w:t>+</w:t>
      </w:r>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884" w:name="__Fieldmark__3071_1417665735"/>
      <w:r>
        <w:rPr/>
        <w:t>(</w:t>
      </w:r>
      <w:bookmarkStart w:id="885" w:name="__Fieldmark__2776_3310317172"/>
      <w:r>
        <w:rPr/>
        <w:t>L</w:t>
      </w:r>
      <w:bookmarkStart w:id="886" w:name="__Fieldmark__3242_2505137388"/>
      <w:r>
        <w:rPr/>
        <w:t>i</w:t>
      </w:r>
      <w:bookmarkStart w:id="887" w:name="__Fieldmark__2687_1561598236"/>
      <w:r>
        <w:rPr/>
        <w:t>b</w:t>
      </w:r>
      <w:bookmarkStart w:id="888" w:name="__Fieldmark__2587_2280461051"/>
      <w:r>
        <w:rPr/>
        <w:t>o</w:t>
      </w:r>
      <w:bookmarkStart w:id="889" w:name="__Fieldmark__2379_908293503"/>
      <w:r>
        <w:rPr/>
        <w:t>w</w:t>
      </w:r>
      <w:bookmarkStart w:id="890" w:name="__Fieldmark__9315_1777031281"/>
      <w:r>
        <w:rPr/>
        <w:t>i</w:t>
      </w:r>
      <w:bookmarkStart w:id="891" w:name="__Fieldmark__2273_2048093008"/>
      <w:r>
        <w:rPr/>
        <w:t>t</w:t>
      </w:r>
      <w:bookmarkStart w:id="892" w:name="__Fieldmark__2112_527255555"/>
      <w:r>
        <w:rPr/>
        <w:t>z</w:t>
      </w:r>
      <w:bookmarkStart w:id="893" w:name="__Fieldmark__2008_3642959469"/>
      <w:r>
        <w:rPr/>
        <w:t>k</w:t>
      </w:r>
      <w:bookmarkStart w:id="894" w:name="__Fieldmark__1944_2362112943"/>
      <w:r>
        <w:rPr/>
        <w:t>y</w:t>
      </w:r>
      <w:bookmarkStart w:id="895" w:name="__Fieldmark__1886_2049629825"/>
      <w:r>
        <w:rPr/>
        <w:t xml:space="preserve"> </w:t>
      </w:r>
      <w:bookmarkStart w:id="896" w:name="__Fieldmark__1828_687217606"/>
      <w:r>
        <w:rPr/>
        <w:t>a</w:t>
      </w:r>
      <w:bookmarkStart w:id="897" w:name="__Fieldmark__1770_2209115713"/>
      <w:r>
        <w:rPr/>
        <w:t>n</w:t>
      </w:r>
      <w:bookmarkStart w:id="898" w:name="__Fieldmark__1714_1105856583"/>
      <w:r>
        <w:rPr/>
        <w:t>d</w:t>
      </w:r>
      <w:bookmarkStart w:id="899" w:name="__Fieldmark__1654_1929513578"/>
      <w:r>
        <w:rPr/>
        <w:t xml:space="preserve"> </w:t>
      </w:r>
      <w:bookmarkStart w:id="900" w:name="__Fieldmark__1596_739104655"/>
      <w:r>
        <w:rPr/>
        <w:t>R</w:t>
      </w:r>
      <w:bookmarkStart w:id="901" w:name="__Fieldmark__1537_462321902"/>
      <w:r>
        <w:rPr/>
        <w:t>o</w:t>
      </w:r>
      <w:bookmarkStart w:id="902" w:name="__Fieldmark__1477_948816634"/>
      <w:r>
        <w:rPr/>
        <w:t>s</w:t>
      </w:r>
      <w:bookmarkStart w:id="903" w:name="__Fieldmark__1417_2312622389"/>
      <w:r>
        <w:rPr/>
        <w:t>s</w:t>
      </w:r>
      <w:bookmarkStart w:id="904" w:name="__Fieldmark__1356_2161409428"/>
      <w:r>
        <w:rPr/>
        <w:t>m</w:t>
      </w:r>
      <w:bookmarkStart w:id="905" w:name="__Fieldmark__1294_188299688"/>
      <w:r>
        <w:rPr/>
        <w:t>a</w:t>
      </w:r>
      <w:bookmarkStart w:id="906" w:name="__Fieldmark__1231_1216455718"/>
      <w:r>
        <w:rPr/>
        <w:t>n</w:t>
      </w:r>
      <w:bookmarkStart w:id="907" w:name="__Fieldmark__1168_649753871"/>
      <w:r>
        <w:rPr/>
        <w:t xml:space="preserve"> </w:t>
      </w:r>
      <w:bookmarkStart w:id="908" w:name="__Fieldmark__1105_2534479100"/>
      <w:r>
        <w:rPr/>
        <w:t>1</w:t>
      </w:r>
      <w:bookmarkStart w:id="909" w:name="__Fieldmark__1042_1692434574"/>
      <w:r>
        <w:rPr/>
        <w:t>9</w:t>
      </w:r>
      <w:bookmarkStart w:id="910" w:name="__Fieldmark__979_148202576"/>
      <w:r>
        <w:rPr/>
        <w:t>9</w:t>
      </w:r>
      <w:bookmarkStart w:id="911" w:name="__Fieldmark__2488_2994147849"/>
      <w:r>
        <w:rPr/>
        <w:t>6</w:t>
      </w:r>
      <w:bookmarkStart w:id="912" w:name="__Fieldmark__852_3231691474"/>
      <w:r>
        <w:rPr/>
        <w:t>;</w:t>
      </w:r>
      <w:bookmarkStart w:id="913" w:name="__Fieldmark__788_3149341642"/>
      <w:r>
        <w:rPr/>
        <w:t xml:space="preserve"> </w:t>
      </w:r>
      <w:bookmarkStart w:id="914" w:name="__Fieldmark__724_4213078475"/>
      <w:r>
        <w:rPr/>
        <w:t>S</w:t>
      </w:r>
      <w:bookmarkStart w:id="915" w:name="__Fieldmark__660_4019975519"/>
      <w:r>
        <w:rPr/>
        <w:t>h</w:t>
      </w:r>
      <w:bookmarkStart w:id="916" w:name="__Fieldmark__596_3852820974"/>
      <w:r>
        <w:rPr/>
        <w:t>u</w:t>
      </w:r>
      <w:bookmarkStart w:id="917" w:name="__Fieldmark__532_3917936936"/>
      <w:r>
        <w:rPr/>
        <w:t>a</w:t>
      </w:r>
      <w:bookmarkStart w:id="918" w:name="__Fieldmark__468_3265051427"/>
      <w:r>
        <w:rPr/>
        <w:t>i</w:t>
      </w:r>
      <w:bookmarkStart w:id="919" w:name="__Fieldmark__404_837005789"/>
      <w:r>
        <w:rPr/>
        <w:t xml:space="preserve"> </w:t>
      </w:r>
      <w:bookmarkStart w:id="920" w:name="__Fieldmark__340_3470823330"/>
      <w:r>
        <w:rPr/>
        <w:t>a</w:t>
      </w:r>
      <w:bookmarkStart w:id="921" w:name="__Fieldmark__276_2630548144"/>
      <w:r>
        <w:rPr/>
        <w:t>n</w:t>
      </w:r>
      <w:bookmarkStart w:id="922" w:name="__Fieldmark__2604_2304565098"/>
      <w:r>
        <w:rPr/>
        <w:t>d</w:t>
      </w:r>
      <w:bookmarkStart w:id="923" w:name="__Fieldmark__362_2304565098"/>
      <w:r>
        <w:rPr/>
        <w:t xml:space="preserve"> Yang 2017)</w:t>
      </w:r>
      <w:r>
        <w:rPr/>
      </w:r>
      <w:r>
        <w:fldChar w:fldCharType="end"/>
      </w:r>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924" w:name="__Fieldmark__3230_1417665735"/>
      <w:r>
        <w:rPr/>
        <w:t>(</w:t>
      </w:r>
      <w:bookmarkStart w:id="925" w:name="__Fieldmark__2931_3310317172"/>
      <w:r>
        <w:rPr/>
        <w:t>B</w:t>
      </w:r>
      <w:bookmarkStart w:id="926" w:name="__Fieldmark__3393_2505137388"/>
      <w:r>
        <w:rPr/>
        <w:t>e</w:t>
      </w:r>
      <w:bookmarkStart w:id="927" w:name="__Fieldmark__2834_1561598236"/>
      <w:r>
        <w:rPr/>
        <w:t>l</w:t>
      </w:r>
      <w:bookmarkStart w:id="928" w:name="__Fieldmark__2730_2280461051"/>
      <w:r>
        <w:rPr/>
        <w:t>l</w:t>
      </w:r>
      <w:bookmarkStart w:id="929" w:name="__Fieldmark__2518_908293503"/>
      <w:r>
        <w:rPr/>
        <w:t xml:space="preserve"> </w:t>
      </w:r>
      <w:bookmarkStart w:id="930" w:name="__Fieldmark__9450_1777031281"/>
      <w:r>
        <w:rPr/>
        <w:t>e</w:t>
      </w:r>
      <w:bookmarkStart w:id="931" w:name="__Fieldmark__2404_2048093008"/>
      <w:r>
        <w:rPr/>
        <w:t>t</w:t>
      </w:r>
      <w:bookmarkStart w:id="932" w:name="__Fieldmark__2239_527255555"/>
      <w:r>
        <w:rPr/>
        <w:t xml:space="preserve"> </w:t>
      </w:r>
      <w:bookmarkStart w:id="933" w:name="__Fieldmark__2131_3642959469"/>
      <w:r>
        <w:rPr/>
        <w:t>a</w:t>
      </w:r>
      <w:bookmarkStart w:id="934" w:name="__Fieldmark__2063_2362112943"/>
      <w:r>
        <w:rPr/>
        <w:t>l</w:t>
      </w:r>
      <w:bookmarkStart w:id="935" w:name="__Fieldmark__2001_2049629825"/>
      <w:r>
        <w:rPr/>
        <w:t>.</w:t>
      </w:r>
      <w:bookmarkStart w:id="936" w:name="__Fieldmark__1939_687217606"/>
      <w:r>
        <w:rPr/>
        <w:t xml:space="preserve"> </w:t>
      </w:r>
      <w:bookmarkStart w:id="937" w:name="__Fieldmark__1877_2209115713"/>
      <w:r>
        <w:rPr/>
        <w:t>2</w:t>
      </w:r>
      <w:bookmarkStart w:id="938" w:name="__Fieldmark__1817_1105856583"/>
      <w:r>
        <w:rPr/>
        <w:t>0</w:t>
      </w:r>
      <w:bookmarkStart w:id="939" w:name="__Fieldmark__1753_1929513578"/>
      <w:r>
        <w:rPr/>
        <w:t>0</w:t>
      </w:r>
      <w:bookmarkStart w:id="940" w:name="__Fieldmark__1691_739104655"/>
      <w:r>
        <w:rPr/>
        <w:t>3</w:t>
      </w:r>
      <w:bookmarkStart w:id="941" w:name="__Fieldmark__1628_462321902"/>
      <w:r>
        <w:rPr/>
        <w:t>;</w:t>
      </w:r>
      <w:bookmarkStart w:id="942" w:name="__Fieldmark__1564_948816634"/>
      <w:r>
        <w:rPr/>
        <w:t xml:space="preserve"> </w:t>
      </w:r>
      <w:bookmarkStart w:id="943" w:name="__Fieldmark__1500_2312622389"/>
      <w:r>
        <w:rPr/>
        <w:t>W</w:t>
      </w:r>
      <w:bookmarkStart w:id="944" w:name="__Fieldmark__1435_2161409428"/>
      <w:r>
        <w:rPr/>
        <w:t>i</w:t>
      </w:r>
      <w:bookmarkStart w:id="945" w:name="__Fieldmark__1369_188299688"/>
      <w:r>
        <w:rPr/>
        <w:t>t</w:t>
      </w:r>
      <w:bookmarkStart w:id="946" w:name="__Fieldmark__1302_1216455718"/>
      <w:r>
        <w:rPr/>
        <w:t>h</w:t>
      </w:r>
      <w:bookmarkStart w:id="947" w:name="__Fieldmark__1235_649753871"/>
      <w:r>
        <w:rPr/>
        <w:t>e</w:t>
      </w:r>
      <w:bookmarkStart w:id="948" w:name="__Fieldmark__1168_2534479100"/>
      <w:r>
        <w:rPr/>
        <w:t>r</w:t>
      </w:r>
      <w:bookmarkStart w:id="949" w:name="__Fieldmark__1101_1692434574"/>
      <w:r>
        <w:rPr/>
        <w:t>s</w:t>
      </w:r>
      <w:bookmarkStart w:id="950" w:name="__Fieldmark__1034_148202576"/>
      <w:r>
        <w:rPr/>
        <w:t xml:space="preserve"> </w:t>
      </w:r>
      <w:bookmarkStart w:id="951" w:name="__Fieldmark__2539_2994147849"/>
      <w:r>
        <w:rPr/>
        <w:t>e</w:t>
      </w:r>
      <w:bookmarkStart w:id="952" w:name="__Fieldmark__899_3231691474"/>
      <w:r>
        <w:rPr/>
        <w:t>t</w:t>
      </w:r>
      <w:bookmarkStart w:id="953" w:name="__Fieldmark__831_3149341642"/>
      <w:r>
        <w:rPr/>
        <w:t xml:space="preserve"> </w:t>
      </w:r>
      <w:bookmarkStart w:id="954" w:name="__Fieldmark__763_4213078475"/>
      <w:r>
        <w:rPr/>
        <w:t>a</w:t>
      </w:r>
      <w:bookmarkStart w:id="955" w:name="__Fieldmark__695_4019975519"/>
      <w:r>
        <w:rPr/>
        <w:t>l</w:t>
      </w:r>
      <w:bookmarkStart w:id="956" w:name="__Fieldmark__627_3852820974"/>
      <w:r>
        <w:rPr/>
        <w:t>.</w:t>
      </w:r>
      <w:bookmarkStart w:id="957" w:name="__Fieldmark__559_3917936936"/>
      <w:r>
        <w:rPr/>
        <w:t xml:space="preserve"> </w:t>
      </w:r>
      <w:bookmarkStart w:id="958" w:name="__Fieldmark__491_3265051427"/>
      <w:r>
        <w:rPr/>
        <w:t>2</w:t>
      </w:r>
      <w:bookmarkStart w:id="959" w:name="__Fieldmark__423_837005789"/>
      <w:r>
        <w:rPr/>
        <w:t>0</w:t>
      </w:r>
      <w:bookmarkStart w:id="960" w:name="__Fieldmark__355_3470823330"/>
      <w:r>
        <w:rPr/>
        <w:t>1</w:t>
      </w:r>
      <w:bookmarkStart w:id="961" w:name="__Fieldmark__287_2630548144"/>
      <w:r>
        <w:rPr/>
        <w:t>2</w:t>
      </w:r>
      <w:bookmarkStart w:id="962" w:name="__Fieldmark__2611_2304565098"/>
      <w:r>
        <w:rPr/>
        <w:t>)</w:t>
      </w:r>
      <w:bookmarkStart w:id="963" w:name="__Fieldmark__370_2304565098"/>
      <w:r>
        <w:rPr/>
      </w:r>
      <w:r>
        <w:fldChar w:fldCharType="end"/>
      </w:r>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r>
        <w:rPr/>
        <w:t>. To account for the large error associated with baseline choice, 3 different baselines were drawn, and the resulting areas were averaged. Traverses along all three directions did not show significant zonation in bulk or peak-specific H</w:t>
      </w:r>
      <w:r>
        <w:rPr>
          <w:vertAlign w:val="superscript"/>
        </w:rPr>
        <w:t>+</w:t>
      </w:r>
      <w:r>
        <w:rPr/>
        <w:t xml:space="preserve"> in the untreated samples. </w:t>
      </w:r>
    </w:p>
    <w:p>
      <w:pPr>
        <w:pStyle w:val="Normal"/>
        <w:rPr/>
      </w:pPr>
      <w:r>
        <w:rPr/>
        <w:t xml:space="preserve">Erik Hauri measured the C, H, F, P, and Cl concentrations by nanoSIMS along traverses parallel to </w:t>
      </w:r>
      <w:r>
        <w:rPr>
          <w:i/>
          <w:iCs/>
        </w:rPr>
        <w:t>c</w:t>
      </w:r>
      <w:r>
        <w:rPr/>
        <w:t xml:space="preserve"> in SC1-2 and parallel to </w:t>
      </w:r>
      <w:r>
        <w:rPr>
          <w:i/>
          <w:iCs/>
        </w:rPr>
        <w:t>b</w:t>
      </w:r>
      <w:r>
        <w:rPr/>
        <w:t xml:space="preserve"> in Kiki. </w:t>
      </w:r>
      <w:r>
        <w:rPr/>
        <w:commentReference w:id="5"/>
      </w:r>
      <w:r>
        <w:rPr/>
        <w:t xml:space="preserve">SIMS measurements were made before Kiki was dehydrated but after the final dehydration heating step for SC1-2. The area under the O-H stretching peaks with the electric vector E || </w:t>
      </w:r>
      <w:r>
        <w:rPr>
          <w:i/>
          <w:iCs/>
        </w:rPr>
        <w:t>a</w:t>
      </w:r>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Therefore, the SIMS measurements of the hydrated and then dehydrated SC1-2 were taken as a reasonable estimate of the initial water concentration in SC1.</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964" w:name="__Fieldmark__3413_1417665735"/>
      <w:r>
        <w:rPr/>
        <w:t>J</w:t>
      </w:r>
      <w:bookmarkStart w:id="965" w:name="__Fieldmark__3110_3310317172"/>
      <w:r>
        <w:rPr/>
        <w:t>o</w:t>
      </w:r>
      <w:bookmarkStart w:id="966" w:name="__Fieldmark__3581_2505137388"/>
      <w:r>
        <w:rPr/>
        <w:t>l</w:t>
      </w:r>
      <w:bookmarkStart w:id="967" w:name="__Fieldmark__2997_1561598236"/>
      <w:r>
        <w:rPr/>
        <w:t>l</w:t>
      </w:r>
      <w:bookmarkStart w:id="968" w:name="__Fieldmark__2889_2280461051"/>
      <w:r>
        <w:rPr/>
        <w:t>a</w:t>
      </w:r>
      <w:bookmarkStart w:id="969" w:name="__Fieldmark__2673_908293503"/>
      <w:r>
        <w:rPr/>
        <w:t>n</w:t>
      </w:r>
      <w:bookmarkStart w:id="970" w:name="__Fieldmark__9604_1777031281"/>
      <w:r>
        <w:rPr/>
        <w:t>d</w:t>
      </w:r>
      <w:bookmarkStart w:id="971" w:name="__Fieldmark__2549_2048093008"/>
      <w:r>
        <w:rPr/>
        <w:t>s</w:t>
      </w:r>
      <w:bookmarkStart w:id="972" w:name="__Fieldmark__2380_527255555"/>
      <w:r>
        <w:rPr/>
        <w:t xml:space="preserve"> </w:t>
      </w:r>
      <w:bookmarkStart w:id="973" w:name="__Fieldmark__2268_3642959469"/>
      <w:r>
        <w:rPr/>
        <w:t>e</w:t>
      </w:r>
      <w:bookmarkStart w:id="974" w:name="__Fieldmark__2196_2362112943"/>
      <w:r>
        <w:rPr/>
        <w:t>t</w:t>
      </w:r>
      <w:bookmarkStart w:id="975" w:name="__Fieldmark__2130_2049629825"/>
      <w:r>
        <w:rPr/>
        <w:t xml:space="preserve"> </w:t>
      </w:r>
      <w:bookmarkStart w:id="976" w:name="__Fieldmark__2064_687217606"/>
      <w:r>
        <w:rPr/>
        <w:t>a</w:t>
      </w:r>
      <w:bookmarkStart w:id="977" w:name="__Fieldmark__1998_2209115713"/>
      <w:r>
        <w:rPr/>
        <w:t>l</w:t>
      </w:r>
      <w:bookmarkStart w:id="978" w:name="__Fieldmark__1934_1105856583"/>
      <w:r>
        <w:rPr/>
        <w:t>.</w:t>
      </w:r>
      <w:bookmarkStart w:id="979" w:name="__Fieldmark__1866_1929513578"/>
      <w:r>
        <w:rPr/>
        <w:t xml:space="preserve"> </w:t>
      </w:r>
      <w:bookmarkStart w:id="980" w:name="__Fieldmark__1800_739104655"/>
      <w:r>
        <w:rPr/>
        <w:t>(</w:t>
      </w:r>
      <w:bookmarkStart w:id="981" w:name="__Fieldmark__1733_462321902"/>
      <w:r>
        <w:rPr/>
        <w:t>2</w:t>
      </w:r>
      <w:bookmarkStart w:id="982" w:name="__Fieldmark__1665_948816634"/>
      <w:r>
        <w:rPr/>
        <w:t>0</w:t>
      </w:r>
      <w:bookmarkStart w:id="983" w:name="__Fieldmark__1597_2312622389"/>
      <w:r>
        <w:rPr/>
        <w:t>1</w:t>
      </w:r>
      <w:bookmarkStart w:id="984" w:name="__Fieldmark__1528_2161409428"/>
      <w:r>
        <w:rPr/>
        <w:t>6</w:t>
      </w:r>
      <w:bookmarkStart w:id="985" w:name="__Fieldmark__1458_188299688"/>
      <w:r>
        <w:rPr/>
        <w:t>)</w:t>
      </w:r>
      <w:bookmarkStart w:id="986" w:name="__Fieldmark__1387_1216455718"/>
      <w:r>
        <w:rPr/>
      </w:r>
      <w:r>
        <w:fldChar w:fldCharType="end"/>
      </w:r>
      <w:bookmarkStart w:id="987" w:name="__Fieldmark__1245_2534479100"/>
      <w:bookmarkStart w:id="988" w:name="__Fieldmark__1103_148202576"/>
      <w:bookmarkStart w:id="989" w:name="__Fieldmark__960_3231691474"/>
      <w:bookmarkStart w:id="990" w:name="__Fieldmark__816_4213078475"/>
      <w:bookmarkStart w:id="991" w:name="__Fieldmark__672_3852820974"/>
      <w:bookmarkStart w:id="992" w:name="__Fieldmark__528_3265051427"/>
      <w:bookmarkStart w:id="993" w:name="__Fieldmark__384_3470823330"/>
      <w:bookmarkStart w:id="994" w:name="__Fieldmark__2636_2304565098"/>
      <w:bookmarkStart w:id="995" w:name="__Fieldmark__420_2304565098"/>
      <w:bookmarkStart w:id="996" w:name="__Fieldmark__312_2630548144"/>
      <w:bookmarkStart w:id="997" w:name="__Fieldmark__456_837005789"/>
      <w:bookmarkStart w:id="998" w:name="__Fieldmark__600_3917936936"/>
      <w:bookmarkStart w:id="999" w:name="__Fieldmark__744_4019975519"/>
      <w:bookmarkStart w:id="1000" w:name="__Fieldmark__888_3149341642"/>
      <w:bookmarkStart w:id="1001" w:name="__Fieldmark__2604_2994147849"/>
      <w:bookmarkStart w:id="1002" w:name="__Fieldmark__1174_1692434574"/>
      <w:bookmarkStart w:id="1003" w:name="__Fieldmark__1316_649753871"/>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thermocouple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004" w:name="__Fieldmark__3569_1417665735"/>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005" w:name="__Fieldmark__3263_3310317172"/>
      <w:bookmarkStart w:id="1006" w:name="__Fieldmark__3572_1417665735"/>
      <w:bookmarkEnd w:id="1004"/>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007" w:name="__Fieldmark__3266_3310317172"/>
      <w:bookmarkStart w:id="1008" w:name="__Fieldmark__3746_2505137388"/>
      <w:bookmarkStart w:id="1009" w:name="__Fieldmark__3577_1417665735"/>
      <w:bookmarkEnd w:id="1005"/>
      <w:bookmarkEnd w:id="1006"/>
      <w:r>
        <w:rPr/>
        <w:t>(</w:t>
      </w:r>
      <w:bookmarkStart w:id="1010" w:name="__Fieldmark__3271_3310317172"/>
      <w:bookmarkStart w:id="1011" w:name="__Fieldmark__3144_1561598236"/>
      <w:bookmarkStart w:id="1012" w:name="__Fieldmark__3749_2505137388"/>
      <w:r>
        <w:rPr/>
        <w:t>W</w:t>
      </w:r>
      <w:bookmarkStart w:id="1013" w:name="__Fieldmark__3033_2280461051"/>
      <w:bookmarkStart w:id="1014" w:name="__Fieldmark__3147_1561598236"/>
      <w:bookmarkStart w:id="1015" w:name="__Fieldmark__3754_2505137388"/>
      <w:r>
        <w:rPr/>
        <w:t>i</w:t>
      </w:r>
      <w:bookmarkStart w:id="1016" w:name="__Fieldmark__3152_1561598236"/>
      <w:bookmarkStart w:id="1017" w:name="__Fieldmark__2814_908293503"/>
      <w:bookmarkStart w:id="1018" w:name="__Fieldmark__3036_2280461051"/>
      <w:r>
        <w:rPr/>
        <w:t>t</w:t>
      </w:r>
      <w:bookmarkStart w:id="1019" w:name="__Fieldmark__2817_908293503"/>
      <w:bookmarkStart w:id="1020" w:name="__Fieldmark__9742_1777031281"/>
      <w:bookmarkStart w:id="1021" w:name="__Fieldmark__3041_2280461051"/>
      <w:r>
        <w:rPr/>
        <w:t>h</w:t>
      </w:r>
      <w:bookmarkStart w:id="1022" w:name="__Fieldmark__2822_908293503"/>
      <w:bookmarkStart w:id="1023" w:name="__Fieldmark__2684_2048093008"/>
      <w:bookmarkStart w:id="1024" w:name="__Fieldmark__9745_1777031281"/>
      <w:r>
        <w:rPr/>
        <w:t>e</w:t>
      </w:r>
      <w:bookmarkStart w:id="1025" w:name="__Fieldmark__2512_527255555"/>
      <w:bookmarkStart w:id="1026" w:name="__Fieldmark__2687_2048093008"/>
      <w:bookmarkStart w:id="1027" w:name="__Fieldmark__9750_1777031281"/>
      <w:r>
        <w:rPr/>
        <w:t>r</w:t>
      </w:r>
      <w:bookmarkStart w:id="1028" w:name="__Fieldmark__2692_2048093008"/>
      <w:bookmarkStart w:id="1029" w:name="__Fieldmark__2397_3642959469"/>
      <w:bookmarkStart w:id="1030" w:name="__Fieldmark__2515_527255555"/>
      <w:r>
        <w:rPr/>
        <w:t>s</w:t>
      </w:r>
      <w:bookmarkStart w:id="1031" w:name="__Fieldmark__2400_3642959469"/>
      <w:bookmarkStart w:id="1032" w:name="__Fieldmark__2322_2362112943"/>
      <w:bookmarkStart w:id="1033" w:name="__Fieldmark__2520_527255555"/>
      <w:r>
        <w:rPr/>
        <w:t xml:space="preserve"> </w:t>
      </w:r>
      <w:bookmarkStart w:id="1034" w:name="__Fieldmark__2405_3642959469"/>
      <w:bookmarkStart w:id="1035" w:name="__Fieldmark__2253_2049629825"/>
      <w:bookmarkStart w:id="1036" w:name="__Fieldmark__2325_2362112943"/>
      <w:r>
        <w:rPr/>
        <w:t>2</w:t>
      </w:r>
      <w:bookmarkStart w:id="1037" w:name="__Fieldmark__2256_2049629825"/>
      <w:bookmarkStart w:id="1038" w:name="__Fieldmark__2184_687217606"/>
      <w:bookmarkStart w:id="1039" w:name="__Fieldmark__2330_2362112943"/>
      <w:r>
        <w:rPr/>
        <w:t>0</w:t>
      </w:r>
      <w:bookmarkStart w:id="1040" w:name="__Fieldmark__2261_2049629825"/>
      <w:bookmarkStart w:id="1041" w:name="__Fieldmark__2115_2209115713"/>
      <w:bookmarkStart w:id="1042" w:name="__Fieldmark__2187_687217606"/>
      <w:r>
        <w:rPr/>
        <w:t>1</w:t>
      </w:r>
      <w:bookmarkStart w:id="1043" w:name="__Fieldmark__2118_2209115713"/>
      <w:bookmarkStart w:id="1044" w:name="__Fieldmark__2048_1105856583"/>
      <w:bookmarkStart w:id="1045" w:name="__Fieldmark__2192_687217606"/>
      <w:r>
        <w:rPr/>
        <w:t>3</w:t>
      </w:r>
      <w:bookmarkStart w:id="1046" w:name="__Fieldmark__2123_2209115713"/>
      <w:bookmarkStart w:id="1047" w:name="__Fieldmark__1977_1929513578"/>
      <w:bookmarkStart w:id="1048" w:name="__Fieldmark__2051_1105856583"/>
      <w:r>
        <w:rPr/>
        <w:t>)</w:t>
      </w:r>
      <w:bookmarkStart w:id="1049" w:name="__Fieldmark__1980_1929513578"/>
      <w:bookmarkStart w:id="1050" w:name="__Fieldmark__1908_739104655"/>
      <w:bookmarkStart w:id="1051" w:name="__Fieldmark__2056_1105856583"/>
      <w:r>
        <w:rPr/>
      </w:r>
      <w:r>
        <w:fldChar w:fldCharType="end"/>
      </w:r>
      <w:bookmarkStart w:id="1052" w:name="__Fieldmark__1841_462321902"/>
      <w:bookmarkStart w:id="1053" w:name="__Fieldmark__1766_948816634"/>
      <w:bookmarkStart w:id="1054" w:name="__Fieldmark__1916_739104655"/>
      <w:bookmarkStart w:id="1055" w:name="__Fieldmark__1697_2312622389"/>
      <w:bookmarkStart w:id="1056" w:name="__Fieldmark__1621_2161409428"/>
      <w:bookmarkStart w:id="1057" w:name="__Fieldmark__1774_948816634"/>
      <w:bookmarkStart w:id="1058" w:name="__Fieldmark__1550_188299688"/>
      <w:bookmarkStart w:id="1059" w:name="__Fieldmark__1472_1216455718"/>
      <w:bookmarkStart w:id="1060" w:name="__Fieldmark__1629_2161409428"/>
      <w:bookmarkStart w:id="1061" w:name="__Fieldmark__1400_649753871"/>
      <w:bookmarkStart w:id="1062" w:name="__Fieldmark__1324_2534479100"/>
      <w:bookmarkStart w:id="1063" w:name="__Fieldmark__1480_1216455718"/>
      <w:bookmarkStart w:id="1064" w:name="__Fieldmark__1250_1692434574"/>
      <w:bookmarkStart w:id="1065" w:name="__Fieldmark__1172_148202576"/>
      <w:bookmarkStart w:id="1066" w:name="__Fieldmark__1332_2534479100"/>
      <w:bookmarkStart w:id="1067" w:name="__Fieldmark__2672_2994147849"/>
      <w:bookmarkStart w:id="1068" w:name="__Fieldmark__1021_3231691474"/>
      <w:bookmarkStart w:id="1069" w:name="__Fieldmark__1180_148202576"/>
      <w:bookmarkStart w:id="1070" w:name="__Fieldmark__948_3149341642"/>
      <w:bookmarkStart w:id="1071" w:name="__Fieldmark__869_4213078475"/>
      <w:bookmarkStart w:id="1072" w:name="__Fieldmark__1029_3231691474"/>
      <w:bookmarkStart w:id="1073" w:name="__Fieldmark__796_4019975519"/>
      <w:bookmarkStart w:id="1074" w:name="__Fieldmark__720_3852820974"/>
      <w:bookmarkStart w:id="1075" w:name="__Fieldmark__877_4213078475"/>
      <w:bookmarkStart w:id="1076" w:name="__Fieldmark__647_3917936936"/>
      <w:bookmarkStart w:id="1077" w:name="__Fieldmark__568_3265051427"/>
      <w:bookmarkStart w:id="1078" w:name="__Fieldmark__728_3852820974"/>
      <w:bookmarkStart w:id="1079" w:name="__Fieldmark__495_837005789"/>
      <w:bookmarkStart w:id="1080" w:name="__Fieldmark__416_3470823330"/>
      <w:bookmarkStart w:id="1081" w:name="__Fieldmark__576_3265051427"/>
      <w:bookmarkStart w:id="1082" w:name="__Fieldmark__343_2630548144"/>
      <w:bookmarkStart w:id="1083" w:name="__Fieldmark__2660_2304565098"/>
      <w:bookmarkStart w:id="1084" w:name="__Fieldmark__424_3470823330"/>
      <w:bookmarkStart w:id="1085" w:name="__Fieldmark__2665_2304565098"/>
      <w:bookmarkStart w:id="1086" w:name="__Fieldmark__348_2630548144"/>
      <w:bookmarkStart w:id="1087" w:name="__Fieldmark__2663_2304565098"/>
      <w:bookmarkStart w:id="1088" w:name="__Fieldmark__514_2304565098"/>
      <w:bookmarkStart w:id="1089" w:name="__Fieldmark__500_837005789"/>
      <w:bookmarkStart w:id="1090" w:name="__Fieldmark__340_2630548144"/>
      <w:bookmarkStart w:id="1091" w:name="__Fieldmark__419_3470823330"/>
      <w:bookmarkStart w:id="1092" w:name="__Fieldmark__652_3917936936"/>
      <w:bookmarkStart w:id="1093" w:name="__Fieldmark__492_837005789"/>
      <w:bookmarkStart w:id="1094" w:name="__Fieldmark__571_3265051427"/>
      <w:bookmarkStart w:id="1095" w:name="__Fieldmark__801_4019975519"/>
      <w:bookmarkStart w:id="1096" w:name="__Fieldmark__644_3917936936"/>
      <w:bookmarkStart w:id="1097" w:name="__Fieldmark__723_3852820974"/>
      <w:bookmarkStart w:id="1098" w:name="__Fieldmark__953_3149341642"/>
      <w:bookmarkStart w:id="1099" w:name="__Fieldmark__793_4019975519"/>
      <w:bookmarkStart w:id="1100" w:name="__Fieldmark__872_4213078475"/>
      <w:bookmarkStart w:id="1101" w:name="__Fieldmark__2677_2994147849"/>
      <w:bookmarkStart w:id="1102" w:name="__Fieldmark__945_3149341642"/>
      <w:bookmarkStart w:id="1103" w:name="__Fieldmark__1024_3231691474"/>
      <w:bookmarkStart w:id="1104" w:name="__Fieldmark__1255_1692434574"/>
      <w:bookmarkStart w:id="1105" w:name="__Fieldmark__2669_2994147849"/>
      <w:bookmarkStart w:id="1106" w:name="__Fieldmark__1175_148202576"/>
      <w:bookmarkStart w:id="1107" w:name="__Fieldmark__1405_649753871"/>
      <w:bookmarkStart w:id="1108" w:name="__Fieldmark__1247_1692434574"/>
      <w:bookmarkStart w:id="1109" w:name="__Fieldmark__1327_2534479100"/>
      <w:bookmarkStart w:id="1110" w:name="__Fieldmark__1555_188299688"/>
      <w:bookmarkStart w:id="1111" w:name="__Fieldmark__1397_649753871"/>
      <w:bookmarkStart w:id="1112" w:name="__Fieldmark__1475_1216455718"/>
      <w:bookmarkStart w:id="1113" w:name="__Fieldmark__1702_2312622389"/>
      <w:bookmarkStart w:id="1114" w:name="__Fieldmark__1547_188299688"/>
      <w:bookmarkStart w:id="1115" w:name="__Fieldmark__1624_2161409428"/>
      <w:bookmarkStart w:id="1116" w:name="__Fieldmark__1846_462321902"/>
      <w:bookmarkStart w:id="1117" w:name="__Fieldmark__1694_2312622389"/>
      <w:bookmarkStart w:id="1118" w:name="__Fieldmark__1769_948816634"/>
      <w:bookmarkStart w:id="1119" w:name="__Fieldmark__1985_1929513578"/>
      <w:bookmarkStart w:id="1120" w:name="__Fieldmark__1838_462321902"/>
      <w:bookmarkStart w:id="1121" w:name="__Fieldmark__1911_739104655"/>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r>
        <w:rPr/>
        <w:t>, for 17.5 hours. That time was chosen in order to reach, but not pass, what Kohlstedt and Mackwell (1998) call “metastable equilibrium”</w:t>
      </w:r>
      <w:del w:id="153" w:author="Elizabeth F" w:date="2017-11-06T14:35:50Z">
        <w:r>
          <w:rPr/>
          <w:delText>, the point at which all of the initial Fe</w:delText>
        </w:r>
      </w:del>
      <w:del w:id="154" w:author="Elizabeth F" w:date="2017-11-06T14:35:50Z">
        <w:r>
          <w:rPr>
            <w:vertAlign w:val="superscript"/>
          </w:rPr>
          <w:delText>3+</w:delText>
        </w:r>
      </w:del>
      <w:del w:id="155" w:author="Elizabeth F" w:date="2017-11-06T14:35:50Z">
        <w:r>
          <w:rPr/>
          <w:delText xml:space="preserve"> is reduced as H</w:delText>
        </w:r>
      </w:del>
      <w:del w:id="156" w:author="Elizabeth F" w:date="2017-11-06T14:35:50Z">
        <w:r>
          <w:rPr>
            <w:vertAlign w:val="superscript"/>
          </w:rPr>
          <w:delText>+</w:delText>
        </w:r>
      </w:del>
      <w:del w:id="157" w:author="Elizabeth F" w:date="2017-11-06T14:35:50Z">
        <w:r>
          <w:rPr/>
          <w:delText xml:space="preserve"> diffuses into the sample following the proton-polaron mechanism</w:delText>
        </w:r>
      </w:del>
      <w:r>
        <w:rPr/>
        <w:commentReference w:id="6"/>
      </w:r>
      <w:r>
        <w:rPr/>
        <w:commentReference w:id="7"/>
      </w:r>
      <w:r>
        <w:rPr/>
        <w:t>. If the model used by Kohlstedt and Mackwell (1998) is correct, the H</w:t>
      </w:r>
      <w:r>
        <w:rPr>
          <w:vertAlign w:val="superscript"/>
        </w:rPr>
        <w:t>+</w:t>
      </w:r>
      <w:r>
        <w:rPr/>
        <w:t xml:space="preserve"> concentration in SC1-2 after the piston cylinder experiment should be homogeneous, and the concentration should be lower than the true solubility and presumably determined by the initial concentration of ferric iron. If the </w:t>
      </w:r>
      <w:del w:id="158" w:author="Elizabeth F" w:date="2017-11-06T15:19:07Z">
        <w:r>
          <w:rPr/>
          <w:delText>“</w:delText>
        </w:r>
      </w:del>
      <w:r>
        <w:rPr/>
        <w:t>metastable equilibrium</w:t>
      </w:r>
      <w:del w:id="159" w:author="Elizabeth F" w:date="2017-11-06T15:19:10Z">
        <w:r>
          <w:rPr/>
          <w:delText>”</w:delText>
        </w:r>
      </w:del>
      <w:r>
        <w:rPr/>
        <w:t xml:space="preserve"> H</w:t>
      </w:r>
      <w:r>
        <w:rPr>
          <w:vertAlign w:val="superscript"/>
        </w:rPr>
        <w:t>+</w:t>
      </w:r>
      <w:r>
        <w:rPr/>
        <w:t xml:space="preserve">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122" w:name="__Fieldmark__3923_1417665735"/>
      <w:r>
        <w:rPr/>
        <w:t>(</w:t>
      </w:r>
      <w:bookmarkStart w:id="1123" w:name="__Fieldmark__3602_3310317172"/>
      <w:r>
        <w:rPr/>
        <w:t>W</w:t>
      </w:r>
      <w:bookmarkStart w:id="1124" w:name="__Fieldmark__4101_2505137388"/>
      <w:r>
        <w:rPr/>
        <w:t>i</w:t>
      </w:r>
      <w:bookmarkStart w:id="1125" w:name="__Fieldmark__3460_1561598236"/>
      <w:r>
        <w:rPr/>
        <w:t>t</w:t>
      </w:r>
      <w:bookmarkStart w:id="1126" w:name="__Fieldmark__3340_2280461051"/>
      <w:r>
        <w:rPr/>
        <w:t>h</w:t>
      </w:r>
      <w:bookmarkStart w:id="1127" w:name="__Fieldmark__3112_908293503"/>
      <w:r>
        <w:rPr/>
        <w:t>e</w:t>
      </w:r>
      <w:bookmarkStart w:id="1128" w:name="__Fieldmark__10031_1777031281"/>
      <w:r>
        <w:rPr/>
        <w:t>r</w:t>
      </w:r>
      <w:bookmarkStart w:id="1129" w:name="__Fieldmark__2964_2048093008"/>
      <w:r>
        <w:rPr/>
        <w:t>s</w:t>
      </w:r>
      <w:bookmarkStart w:id="1130" w:name="__Fieldmark__2783_527255555"/>
      <w:r>
        <w:rPr/>
        <w:t xml:space="preserve"> </w:t>
      </w:r>
      <w:bookmarkStart w:id="1131" w:name="__Fieldmark__2659_3642959469"/>
      <w:r>
        <w:rPr/>
        <w:t>2</w:t>
      </w:r>
      <w:bookmarkStart w:id="1132" w:name="__Fieldmark__2575_2362112943"/>
      <w:r>
        <w:rPr/>
        <w:t>0</w:t>
      </w:r>
      <w:bookmarkStart w:id="1133" w:name="__Fieldmark__2497_2049629825"/>
      <w:r>
        <w:rPr/>
        <w:t>1</w:t>
      </w:r>
      <w:bookmarkStart w:id="1134" w:name="__Fieldmark__2419_687217606"/>
      <w:r>
        <w:rPr/>
        <w:t>3</w:t>
      </w:r>
      <w:bookmarkStart w:id="1135" w:name="__Fieldmark__2341_2209115713"/>
      <w:r>
        <w:rPr/>
        <w:t>)</w:t>
      </w:r>
      <w:bookmarkStart w:id="1136" w:name="__Fieldmark__2265_1105856583"/>
      <w:r>
        <w:rPr/>
      </w:r>
      <w:r>
        <w:fldChar w:fldCharType="end"/>
      </w:r>
      <w:bookmarkStart w:id="1137" w:name="__Fieldmark__2107_739104655"/>
      <w:bookmarkStart w:id="1138" w:name="__Fieldmark__1947_948816634"/>
      <w:bookmarkStart w:id="1139" w:name="__Fieldmark__1784_2161409428"/>
      <w:bookmarkStart w:id="1140" w:name="__Fieldmark__1617_1216455718"/>
      <w:bookmarkStart w:id="1141" w:name="__Fieldmark__1453_2534479100"/>
      <w:bookmarkStart w:id="1142" w:name="__Fieldmark__1285_148202576"/>
      <w:bookmarkStart w:id="1143" w:name="__Fieldmark__1118_3231691474"/>
      <w:bookmarkStart w:id="1144" w:name="__Fieldmark__950_4213078475"/>
      <w:bookmarkStart w:id="1145" w:name="__Fieldmark__785_3852820974"/>
      <w:bookmarkStart w:id="1146" w:name="__Fieldmark__617_3265051427"/>
      <w:bookmarkStart w:id="1147" w:name="__Fieldmark__449_3470823330"/>
      <w:bookmarkStart w:id="1148" w:name="__Fieldmark__2679_2304565098"/>
      <w:bookmarkStart w:id="1149" w:name="__Fieldmark__487_2304565098"/>
      <w:bookmarkStart w:id="1150" w:name="__Fieldmark__365_2630548144"/>
      <w:bookmarkStart w:id="1151" w:name="__Fieldmark__533_837005789"/>
      <w:bookmarkStart w:id="1152" w:name="__Fieldmark__701_3917936936"/>
      <w:bookmarkStart w:id="1153" w:name="__Fieldmark__866_4019975519"/>
      <w:bookmarkStart w:id="1154" w:name="__Fieldmark__1034_3149341642"/>
      <w:bookmarkStart w:id="1155" w:name="__Fieldmark__2774_2994147849"/>
      <w:bookmarkStart w:id="1156" w:name="__Fieldmark__1368_1692434574"/>
      <w:bookmarkStart w:id="1157" w:name="__Fieldmark__1533_649753871"/>
      <w:bookmarkStart w:id="1158" w:name="__Fieldmark__1701_188299688"/>
      <w:bookmarkStart w:id="1159" w:name="__Fieldmark__1866_2312622389"/>
      <w:bookmarkStart w:id="1160" w:name="__Fieldmark__2028_462321902"/>
      <w:bookmarkStart w:id="1161" w:name="__Fieldmark__2185_1929513578"/>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r>
        <w:rPr/>
        <w:t xml:space="preserve">. Within this temperature range, given the dimensions of the sample and the diffusivities reported by Kohlstedt and Mackwell (1998), the experiment time of 7 hours should allow the completion of </w:t>
      </w:r>
      <w:ins w:id="160" w:author="Elizabeth F" w:date="2017-11-06T16:11:45Z">
        <w:r>
          <w:rPr/>
          <w:t>PP-rate</w:t>
        </w:r>
      </w:ins>
      <w:del w:id="161" w:author="Elizabeth F" w:date="2017-11-06T16:11:45Z">
        <w:r>
          <w:rPr/>
          <w:delText>proton-polaron</w:delText>
        </w:r>
      </w:del>
      <w:r>
        <w:rPr/>
        <w:t xml:space="preserve"> diffusion and enter into the stage of diffusion </w:t>
      </w:r>
      <w:del w:id="162" w:author="Elizabeth F" w:date="2017-11-06T16:12:18Z">
        <w:r>
          <w:rPr/>
          <w:delText>dominated by</w:delText>
        </w:r>
      </w:del>
      <w:ins w:id="163" w:author="Elizabeth F" w:date="2017-11-06T16:12:18Z">
        <w:r>
          <w:rPr/>
          <w:t>at</w:t>
        </w:r>
      </w:ins>
      <w:r>
        <w:rPr/>
        <w:t xml:space="preserve"> the slower </w:t>
      </w:r>
      <w:ins w:id="164" w:author="Elizabeth F" w:date="2017-11-06T16:12:13Z">
        <w:r>
          <w:rPr/>
          <w:t>PV</w:t>
        </w:r>
      </w:ins>
      <w:del w:id="165" w:author="Elizabeth F" w:date="2017-11-06T16:12:13Z">
        <w:r>
          <w:rPr/>
          <w:delText>proton-vacancy mechanism</w:delText>
        </w:r>
      </w:del>
      <w:ins w:id="166" w:author="Elizabeth F" w:date="2017-11-06T16:12:07Z">
        <w:r>
          <w:rPr/>
          <w:t>rate</w:t>
        </w:r>
      </w:ins>
      <w:r>
        <w:rPr/>
        <w:t xml:space="preserve">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162" w:name="__Fieldmark__4067_1417665735"/>
      <w:r>
        <w:rPr/>
        <w:t>(</w:t>
      </w:r>
      <w:bookmarkStart w:id="1163" w:name="__Fieldmark__3733_3310317172"/>
      <w:r>
        <w:rPr/>
        <w:t>K</w:t>
      </w:r>
      <w:bookmarkStart w:id="1164" w:name="__Fieldmark__4235_2505137388"/>
      <w:r>
        <w:rPr/>
        <w:t>o</w:t>
      </w:r>
      <w:bookmarkStart w:id="1165" w:name="__Fieldmark__3585_1561598236"/>
      <w:r>
        <w:rPr/>
        <w:t>h</w:t>
      </w:r>
      <w:bookmarkStart w:id="1166" w:name="__Fieldmark__3462_2280461051"/>
      <w:r>
        <w:rPr/>
        <w:t>l</w:t>
      </w:r>
      <w:bookmarkStart w:id="1167" w:name="__Fieldmark__3231_908293503"/>
      <w:r>
        <w:rPr/>
        <w:t>s</w:t>
      </w:r>
      <w:bookmarkStart w:id="1168" w:name="__Fieldmark__10147_1777031281"/>
      <w:r>
        <w:rPr/>
        <w:t>t</w:t>
      </w:r>
      <w:bookmarkStart w:id="1169" w:name="__Fieldmark__3077_2048093008"/>
      <w:r>
        <w:rPr/>
        <w:t>e</w:t>
      </w:r>
      <w:bookmarkStart w:id="1170" w:name="__Fieldmark__2893_527255555"/>
      <w:r>
        <w:rPr/>
        <w:t>d</w:t>
      </w:r>
      <w:bookmarkStart w:id="1171" w:name="__Fieldmark__2766_3642959469"/>
      <w:r>
        <w:rPr/>
        <w:t>t</w:t>
      </w:r>
      <w:bookmarkStart w:id="1172" w:name="__Fieldmark__2679_2362112943"/>
      <w:r>
        <w:rPr/>
        <w:t xml:space="preserve"> </w:t>
      </w:r>
      <w:bookmarkStart w:id="1173" w:name="__Fieldmark__2598_2049629825"/>
      <w:r>
        <w:rPr/>
        <w:t>a</w:t>
      </w:r>
      <w:bookmarkStart w:id="1174" w:name="__Fieldmark__2517_687217606"/>
      <w:r>
        <w:rPr/>
        <w:t>n</w:t>
      </w:r>
      <w:bookmarkStart w:id="1175" w:name="__Fieldmark__2436_2209115713"/>
      <w:r>
        <w:rPr/>
        <w:t>d</w:t>
      </w:r>
      <w:bookmarkStart w:id="1176" w:name="__Fieldmark__2357_1105856583"/>
      <w:r>
        <w:rPr/>
        <w:t xml:space="preserve"> </w:t>
      </w:r>
      <w:bookmarkStart w:id="1177" w:name="__Fieldmark__2274_1929513578"/>
      <w:r>
        <w:rPr/>
        <w:t>M</w:t>
      </w:r>
      <w:bookmarkStart w:id="1178" w:name="__Fieldmark__2193_739104655"/>
      <w:r>
        <w:rPr/>
        <w:t>a</w:t>
      </w:r>
      <w:bookmarkStart w:id="1179" w:name="__Fieldmark__2111_462321902"/>
      <w:r>
        <w:rPr/>
        <w:t>c</w:t>
      </w:r>
      <w:bookmarkStart w:id="1180" w:name="__Fieldmark__2027_948816634"/>
      <w:r>
        <w:rPr/>
        <w:t>k</w:t>
      </w:r>
      <w:bookmarkStart w:id="1181" w:name="__Fieldmark__1943_2312622389"/>
      <w:r>
        <w:rPr/>
        <w:t>w</w:t>
      </w:r>
      <w:bookmarkStart w:id="1182" w:name="__Fieldmark__1858_2161409428"/>
      <w:r>
        <w:rPr/>
        <w:t>e</w:t>
      </w:r>
      <w:bookmarkStart w:id="1183" w:name="__Fieldmark__1772_188299688"/>
      <w:r>
        <w:rPr/>
        <w:t>l</w:t>
      </w:r>
      <w:bookmarkStart w:id="1184" w:name="__Fieldmark__1685_1216455718"/>
      <w:r>
        <w:rPr/>
        <w:t>l</w:t>
      </w:r>
      <w:bookmarkStart w:id="1185" w:name="__Fieldmark__1598_649753871"/>
      <w:r>
        <w:rPr/>
        <w:t xml:space="preserve"> </w:t>
      </w:r>
      <w:bookmarkStart w:id="1186" w:name="__Fieldmark__1515_2534479100"/>
      <w:r>
        <w:rPr/>
        <w:t>1</w:t>
      </w:r>
      <w:bookmarkStart w:id="1187" w:name="__Fieldmark__1427_1692434574"/>
      <w:r>
        <w:rPr/>
        <w:t>9</w:t>
      </w:r>
      <w:bookmarkStart w:id="1188" w:name="__Fieldmark__1340_148202576"/>
      <w:r>
        <w:rPr/>
        <w:t>9</w:t>
      </w:r>
      <w:bookmarkStart w:id="1189" w:name="__Fieldmark__2825_2994147849"/>
      <w:r>
        <w:rPr/>
        <w:t>8</w:t>
      </w:r>
      <w:bookmarkStart w:id="1190" w:name="__Fieldmark__1165_3231691474"/>
      <w:r>
        <w:rPr/>
        <w:t>;</w:t>
      </w:r>
      <w:bookmarkStart w:id="1191" w:name="__Fieldmark__1077_3149341642"/>
      <w:r>
        <w:rPr/>
        <w:t xml:space="preserve"> </w:t>
      </w:r>
      <w:bookmarkStart w:id="1192" w:name="__Fieldmark__989_4213078475"/>
      <w:r>
        <w:rPr/>
        <w:t>D</w:t>
      </w:r>
      <w:bookmarkStart w:id="1193" w:name="__Fieldmark__901_4019975519"/>
      <w:r>
        <w:rPr/>
        <w:t>e</w:t>
      </w:r>
      <w:bookmarkStart w:id="1194" w:name="__Fieldmark__816_3852820974"/>
      <w:r>
        <w:rPr/>
        <w:t>m</w:t>
      </w:r>
      <w:bookmarkStart w:id="1195" w:name="__Fieldmark__728_3917936936"/>
      <w:r>
        <w:rPr/>
        <w:t>o</w:t>
      </w:r>
      <w:bookmarkStart w:id="1196" w:name="__Fieldmark__640_3265051427"/>
      <w:r>
        <w:rPr/>
        <w:t>u</w:t>
      </w:r>
      <w:bookmarkStart w:id="1197" w:name="__Fieldmark__552_837005789"/>
      <w:r>
        <w:rPr/>
        <w:t>c</w:t>
      </w:r>
      <w:bookmarkStart w:id="1198" w:name="__Fieldmark__464_3470823330"/>
      <w:r>
        <w:rPr/>
        <w:t>h</w:t>
      </w:r>
      <w:bookmarkStart w:id="1199" w:name="__Fieldmark__376_2630548144"/>
      <w:r>
        <w:rPr/>
        <w:t>y</w:t>
      </w:r>
      <w:bookmarkStart w:id="1200" w:name="__Fieldmark__2686_2304565098"/>
      <w:r>
        <w:rPr/>
        <w:t xml:space="preserve"> </w:t>
      </w:r>
      <w:bookmarkStart w:id="1201" w:name="__Fieldmark__502_2304565098"/>
      <w:r>
        <w:rPr/>
        <w:t>and Mackwell 2006)</w:t>
      </w:r>
      <w:r>
        <w:rPr/>
      </w:r>
      <w:r>
        <w:fldChar w:fldCharType="end"/>
      </w:r>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r>
        <w:rPr/>
        <w:t xml:space="preserve">. </w:t>
      </w:r>
    </w:p>
    <w:p>
      <w:pPr>
        <w:pStyle w:val="Heading2"/>
        <w:rPr/>
      </w:pPr>
      <w:r>
        <w:rPr/>
        <w:t xml:space="preserve">Dehydration </w:t>
      </w:r>
    </w:p>
    <w:p>
      <w:pPr>
        <w:pStyle w:val="Normal"/>
        <w:rPr>
          <w:rFonts w:cs="Calibri"/>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w:t>
      </w:r>
      <w:del w:id="167" w:author="Elizabeth F" w:date="2017-11-02T16:23:00Z">
        <w:r>
          <w:rPr>
            <w:rFonts w:cs="Calibri"/>
          </w:rPr>
          <w:delText xml:space="preserve"> </w:delText>
        </w:r>
      </w:del>
      <w:r>
        <w:rPr>
          <w:rFonts w:cs="Calibri"/>
        </w:rPr>
        <w:t>°C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 A summary of all experimental run conditions is provided in Table 1.</w:t>
      </w:r>
    </w:p>
    <w:p>
      <w:pPr>
        <w:pStyle w:val="Normal"/>
        <w:rPr>
          <w:rFonts w:cs="Calibri"/>
        </w:rPr>
      </w:pPr>
      <w:r>
        <w:rPr>
          <w:rFonts w:cs="Calibri"/>
        </w:rPr>
      </w:r>
    </w:p>
    <w:p>
      <w:pPr>
        <w:pStyle w:val="Normal"/>
        <w:rPr>
          <w:rFonts w:cs="Calibri"/>
        </w:rPr>
      </w:pPr>
      <w:r>
        <w:rPr>
          <w:rFonts w:cs="Calibri"/>
        </w:rPr>
      </w:r>
    </w:p>
    <w:p>
      <w:pPr>
        <w:pStyle w:val="Caption1"/>
        <w:rPr/>
      </w:pPr>
      <w:bookmarkStart w:id="1202" w:name="_Ref4821817912"/>
      <w:r>
        <w:rPr>
          <w:rFonts w:cs="Calibri"/>
        </w:rPr>
        <w:t xml:space="preserve">Table </w:t>
      </w:r>
      <w:r>
        <w:rPr>
          <w:rFonts w:cs="Calibri"/>
        </w:rPr>
        <w:fldChar w:fldCharType="begin"/>
      </w:r>
      <w:r>
        <w:instrText> SEQ Table \* ARABIC </w:instrText>
      </w:r>
      <w:r>
        <w:fldChar w:fldCharType="separate"/>
      </w:r>
      <w:r>
        <w:t>1</w:t>
      </w:r>
      <w:r>
        <w:fldChar w:fldCharType="end"/>
      </w:r>
      <w:bookmarkEnd w:id="1202"/>
      <w:r>
        <w:rPr>
          <w:rFonts w:cs="Calibri"/>
        </w:rPr>
        <w:t>. Experimental conditions for San Carlos olivine samples SC1-7 and SC1-2 and Kilauea Iki olivine Kiki</w:t>
      </w:r>
    </w:p>
    <w:tbl>
      <w:tblPr>
        <w:tblW w:w="9360" w:type="dxa"/>
        <w:jc w:val="left"/>
        <w:tblInd w:w="-7"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firstRow="1" w:noVBand="1" w:lastRow="0" w:firstColumn="1" w:lastColumn="0" w:noHBand="0" w:val="04a0"/>
      </w:tblPr>
      <w:tblGrid>
        <w:gridCol w:w="798"/>
        <w:gridCol w:w="1420"/>
        <w:gridCol w:w="1327"/>
        <w:gridCol w:w="1284"/>
        <w:gridCol w:w="694"/>
        <w:gridCol w:w="1268"/>
        <w:gridCol w:w="2568"/>
      </w:tblGrid>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Sample name</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Temperature (Celsius)</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Pressure (GPa)</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fO</w:t>
            </w:r>
            <w:r>
              <w:rPr>
                <w:vertAlign w:val="subscript"/>
              </w:rPr>
              <w:t>2</w:t>
            </w:r>
            <w:r>
              <w:rPr/>
              <w:t xml:space="preserve"> Buffer</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log fO</w:t>
            </w:r>
            <w:r>
              <w:rPr>
                <w:vertAlign w:val="subscript"/>
              </w:rPr>
              <w:t>2</w:t>
            </w:r>
            <w:r>
              <w:rPr/>
              <w:t xml:space="preserve"> in bars</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Heating time (hours)</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ind w:hanging="0"/>
              <w:rPr/>
            </w:pPr>
            <w:r>
              <w:rPr/>
              <w:t>Total dehydration time at constant temperature (hours)</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SC1-7</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-10.3</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-13.9</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17.4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 xml:space="preserve">2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 xml:space="preserve">4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13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19</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24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43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25</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68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6</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NNO + 1.9</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ind w:hanging="0"/>
              <w:rPr/>
            </w:pPr>
            <w:r>
              <w:rPr/>
              <w:t>-8.4</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6"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6" w:type="dxa"/>
            </w:tcMar>
          </w:tcPr>
          <w:p>
            <w:pPr>
              <w:pStyle w:val="TableContents"/>
              <w:rPr/>
            </w:pPr>
            <w:r>
              <w:rPr/>
              <w:t>8</w:t>
            </w:r>
          </w:p>
        </w:tc>
      </w:tr>
    </w:tbl>
    <w:p>
      <w:pPr>
        <w:pStyle w:val="Table"/>
        <w:rPr>
          <w:rFonts w:cs="Calibri"/>
        </w:rPr>
      </w:pPr>
      <w:r>
        <w:rPr>
          <w:rFonts w:cs="Calibri"/>
        </w:rPr>
      </w:r>
    </w:p>
    <w:p>
      <w:pPr>
        <w:pStyle w:val="Table"/>
        <w:rPr>
          <w:rFonts w:cs="Calibri"/>
        </w:rPr>
      </w:pPr>
      <w:r>
        <w:rPr>
          <w:rFonts w:cs="Calibri"/>
        </w:rPr>
      </w:r>
    </w:p>
    <w:p>
      <w:pPr>
        <w:pStyle w:val="Table"/>
        <w:rPr>
          <w:rFonts w:cs="Calibri"/>
        </w:rPr>
      </w:pPr>
      <w:r>
        <w:rPr>
          <w:rFonts w:cs="Calibri"/>
        </w:rPr>
      </w:r>
    </w:p>
    <w:p>
      <w:pPr>
        <w:pStyle w:val="Table"/>
        <w:rPr/>
      </w:pPr>
      <w:r>
        <w:rPr/>
        <w:t>FTIR</w:t>
      </w:r>
    </w:p>
    <w:p>
      <w:pPr>
        <w:pStyle w:val="Normal"/>
        <w:rPr/>
      </w:pPr>
      <w:r>
        <w:rPr/>
        <w:t>Before heat treatment and in between each heating step, samples were analyzed by polarized FTIR along 3 orthogonal traverses parallel to the three crystallographic directions in the uncut crystal</w:t>
      </w:r>
      <w:ins w:id="168" w:author="Elizabeth F" w:date="2017-11-06T03:08:18Z">
        <w:r>
          <w:rPr/>
          <w:t xml:space="preserve"> (Figure 2)</w:t>
        </w:r>
      </w:ins>
      <w:r>
        <w:rPr/>
        <w:t xml:space="preserve">. These analyses use the same conditions described above for estimating the initial water and were in all cases conducted with polarized radiation with the electric vector E || </w:t>
      </w:r>
      <w:r>
        <w:rPr>
          <w:i/>
          <w:iCs/>
        </w:rPr>
        <w:t>a</w:t>
      </w:r>
      <w:r>
        <w:rPr/>
        <w:t>. Quadratic baselines were drawn based on the curve of the spectrum of the untreated and/or the dehydrated sample, with typical wavenumber ranges of 3200-3700 cm</w:t>
      </w:r>
      <w:r>
        <w:rPr>
          <w:vertAlign w:val="superscript"/>
        </w:rPr>
        <w:t>-1</w:t>
      </w:r>
      <w:r>
        <w:rPr/>
        <w:t>. 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 These “whole-block” concentrations represent the average concentration through the entire path of the infrared beam and could be used to determine diffusivities in all three crystallographic directions following the fitting procedure described below.</w:t>
      </w:r>
    </w:p>
    <w:p>
      <w:pPr>
        <w:pStyle w:val="Normal"/>
        <w:rPr/>
      </w:pPr>
      <w:r>
        <w:rPr/>
        <w:t>To explore possible differences among various H</w:t>
      </w:r>
      <w:r>
        <w:rPr>
          <w:vertAlign w:val="superscript"/>
        </w:rPr>
        <w:t>+</w:t>
      </w:r>
      <w:r>
        <w:rPr/>
        <w:t xml:space="preserve"> defects,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[Si-Fe</w:t>
      </w:r>
      <w:r>
        <w:rPr>
          <w:rFonts w:cs="Calibri" w:cstheme="minorHAnsi"/>
          <w:vertAlign w:val="superscript"/>
        </w:rPr>
        <w:t>2+</w:t>
      </w:r>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203" w:name="__Fieldmark__4612_1417665735"/>
      <w:r>
        <w:rPr/>
        <w:t>(</w:t>
      </w:r>
      <w:bookmarkStart w:id="1204" w:name="__Fieldmark__4277_3310317172"/>
      <w:r>
        <w:rPr/>
        <w:t>B</w:t>
      </w:r>
      <w:bookmarkStart w:id="1205" w:name="__Fieldmark__4816_2505137388"/>
      <w:r>
        <w:rPr/>
        <w:t>l</w:t>
      </w:r>
      <w:bookmarkStart w:id="1206" w:name="__Fieldmark__4133_1561598236"/>
      <w:r>
        <w:rPr/>
        <w:t>a</w:t>
      </w:r>
      <w:bookmarkStart w:id="1207" w:name="__Fieldmark__4008_2280461051"/>
      <w:r>
        <w:rPr/>
        <w:t>n</w:t>
      </w:r>
      <w:bookmarkStart w:id="1208" w:name="__Fieldmark__3779_908293503"/>
      <w:r>
        <w:rPr/>
        <w:t>c</w:t>
      </w:r>
      <w:bookmarkStart w:id="1209" w:name="__Fieldmark__10321_1777031281"/>
      <w:r>
        <w:rPr/>
        <w:t>h</w:t>
      </w:r>
      <w:bookmarkStart w:id="1210" w:name="__Fieldmark__3242_2048093008"/>
      <w:r>
        <w:rPr/>
        <w:t>a</w:t>
      </w:r>
      <w:bookmarkStart w:id="1211" w:name="__Fieldmark__3291_527255555"/>
      <w:r>
        <w:rPr/>
        <w:t>r</w:t>
      </w:r>
      <w:bookmarkStart w:id="1212" w:name="__Fieldmark__3153_3642959469"/>
      <w:r>
        <w:rPr/>
        <w:t>d</w:t>
      </w:r>
      <w:bookmarkStart w:id="1213" w:name="__Fieldmark__3055_2362112943"/>
      <w:r>
        <w:rPr/>
        <w:t xml:space="preserve"> </w:t>
      </w:r>
      <w:bookmarkStart w:id="1214" w:name="__Fieldmark__2963_2049629825"/>
      <w:r>
        <w:rPr/>
        <w:t>e</w:t>
      </w:r>
      <w:bookmarkStart w:id="1215" w:name="__Fieldmark__2871_687217606"/>
      <w:r>
        <w:rPr/>
        <w:t>t</w:t>
      </w:r>
      <w:bookmarkStart w:id="1216" w:name="__Fieldmark__2779_2209115713"/>
      <w:r>
        <w:rPr/>
        <w:t xml:space="preserve"> </w:t>
      </w:r>
      <w:bookmarkStart w:id="1217" w:name="__Fieldmark__2689_1105856583"/>
      <w:r>
        <w:rPr/>
        <w:t>a</w:t>
      </w:r>
      <w:bookmarkStart w:id="1218" w:name="__Fieldmark__2595_1929513578"/>
      <w:r>
        <w:rPr/>
        <w:t>l</w:t>
      </w:r>
      <w:bookmarkStart w:id="1219" w:name="__Fieldmark__2503_739104655"/>
      <w:r>
        <w:rPr/>
        <w:t>.</w:t>
      </w:r>
      <w:bookmarkStart w:id="1220" w:name="__Fieldmark__2410_462321902"/>
      <w:r>
        <w:rPr/>
        <w:t xml:space="preserve"> </w:t>
      </w:r>
      <w:bookmarkStart w:id="1221" w:name="__Fieldmark__2315_948816634"/>
      <w:r>
        <w:rPr/>
        <w:t>2</w:t>
      </w:r>
      <w:bookmarkStart w:id="1222" w:name="__Fieldmark__2220_2312622389"/>
      <w:r>
        <w:rPr/>
        <w:t>0</w:t>
      </w:r>
      <w:bookmarkStart w:id="1223" w:name="__Fieldmark__2124_2161409428"/>
      <w:r>
        <w:rPr/>
        <w:t>1</w:t>
      </w:r>
      <w:bookmarkStart w:id="1224" w:name="__Fieldmark__2027_188299688"/>
      <w:r>
        <w:rPr/>
        <w:t>7</w:t>
      </w:r>
      <w:bookmarkStart w:id="1225" w:name="__Fieldmark__1929_1216455718"/>
      <w:r>
        <w:rPr/>
        <w:t>)</w:t>
      </w:r>
      <w:bookmarkStart w:id="1226" w:name="__Fieldmark__1831_649753871"/>
      <w:r>
        <w:rPr/>
      </w:r>
      <w:r>
        <w:fldChar w:fldCharType="end"/>
      </w:r>
      <w:bookmarkStart w:id="1227" w:name="__Fieldmark__1638_1692434574"/>
      <w:bookmarkStart w:id="1228" w:name="__Fieldmark__3012_2994147849"/>
      <w:bookmarkStart w:id="1229" w:name="__Fieldmark__1240_3149341642"/>
      <w:bookmarkStart w:id="1230" w:name="__Fieldmark__1040_4019975519"/>
      <w:bookmarkStart w:id="1231" w:name="__Fieldmark__843_3917936936"/>
      <w:bookmarkStart w:id="1232" w:name="__Fieldmark__643_837005789"/>
      <w:bookmarkStart w:id="1233" w:name="__Fieldmark__443_2630548144"/>
      <w:bookmarkStart w:id="1234" w:name="__Fieldmark__681_2304565098"/>
      <w:bookmarkStart w:id="1235" w:name="__Fieldmark__2741_2304565098"/>
      <w:bookmarkStart w:id="1236" w:name="__Fieldmark__543_3470823330"/>
      <w:bookmarkStart w:id="1237" w:name="__Fieldmark__743_3265051427"/>
      <w:bookmarkStart w:id="1238" w:name="__Fieldmark__943_3852820974"/>
      <w:bookmarkStart w:id="1239" w:name="__Fieldmark__1140_4213078475"/>
      <w:bookmarkStart w:id="1240" w:name="__Fieldmark__1340_3231691474"/>
      <w:bookmarkStart w:id="1241" w:name="__Fieldmark__1539_148202576"/>
      <w:bookmarkStart w:id="1242" w:name="__Fieldmark__1737_2534479100"/>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r>
        <w:rPr/>
        <w:t>. The peak at 3525 cm</w:t>
      </w:r>
      <w:r>
        <w:rPr>
          <w:vertAlign w:val="superscript"/>
        </w:rPr>
        <w:t>-1</w:t>
      </w:r>
      <w:r>
        <w:rPr/>
        <w:t>, designated [Ti-3525],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 with nearby [Si] peaks and to more directly compare with the results of </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243" w:name="__Fieldmark__4763_1417665735"/>
      <w:r>
        <w:rPr/>
      </w:r>
      <w:r>
        <w:rPr>
          <w:rFonts w:cs="Times New Roman"/>
          <w:szCs w:val="24"/>
        </w:rPr>
        <w:t>P</w:t>
      </w:r>
      <w:bookmarkStart w:id="1244" w:name="__Fieldmark__4425_3310317172"/>
      <w:r>
        <w:rPr>
          <w:rFonts w:cs="Times New Roman"/>
          <w:szCs w:val="24"/>
        </w:rPr>
        <w:t>a</w:t>
      </w:r>
      <w:bookmarkStart w:id="1245" w:name="__Fieldmark__4966_2505137388"/>
      <w:r>
        <w:rPr>
          <w:rFonts w:cs="Times New Roman"/>
          <w:szCs w:val="24"/>
        </w:rPr>
        <w:t>d</w:t>
      </w:r>
      <w:bookmarkStart w:id="1246" w:name="__Fieldmark__4275_1561598236"/>
      <w:r>
        <w:rPr>
          <w:rFonts w:cs="Times New Roman"/>
          <w:szCs w:val="24"/>
        </w:rPr>
        <w:t>r</w:t>
      </w:r>
      <w:bookmarkStart w:id="1247" w:name="__Fieldmark__4147_2280461051"/>
      <w:r>
        <w:rPr>
          <w:rFonts w:cs="Times New Roman"/>
          <w:szCs w:val="24"/>
        </w:rPr>
        <w:t>ó</w:t>
      </w:r>
      <w:bookmarkStart w:id="1248" w:name="__Fieldmark__3915_908293503"/>
      <w:r>
        <w:rPr>
          <w:rFonts w:cs="Times New Roman"/>
          <w:szCs w:val="24"/>
        </w:rPr>
        <w:t>n</w:t>
      </w:r>
      <w:bookmarkStart w:id="1249" w:name="__Fieldmark__10454_1777031281"/>
      <w:r>
        <w:rPr>
          <w:rFonts w:cs="Times New Roman"/>
          <w:szCs w:val="24"/>
        </w:rPr>
        <w:t>-</w:t>
      </w:r>
      <w:bookmarkStart w:id="1250" w:name="__Fieldmark__3372_2048093008"/>
      <w:r>
        <w:rPr>
          <w:rFonts w:cs="Times New Roman"/>
          <w:szCs w:val="24"/>
        </w:rPr>
        <w:t>N</w:t>
      </w:r>
      <w:bookmarkStart w:id="1251" w:name="__Fieldmark__3418_527255555"/>
      <w:r>
        <w:rPr>
          <w:rFonts w:cs="Times New Roman"/>
          <w:szCs w:val="24"/>
        </w:rPr>
        <w:t>a</w:t>
      </w:r>
      <w:bookmarkStart w:id="1252" w:name="__Fieldmark__3277_3642959469"/>
      <w:r>
        <w:rPr>
          <w:rFonts w:cs="Times New Roman"/>
          <w:szCs w:val="24"/>
        </w:rPr>
        <w:t>v</w:t>
      </w:r>
      <w:bookmarkStart w:id="1253" w:name="__Fieldmark__3176_2362112943"/>
      <w:r>
        <w:rPr>
          <w:rFonts w:cs="Times New Roman"/>
          <w:szCs w:val="24"/>
        </w:rPr>
        <w:t>a</w:t>
      </w:r>
      <w:bookmarkStart w:id="1254" w:name="__Fieldmark__3081_2049629825"/>
      <w:r>
        <w:rPr>
          <w:rFonts w:cs="Times New Roman"/>
          <w:szCs w:val="24"/>
        </w:rPr>
        <w:t>r</w:t>
      </w:r>
      <w:bookmarkStart w:id="1255" w:name="__Fieldmark__2986_687217606"/>
      <w:r>
        <w:rPr>
          <w:rFonts w:cs="Times New Roman"/>
          <w:szCs w:val="24"/>
        </w:rPr>
        <w:t>t</w:t>
      </w:r>
      <w:bookmarkStart w:id="1256" w:name="__Fieldmark__2891_2209115713"/>
      <w:r>
        <w:rPr>
          <w:rFonts w:cs="Times New Roman"/>
          <w:szCs w:val="24"/>
        </w:rPr>
        <w:t>a</w:t>
      </w:r>
      <w:bookmarkStart w:id="1257" w:name="__Fieldmark__2798_1105856583"/>
      <w:r>
        <w:rPr>
          <w:rFonts w:cs="Times New Roman"/>
          <w:szCs w:val="24"/>
        </w:rPr>
        <w:t>,</w:t>
      </w:r>
      <w:bookmarkStart w:id="1258" w:name="__Fieldmark__2701_1929513578"/>
      <w:r>
        <w:rPr>
          <w:rFonts w:cs="Times New Roman"/>
          <w:szCs w:val="24"/>
        </w:rPr>
        <w:t xml:space="preserve"> </w:t>
      </w:r>
      <w:bookmarkStart w:id="1259" w:name="__Fieldmark__2606_739104655"/>
      <w:r>
        <w:rPr>
          <w:rFonts w:cs="Times New Roman"/>
          <w:szCs w:val="24"/>
        </w:rPr>
        <w:t>H</w:t>
      </w:r>
      <w:bookmarkStart w:id="1260" w:name="__Fieldmark__2509_462321902"/>
      <w:r>
        <w:rPr>
          <w:rFonts w:cs="Times New Roman"/>
          <w:szCs w:val="24"/>
        </w:rPr>
        <w:t>e</w:t>
      </w:r>
      <w:bookmarkStart w:id="1261" w:name="__Fieldmark__2410_948816634"/>
      <w:r>
        <w:rPr>
          <w:rFonts w:cs="Times New Roman"/>
          <w:szCs w:val="24"/>
        </w:rPr>
        <w:t>r</w:t>
      </w:r>
      <w:bookmarkStart w:id="1262" w:name="__Fieldmark__2311_2312622389"/>
      <w:r>
        <w:rPr>
          <w:rFonts w:cs="Times New Roman"/>
          <w:szCs w:val="24"/>
        </w:rPr>
        <w:t>m</w:t>
      </w:r>
      <w:bookmarkStart w:id="1263" w:name="__Fieldmark__2211_2161409428"/>
      <w:r>
        <w:rPr>
          <w:rFonts w:cs="Times New Roman"/>
          <w:szCs w:val="24"/>
        </w:rPr>
        <w:t>a</w:t>
      </w:r>
      <w:bookmarkStart w:id="1264" w:name="__Fieldmark__2110_188299688"/>
      <w:r>
        <w:rPr>
          <w:rFonts w:cs="Times New Roman"/>
          <w:szCs w:val="24"/>
        </w:rPr>
        <w:t>n</w:t>
      </w:r>
      <w:bookmarkStart w:id="1265" w:name="__Fieldmark__2008_1216455718"/>
      <w:r>
        <w:rPr>
          <w:rFonts w:cs="Times New Roman"/>
          <w:szCs w:val="24"/>
        </w:rPr>
        <w:t>n</w:t>
      </w:r>
      <w:bookmarkStart w:id="1266" w:name="__Fieldmark__1906_649753871"/>
      <w:r>
        <w:rPr>
          <w:rFonts w:cs="Times New Roman"/>
          <w:szCs w:val="24"/>
        </w:rPr>
        <w:t>,</w:t>
      </w:r>
      <w:bookmarkStart w:id="1267" w:name="__Fieldmark__1808_2534479100"/>
      <w:r>
        <w:rPr>
          <w:rFonts w:cs="Times New Roman"/>
          <w:szCs w:val="24"/>
        </w:rPr>
        <w:t xml:space="preserve"> </w:t>
      </w:r>
      <w:bookmarkStart w:id="1268" w:name="__Fieldmark__1705_1692434574"/>
      <w:r>
        <w:rPr>
          <w:rFonts w:cs="Times New Roman"/>
          <w:szCs w:val="24"/>
        </w:rPr>
        <w:t>a</w:t>
      </w:r>
      <w:bookmarkStart w:id="1269" w:name="__Fieldmark__1602_148202576"/>
      <w:r>
        <w:rPr>
          <w:rFonts w:cs="Times New Roman"/>
          <w:szCs w:val="24"/>
        </w:rPr>
        <w:t>n</w:t>
      </w:r>
      <w:bookmarkStart w:id="1270" w:name="__Fieldmark__3071_2994147849"/>
      <w:r>
        <w:rPr>
          <w:rFonts w:cs="Times New Roman"/>
          <w:szCs w:val="24"/>
        </w:rPr>
        <w:t>d</w:t>
      </w:r>
      <w:bookmarkStart w:id="1271" w:name="__Fieldmark__1395_3231691474"/>
      <w:r>
        <w:rPr>
          <w:rFonts w:cs="Times New Roman"/>
          <w:szCs w:val="24"/>
        </w:rPr>
        <w:t xml:space="preserve"> </w:t>
      </w:r>
      <w:bookmarkStart w:id="1272" w:name="__Fieldmark__1291_3149341642"/>
      <w:r>
        <w:rPr>
          <w:rFonts w:cs="Times New Roman"/>
          <w:szCs w:val="24"/>
        </w:rPr>
        <w:t>O</w:t>
      </w:r>
      <w:bookmarkStart w:id="1273" w:name="__Fieldmark__1187_4213078475"/>
      <w:r>
        <w:rPr>
          <w:rFonts w:cs="Times New Roman"/>
          <w:szCs w:val="24"/>
        </w:rPr>
        <w:t>’</w:t>
      </w:r>
      <w:bookmarkStart w:id="1274" w:name="__Fieldmark__1083_4019975519"/>
      <w:r>
        <w:rPr>
          <w:rFonts w:cs="Times New Roman"/>
          <w:szCs w:val="24"/>
        </w:rPr>
        <w:t>N</w:t>
      </w:r>
      <w:bookmarkStart w:id="1275" w:name="__Fieldmark__982_3852820974"/>
      <w:r>
        <w:rPr>
          <w:rFonts w:cs="Times New Roman"/>
          <w:szCs w:val="24"/>
        </w:rPr>
        <w:t>e</w:t>
      </w:r>
      <w:bookmarkStart w:id="1276" w:name="__Fieldmark__878_3917936936"/>
      <w:r>
        <w:rPr>
          <w:rFonts w:cs="Times New Roman"/>
          <w:szCs w:val="24"/>
        </w:rPr>
        <w:t>i</w:t>
      </w:r>
      <w:bookmarkStart w:id="1277" w:name="__Fieldmark__774_3265051427"/>
      <w:r>
        <w:rPr>
          <w:rFonts w:cs="Times New Roman"/>
          <w:szCs w:val="24"/>
        </w:rPr>
        <w:t>l</w:t>
      </w:r>
      <w:bookmarkStart w:id="1278" w:name="__Fieldmark__670_837005789"/>
      <w:r>
        <w:rPr>
          <w:rFonts w:cs="Times New Roman"/>
          <w:szCs w:val="24"/>
        </w:rPr>
        <w:t>l</w:t>
      </w:r>
      <w:bookmarkStart w:id="1279" w:name="__Fieldmark__566_3470823330"/>
      <w:r>
        <w:rPr>
          <w:rFonts w:cs="Times New Roman"/>
          <w:szCs w:val="24"/>
        </w:rPr>
        <w:t xml:space="preserve"> </w:t>
      </w:r>
      <w:bookmarkStart w:id="1280" w:name="__Fieldmark__462_2630548144"/>
      <w:r>
        <w:rPr>
          <w:rFonts w:cs="Times New Roman"/>
          <w:szCs w:val="24"/>
        </w:rPr>
        <w:t>(</w:t>
      </w:r>
      <w:bookmarkStart w:id="1281" w:name="__Fieldmark__2756_2304565098"/>
      <w:r>
        <w:rPr>
          <w:rFonts w:cs="Times New Roman"/>
          <w:szCs w:val="24"/>
        </w:rPr>
        <w:t>2</w:t>
      </w:r>
      <w:bookmarkStart w:id="1282" w:name="__Fieldmark__697_2304565098"/>
      <w:r>
        <w:rPr>
          <w:rFonts w:cs="Times New Roman"/>
          <w:szCs w:val="24"/>
        </w:rPr>
        <w:t>014)</w:t>
      </w:r>
      <w:r>
        <w:rPr/>
      </w:r>
      <w:r>
        <w:fldChar w:fldCharType="end"/>
      </w:r>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r>
        <w:rPr>
          <w:rFonts w:cs="Calibri" w:cstheme="minorHAnsi"/>
        </w:rPr>
        <w:t xml:space="preserve">. The </w:t>
      </w:r>
      <w:r>
        <w:rPr/>
        <w:t>3356 cm</w:t>
      </w:r>
      <w:r>
        <w:rPr>
          <w:vertAlign w:val="superscript"/>
        </w:rPr>
        <w:t>-1</w:t>
      </w:r>
      <w:r>
        <w:rPr/>
        <w:t xml:space="preserve"> peak, designated </w:t>
      </w:r>
      <w:r>
        <w:rPr>
          <w:rFonts w:cs="Calibri" w:cstheme="minorHAnsi"/>
        </w:rPr>
        <w:t>[tri-Fe</w:t>
      </w:r>
      <w:r>
        <w:rPr>
          <w:rFonts w:cs="Calibri" w:cstheme="minorHAnsi"/>
          <w:vertAlign w:val="superscript"/>
        </w:rPr>
        <w:t>3+</w:t>
      </w:r>
      <w:r>
        <w:rPr>
          <w:rFonts w:cs="Calibri" w:cstheme="minorHAnsi"/>
        </w:rPr>
        <w:t>-3356],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metal site </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283" w:name="__Fieldmark__4935_1417665735"/>
      <w:r>
        <w:rPr/>
        <w:t>(</w:t>
      </w:r>
      <w:bookmarkStart w:id="1284" w:name="__Fieldmark__4593_3310317172"/>
      <w:r>
        <w:rPr/>
        <w:t>B</w:t>
      </w:r>
      <w:bookmarkStart w:id="1285" w:name="__Fieldmark__5130_2505137388"/>
      <w:r>
        <w:rPr/>
        <w:t>l</w:t>
      </w:r>
      <w:bookmarkStart w:id="1286" w:name="__Fieldmark__4435_1561598236"/>
      <w:r>
        <w:rPr/>
        <w:t>a</w:t>
      </w:r>
      <w:bookmarkStart w:id="1287" w:name="__Fieldmark__4303_2280461051"/>
      <w:r>
        <w:rPr/>
        <w:t>n</w:t>
      </w:r>
      <w:bookmarkStart w:id="1288" w:name="__Fieldmark__4067_908293503"/>
      <w:r>
        <w:rPr/>
        <w:t>c</w:t>
      </w:r>
      <w:bookmarkStart w:id="1289" w:name="__Fieldmark__10602_1777031281"/>
      <w:r>
        <w:rPr/>
        <w:t>h</w:t>
      </w:r>
      <w:bookmarkStart w:id="1290" w:name="__Fieldmark__3516_2048093008"/>
      <w:r>
        <w:rPr/>
        <w:t>a</w:t>
      </w:r>
      <w:bookmarkStart w:id="1291" w:name="__Fieldmark__3558_527255555"/>
      <w:r>
        <w:rPr/>
        <w:t>r</w:t>
      </w:r>
      <w:bookmarkStart w:id="1292" w:name="__Fieldmark__3413_3642959469"/>
      <w:r>
        <w:rPr/>
        <w:t>d</w:t>
      </w:r>
      <w:bookmarkStart w:id="1293" w:name="__Fieldmark__3308_2362112943"/>
      <w:r>
        <w:rPr/>
        <w:t xml:space="preserve"> </w:t>
      </w:r>
      <w:bookmarkStart w:id="1294" w:name="__Fieldmark__3209_2049629825"/>
      <w:r>
        <w:rPr/>
        <w:t>e</w:t>
      </w:r>
      <w:bookmarkStart w:id="1295" w:name="__Fieldmark__3110_687217606"/>
      <w:r>
        <w:rPr/>
        <w:t>t</w:t>
      </w:r>
      <w:bookmarkStart w:id="1296" w:name="__Fieldmark__3011_2209115713"/>
      <w:r>
        <w:rPr/>
        <w:t xml:space="preserve"> </w:t>
      </w:r>
      <w:bookmarkStart w:id="1297" w:name="__Fieldmark__2914_1105856583"/>
      <w:r>
        <w:rPr/>
        <w:t>a</w:t>
      </w:r>
      <w:bookmarkStart w:id="1298" w:name="__Fieldmark__2813_1929513578"/>
      <w:r>
        <w:rPr/>
        <w:t>l</w:t>
      </w:r>
      <w:bookmarkStart w:id="1299" w:name="__Fieldmark__2714_739104655"/>
      <w:r>
        <w:rPr/>
        <w:t>.</w:t>
      </w:r>
      <w:bookmarkStart w:id="1300" w:name="__Fieldmark__2613_462321902"/>
      <w:r>
        <w:rPr/>
        <w:t xml:space="preserve"> </w:t>
      </w:r>
      <w:bookmarkStart w:id="1301" w:name="__Fieldmark__2510_948816634"/>
      <w:r>
        <w:rPr/>
        <w:t>2</w:t>
      </w:r>
      <w:bookmarkStart w:id="1302" w:name="__Fieldmark__2407_2312622389"/>
      <w:r>
        <w:rPr/>
        <w:t>0</w:t>
      </w:r>
      <w:bookmarkStart w:id="1303" w:name="__Fieldmark__2303_2161409428"/>
      <w:r>
        <w:rPr/>
        <w:t>1</w:t>
      </w:r>
      <w:bookmarkStart w:id="1304" w:name="__Fieldmark__2198_188299688"/>
      <w:r>
        <w:rPr/>
        <w:t>7</w:t>
      </w:r>
      <w:bookmarkStart w:id="1305" w:name="__Fieldmark__2092_1216455718"/>
      <w:r>
        <w:rPr/>
        <w:t>)</w:t>
      </w:r>
      <w:bookmarkStart w:id="1306" w:name="__Fieldmark__1986_649753871"/>
      <w:r>
        <w:rPr/>
      </w:r>
      <w:r>
        <w:fldChar w:fldCharType="end"/>
      </w:r>
      <w:bookmarkStart w:id="1307" w:name="__Fieldmark__1777_1692434574"/>
      <w:bookmarkStart w:id="1308" w:name="__Fieldmark__3135_2994147849"/>
      <w:bookmarkStart w:id="1309" w:name="__Fieldmark__1347_3149341642"/>
      <w:bookmarkStart w:id="1310" w:name="__Fieldmark__1131_4019975519"/>
      <w:bookmarkStart w:id="1311" w:name="__Fieldmark__918_3917936936"/>
      <w:bookmarkStart w:id="1312" w:name="__Fieldmark__702_837005789"/>
      <w:bookmarkStart w:id="1313" w:name="__Fieldmark__486_2630548144"/>
      <w:bookmarkStart w:id="1314" w:name="__Fieldmark__722_2304565098"/>
      <w:bookmarkStart w:id="1315" w:name="__Fieldmark__2776_2304565098"/>
      <w:bookmarkStart w:id="1316" w:name="__Fieldmark__594_3470823330"/>
      <w:bookmarkStart w:id="1317" w:name="__Fieldmark__810_3265051427"/>
      <w:bookmarkStart w:id="1318" w:name="__Fieldmark__1026_3852820974"/>
      <w:bookmarkStart w:id="1319" w:name="__Fieldmark__1239_4213078475"/>
      <w:bookmarkStart w:id="1320" w:name="__Fieldmark__1455_3231691474"/>
      <w:bookmarkStart w:id="1321" w:name="__Fieldmark__1670_148202576"/>
      <w:bookmarkStart w:id="1322" w:name="__Fieldmark__1884_2534479100"/>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r>
        <w:rPr/>
        <w:t>, and the 3236 cm</w:t>
      </w:r>
      <w:r>
        <w:rPr>
          <w:vertAlign w:val="superscript"/>
        </w:rPr>
        <w:t>-1</w:t>
      </w:r>
      <w:r>
        <w:rPr/>
        <w:t xml:space="preserve"> peak, designated [Mg], is likely 2H</w:t>
      </w:r>
      <w:r>
        <w:rPr>
          <w:vertAlign w:val="superscript"/>
        </w:rPr>
        <w:t>+</w:t>
      </w:r>
      <w:r>
        <w:rPr/>
        <w:t xml:space="preserve"> charge-balanced by a Mg</w:t>
      </w:r>
      <w:r>
        <w:rPr>
          <w:vertAlign w:val="superscript"/>
        </w:rPr>
        <w:t>2+</w:t>
      </w:r>
      <w:r>
        <w:rPr/>
        <w:t xml:space="preserve"> vacancy </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323" w:name="__Fieldmark__5084_1417665735"/>
      <w:r>
        <w:rPr/>
        <w:t>(</w:t>
      </w:r>
      <w:bookmarkStart w:id="1324" w:name="__Fieldmark__4739_3310317172"/>
      <w:r>
        <w:rPr/>
        <w:t>B</w:t>
      </w:r>
      <w:bookmarkStart w:id="1325" w:name="__Fieldmark__5276_2505137388"/>
      <w:r>
        <w:rPr/>
        <w:t>e</w:t>
      </w:r>
      <w:bookmarkStart w:id="1326" w:name="__Fieldmark__4575_1561598236"/>
      <w:r>
        <w:rPr/>
        <w:t>r</w:t>
      </w:r>
      <w:bookmarkStart w:id="1327" w:name="__Fieldmark__4440_2280461051"/>
      <w:r>
        <w:rPr/>
        <w:t>r</w:t>
      </w:r>
      <w:bookmarkStart w:id="1328" w:name="__Fieldmark__4201_908293503"/>
      <w:r>
        <w:rPr/>
        <w:t>y</w:t>
      </w:r>
      <w:bookmarkStart w:id="1329" w:name="__Fieldmark__10733_1777031281"/>
      <w:r>
        <w:rPr/>
        <w:t xml:space="preserve"> </w:t>
      </w:r>
      <w:bookmarkStart w:id="1330" w:name="__Fieldmark__3644_2048093008"/>
      <w:r>
        <w:rPr/>
        <w:t>e</w:t>
      </w:r>
      <w:bookmarkStart w:id="1331" w:name="__Fieldmark__3683_527255555"/>
      <w:r>
        <w:rPr/>
        <w:t>t</w:t>
      </w:r>
      <w:bookmarkStart w:id="1332" w:name="__Fieldmark__3535_3642959469"/>
      <w:r>
        <w:rPr/>
        <w:t xml:space="preserve"> </w:t>
      </w:r>
      <w:bookmarkStart w:id="1333" w:name="__Fieldmark__3427_2362112943"/>
      <w:r>
        <w:rPr/>
        <w:t>a</w:t>
      </w:r>
      <w:bookmarkStart w:id="1334" w:name="__Fieldmark__3325_2049629825"/>
      <w:r>
        <w:rPr/>
        <w:t>l</w:t>
      </w:r>
      <w:bookmarkStart w:id="1335" w:name="__Fieldmark__3223_687217606"/>
      <w:r>
        <w:rPr/>
        <w:t>.</w:t>
      </w:r>
      <w:bookmarkStart w:id="1336" w:name="__Fieldmark__3121_2209115713"/>
      <w:r>
        <w:rPr/>
        <w:t xml:space="preserve"> </w:t>
      </w:r>
      <w:bookmarkStart w:id="1337" w:name="__Fieldmark__3021_1105856583"/>
      <w:r>
        <w:rPr/>
        <w:t>2</w:t>
      </w:r>
      <w:bookmarkStart w:id="1338" w:name="__Fieldmark__2917_1929513578"/>
      <w:r>
        <w:rPr/>
        <w:t>0</w:t>
      </w:r>
      <w:bookmarkStart w:id="1339" w:name="__Fieldmark__2815_739104655"/>
      <w:r>
        <w:rPr/>
        <w:t>0</w:t>
      </w:r>
      <w:bookmarkStart w:id="1340" w:name="__Fieldmark__2710_462321902"/>
      <w:r>
        <w:rPr/>
        <w:t>5</w:t>
      </w:r>
      <w:bookmarkStart w:id="1341" w:name="__Fieldmark__2603_948816634"/>
      <w:r>
        <w:rPr/>
        <w:t>)</w:t>
      </w:r>
      <w:bookmarkStart w:id="1342" w:name="__Fieldmark__2496_2312622389"/>
      <w:r>
        <w:rPr/>
      </w:r>
      <w:r>
        <w:fldChar w:fldCharType="end"/>
      </w:r>
      <w:bookmarkStart w:id="1343" w:name="__Fieldmark__2279_188299688"/>
      <w:bookmarkStart w:id="1344" w:name="__Fieldmark__2059_649753871"/>
      <w:bookmarkStart w:id="1345" w:name="__Fieldmark__1842_1692434574"/>
      <w:bookmarkStart w:id="1346" w:name="__Fieldmark__3192_2994147849"/>
      <w:bookmarkStart w:id="1347" w:name="__Fieldmark__1396_3149341642"/>
      <w:bookmarkStart w:id="1348" w:name="__Fieldmark__1172_4019975519"/>
      <w:bookmarkStart w:id="1349" w:name="__Fieldmark__951_3917936936"/>
      <w:bookmarkStart w:id="1350" w:name="__Fieldmark__727_837005789"/>
      <w:bookmarkStart w:id="1351" w:name="__Fieldmark__503_2630548144"/>
      <w:bookmarkStart w:id="1352" w:name="__Fieldmark__738_2304565098"/>
      <w:bookmarkStart w:id="1353" w:name="__Fieldmark__2789_2304565098"/>
      <w:bookmarkStart w:id="1354" w:name="__Fieldmark__615_3470823330"/>
      <w:bookmarkStart w:id="1355" w:name="__Fieldmark__839_3265051427"/>
      <w:bookmarkStart w:id="1356" w:name="__Fieldmark__1063_3852820974"/>
      <w:bookmarkStart w:id="1357" w:name="__Fieldmark__1284_4213078475"/>
      <w:bookmarkStart w:id="1358" w:name="__Fieldmark__1508_3231691474"/>
      <w:bookmarkStart w:id="1359" w:name="__Fieldmark__1731_148202576"/>
      <w:bookmarkStart w:id="1360" w:name="__Fieldmark__1953_2534479100"/>
      <w:bookmarkStart w:id="1361" w:name="__Fieldmark__2169_1216455718"/>
      <w:bookmarkStart w:id="1362" w:name="__Fieldmark__2388_2161409428"/>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r>
        <w:rPr/>
        <w:t xml:space="preserve">. </w:t>
      </w:r>
    </w:p>
    <w:p>
      <w:pPr>
        <w:pStyle w:val="Normal"/>
        <w:rPr/>
      </w:pPr>
      <w:r>
        <w:rPr/>
        <w:t>All of the raw FTIR spectra, baselines, and computer code used to produce all calculations and figures reported in this paper will be made available on GitHub.</w:t>
      </w:r>
    </w:p>
    <w:p>
      <w:pPr>
        <w:pStyle w:val="Heading2"/>
        <w:rPr/>
      </w:pPr>
      <w:r>
        <w:rPr/>
        <w:t>SIMS</w:t>
      </w:r>
    </w:p>
    <w:p>
      <w:pPr>
        <w:pStyle w:val="Normal"/>
        <w:rPr/>
      </w:pPr>
      <w:r>
        <w:rPr/>
        <w:t xml:space="preserve">Hydrogen profiles along the </w:t>
      </w:r>
      <w:r>
        <w:rPr>
          <w:i/>
          <w:iCs/>
        </w:rPr>
        <w:t>a</w:t>
      </w:r>
      <w:r>
        <w:rPr/>
        <w:t xml:space="preserve"> and </w:t>
      </w:r>
      <w:r>
        <w:rPr>
          <w:i/>
          <w:iCs/>
        </w:rPr>
        <w:t>c</w:t>
      </w:r>
      <w:r>
        <w:rPr/>
        <w:t xml:space="preserve"> crystallographic axes in the naturally zoned Kilauea Iki phenocryst were characterized by SIMS using the Cameca 6f-SIMS at the Department of Terrestrial Magnetism, Washington DC. Analyses were performed using a primary beam current of ~16 nA. The primary beam was rastered across a 35×35 μm area during 300s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H</w:t>
      </w:r>
      <w:r>
        <w:rPr>
          <w:vertAlign w:val="superscript"/>
        </w:rPr>
        <w:t>+</w:t>
      </w:r>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363" w:name="__Fieldmark__5257_1417665735"/>
      <w:r>
        <w:rPr/>
        <w:t>a</w:t>
      </w:r>
      <w:bookmarkStart w:id="1364" w:name="__Fieldmark__4909_3310317172"/>
      <w:r>
        <w:rPr/>
        <w:t>n</w:t>
      </w:r>
      <w:bookmarkStart w:id="1365" w:name="__Fieldmark__5472_2505137388"/>
      <w:r>
        <w:rPr/>
        <w:t>d</w:t>
      </w:r>
      <w:bookmarkStart w:id="1366" w:name="__Fieldmark__4735_1561598236"/>
      <w:r>
        <w:rPr/>
        <w:t>a</w:t>
      </w:r>
      <w:bookmarkStart w:id="1367" w:name="__Fieldmark__4597_2280461051"/>
      <w:r>
        <w:rPr/>
        <w:t>r</w:t>
      </w:r>
      <w:bookmarkStart w:id="1368" w:name="__Fieldmark__4355_908293503"/>
      <w:r>
        <w:rPr/>
        <w:t>d</w:t>
      </w:r>
      <w:bookmarkStart w:id="1369" w:name="__Fieldmark__10884_1777031281"/>
      <w:r>
        <w:rPr/>
        <w:t>s</w:t>
      </w:r>
      <w:bookmarkStart w:id="1370" w:name="__Fieldmark__3794_2048093008"/>
      <w:r>
        <w:rPr/>
        <w:t xml:space="preserve"> </w:t>
      </w:r>
      <w:bookmarkStart w:id="1371" w:name="__Fieldmark__3899_527255555"/>
      <w:r>
        <w:rPr/>
        <w:t>(</w:t>
      </w:r>
      <w:bookmarkStart w:id="1372" w:name="__Fieldmark__3760_3642959469"/>
      <w:r>
        <w:rPr/>
        <w:t>K</w:t>
      </w:r>
      <w:bookmarkStart w:id="1373" w:name="__Fieldmark__9775_2362112943"/>
      <w:r>
        <w:rPr/>
        <w:t>oga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374" w:name="__Fieldmark__5289_1417665735"/>
      <w:bookmarkEnd w:id="1363"/>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375" w:name="__Fieldmark__4938_3310317172"/>
      <w:bookmarkStart w:id="1376" w:name="__Fieldmark__5293_1417665735"/>
      <w:bookmarkEnd w:id="1364"/>
      <w:bookmarkEnd w:id="1374"/>
      <w:r>
        <w:rPr/>
      </w:r>
      <w:r>
        <w:rPr/>
      </w:r>
      <w:r>
        <w:fldChar w:fldCharType="end"/>
      </w:r>
      <w:bookmarkStart w:id="1377" w:name="__Fieldmark__4758_1561598236"/>
      <w:bookmarkStart w:id="1378" w:name="__Fieldmark__5502_2505137388"/>
      <w:bookmarkStart w:id="1379" w:name="__Fieldmark__4372_908293503"/>
      <w:bookmarkStart w:id="1380" w:name="__Fieldmark__4621_2280461051"/>
      <w:bookmarkStart w:id="1381" w:name="__Fieldmark__3805_2048093008"/>
      <w:bookmarkStart w:id="1382" w:name="__Fieldmark__10902_1777031281"/>
      <w:bookmarkStart w:id="1383" w:name="__Fieldmark__3765_3642959469"/>
      <w:bookmarkStart w:id="1384" w:name="__Fieldmark__3911_527255555"/>
      <w:bookmarkStart w:id="1385" w:name="__Fieldmark__3769_3642959469"/>
      <w:bookmarkStart w:id="1386" w:name="__Fieldmark__3809_2048093008"/>
      <w:bookmarkStart w:id="1387" w:name="__Fieldmark__3907_527255555"/>
      <w:bookmarkStart w:id="1388" w:name="__Fieldmark__4376_908293503"/>
      <w:bookmarkStart w:id="1389" w:name="__Fieldmark__10898_1777031281"/>
      <w:bookmarkStart w:id="1390" w:name="__Fieldmark__4762_1561598236"/>
      <w:bookmarkStart w:id="1391" w:name="__Fieldmark__4617_2280461051"/>
      <w:bookmarkStart w:id="1392" w:name="__Fieldmark__4942_3310317172"/>
      <w:bookmarkStart w:id="1393" w:name="__Fieldmark__5498_2505137388"/>
      <w:bookmarkEnd w:id="1365"/>
      <w:bookmarkEnd w:id="1366"/>
      <w:bookmarkEnd w:id="1367"/>
      <w:bookmarkEnd w:id="1368"/>
      <w:bookmarkEnd w:id="1369"/>
      <w:bookmarkEnd w:id="1370"/>
      <w:bookmarkEnd w:id="1371"/>
      <w:bookmarkEnd w:id="1372"/>
      <w:bookmarkEnd w:id="1373"/>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r>
        <w:rPr/>
        <w:t xml:space="preserve"> 2003). Background counts of </w:t>
      </w:r>
      <w:r>
        <w:rPr>
          <w:vertAlign w:val="superscript"/>
        </w:rPr>
        <w:t>16</w:t>
      </w:r>
      <w:r>
        <w:rPr/>
        <w:t>O</w:t>
      </w:r>
      <w:r>
        <w:rPr>
          <w:vertAlign w:val="superscript"/>
        </w:rPr>
        <w:t>1</w:t>
      </w:r>
      <w:r>
        <w:rPr/>
        <w:t xml:space="preserve">H were assessed via frequent analysis of nominally dry </w:t>
      </w:r>
      <w:r>
        <w:rPr>
          <w:rFonts w:cs="Times New Roman"/>
        </w:rPr>
        <w:t xml:space="preserve">Suprasil 3002 silica glass (purchased from Heraeus Quarzglas, Switzerland). Replicate analyses of Suprasil glass indicate that the detection limit of our water analyses was </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394" w:name="__Fieldmark__5362_1417665735"/>
      <w:r>
        <w:rPr>
          <w:rFonts w:cs="Times New Roman"/>
        </w:rPr>
        <w:t>1</w:t>
      </w:r>
      <w:bookmarkStart w:id="1395" w:name="__Fieldmark__5004_3310317172"/>
      <w:r>
        <w:rPr>
          <w:rFonts w:cs="Times New Roman"/>
        </w:rPr>
        <w:t>.</w:t>
      </w:r>
      <w:bookmarkStart w:id="1396" w:name="__Fieldmark__5564_2505137388"/>
      <w:r>
        <w:rPr>
          <w:rFonts w:cs="Times New Roman"/>
        </w:rPr>
        <w:t>5</w:t>
      </w:r>
      <w:bookmarkStart w:id="1397" w:name="__Fieldmark__4810_1561598236"/>
      <w:r>
        <w:rPr>
          <w:rFonts w:cs="Times New Roman"/>
        </w:rPr>
        <w:t xml:space="preserve"> </w:t>
      </w:r>
      <w:bookmarkStart w:id="1398" w:name="__Fieldmark__4662_2280461051"/>
      <w:r>
        <w:rPr>
          <w:rFonts w:cs="Times New Roman"/>
        </w:rPr>
        <w:t>p</w:t>
      </w:r>
      <w:bookmarkStart w:id="1399" w:name="__Fieldmark__4410_908293503"/>
      <w:r>
        <w:rPr>
          <w:rFonts w:cs="Times New Roman"/>
        </w:rPr>
        <w:t>p</w:t>
      </w:r>
      <w:bookmarkStart w:id="1400" w:name="__Fieldmark__10929_1777031281"/>
      <w:r>
        <w:rPr>
          <w:rFonts w:cs="Times New Roman"/>
        </w:rPr>
        <w:t>m</w:t>
      </w:r>
      <w:bookmarkStart w:id="1401" w:name="__Fieldmark__3829_2048093008"/>
      <w:r>
        <w:rPr>
          <w:rFonts w:cs="Times New Roman"/>
        </w:rPr>
        <w:t xml:space="preserve"> </w:t>
      </w:r>
      <w:bookmarkStart w:id="1402" w:name="__Fieldmark__3924_527255555"/>
      <w:r>
        <w:rPr>
          <w:rFonts w:cs="Times New Roman"/>
        </w:rPr>
        <w:t>H</w:t>
      </w:r>
      <w:bookmarkStart w:id="1403" w:name="__Fieldmark__3782_3642959469"/>
      <w:r>
        <w:rPr>
          <w:rFonts w:cs="Times New Roman"/>
          <w:vertAlign w:val="subscript"/>
        </w:rPr>
        <w:t>2</w:t>
      </w:r>
      <w:bookmarkStart w:id="1404" w:name="__Fieldmark__9794_2362112943"/>
      <w:r>
        <w:rPr>
          <w:rFonts w:cs="Times New Roman"/>
        </w:rPr>
        <w:t>O following the methodology of Long and Winefor</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405" w:name="__Fieldmark__5396_1417665735"/>
      <w:bookmarkEnd w:id="1394"/>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406" w:name="__Fieldmark__5037_3310317172"/>
      <w:bookmarkStart w:id="1407" w:name="__Fieldmark__5400_1417665735"/>
      <w:bookmarkEnd w:id="1395"/>
      <w:bookmarkEnd w:id="1405"/>
      <w:r>
        <w:rPr>
          <w:rFonts w:cs="Times New Roman"/>
        </w:rPr>
      </w:r>
      <w:r>
        <w:rPr>
          <w:rFonts w:cs="Times New Roman"/>
        </w:rPr>
      </w:r>
      <w:r>
        <w:fldChar w:fldCharType="end"/>
      </w:r>
      <w:bookmarkStart w:id="1408" w:name="__Fieldmark__4837_1561598236"/>
      <w:bookmarkStart w:id="1409" w:name="__Fieldmark__5604_2505137388"/>
      <w:bookmarkStart w:id="1410" w:name="__Fieldmark__4431_908293503"/>
      <w:bookmarkStart w:id="1411" w:name="__Fieldmark__4690_2280461051"/>
      <w:bookmarkStart w:id="1412" w:name="__Fieldmark__3848_2048093008"/>
      <w:bookmarkStart w:id="1413" w:name="__Fieldmark__10951_1777031281"/>
      <w:bookmarkStart w:id="1414" w:name="__Fieldmark__3787_3642959469"/>
      <w:bookmarkStart w:id="1415" w:name="__Fieldmark__3940_527255555"/>
      <w:bookmarkStart w:id="1416" w:name="__Fieldmark__3795_3642959469"/>
      <w:bookmarkStart w:id="1417" w:name="__Fieldmark__3852_2048093008"/>
      <w:bookmarkStart w:id="1418" w:name="__Fieldmark__3936_527255555"/>
      <w:bookmarkStart w:id="1419" w:name="__Fieldmark__4435_908293503"/>
      <w:bookmarkStart w:id="1420" w:name="__Fieldmark__10947_1777031281"/>
      <w:bookmarkStart w:id="1421" w:name="__Fieldmark__4841_1561598236"/>
      <w:bookmarkStart w:id="1422" w:name="__Fieldmark__4686_2280461051"/>
      <w:bookmarkStart w:id="1423" w:name="__Fieldmark__5041_3310317172"/>
      <w:bookmarkStart w:id="1424" w:name="__Fieldmark__5600_2505137388"/>
      <w:bookmarkEnd w:id="1396"/>
      <w:bookmarkEnd w:id="1397"/>
      <w:bookmarkEnd w:id="1398"/>
      <w:bookmarkEnd w:id="1399"/>
      <w:bookmarkEnd w:id="1400"/>
      <w:bookmarkEnd w:id="1401"/>
      <w:bookmarkEnd w:id="1402"/>
      <w:bookmarkEnd w:id="1403"/>
      <w:bookmarkEnd w:id="1404"/>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r>
        <w:rPr>
          <w:rFonts w:cs="Times New Roman"/>
        </w:rPr>
        <w:t>dner 1983. Analytical drift throughout the session was monitored via frequent analysis of Herasil 102 silica glass (purchased from Heraeus) containing ~55 ppm H</w:t>
      </w:r>
      <w:r>
        <w:rPr>
          <w:rFonts w:cs="Times New Roman"/>
          <w:vertAlign w:val="subscript"/>
        </w:rPr>
        <w:t>2</w:t>
      </w:r>
      <w:r>
        <w:rPr>
          <w:rFonts w:cs="Times New Roman"/>
        </w:rPr>
        <w:t>O.</w:t>
      </w:r>
    </w:p>
    <w:p>
      <w:pPr>
        <w:pStyle w:val="Heading2"/>
        <w:rPr/>
      </w:pPr>
      <w:r>
        <w:rPr/>
        <w:t>Diffusio</w:t>
      </w:r>
      <w:r>
        <w:rPr/>
        <w:commentReference w:id="8"/>
      </w:r>
      <w:r>
        <w:rPr/>
        <w:commentReference w:id="9"/>
      </w:r>
      <w:r>
        <w:rPr/>
        <w:t>n modeling</w:t>
      </w:r>
    </w:p>
    <w:p>
      <w:pPr>
        <w:pStyle w:val="Normal"/>
        <w:rPr/>
      </w:pPr>
      <w:r>
        <w:rPr/>
        <w:t xml:space="preserve"> </w:t>
      </w:r>
      <w:r>
        <w:rPr/>
        <w:t>H</w:t>
      </w:r>
      <w:r>
        <w:rPr>
          <w:vertAlign w:val="superscript"/>
        </w:rPr>
        <w:t>+</w:t>
      </w:r>
      <w:r>
        <w:rPr/>
        <w:t xml:space="preserve">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425" w:name="__Fieldmark__5485_1417665735"/>
      <w:r>
        <w:rPr/>
      </w:r>
      <w:r>
        <w:rPr/>
      </w:r>
      <w:r>
        <w:fldChar w:fldCharType="end"/>
      </w:r>
      <w:r>
        <w:fldChar w:fldCharType="begin"/>
      </w:r>
      <w:r/>
      <w:r>
        <w:fldChar w:fldCharType="separate"/>
      </w:r>
      <w:bookmarkStart w:id="1426" w:name="__Fieldmark__5119_3310317172"/>
      <w:bookmarkStart w:id="1427" w:name="__Fieldmark__5488_1417665735"/>
      <w:bookmarkEnd w:id="1425"/>
      <w:r>
        <w:rPr/>
        <w:t>d</w:t>
      </w:r>
      <w:bookmarkStart w:id="1428" w:name="__Fieldmark__5123_3310317172"/>
      <w:bookmarkStart w:id="1429" w:name="__Fieldmark__4900_1561598236"/>
      <w:bookmarkStart w:id="1430" w:name="__Fieldmark__5690_2505137388"/>
      <w:r>
        <w:rPr/>
        <w:t>e</w:t>
      </w:r>
      <w:bookmarkStart w:id="1431" w:name="__Fieldmark__4742_2280461051"/>
      <w:bookmarkStart w:id="1432" w:name="__Fieldmark__4903_1561598236"/>
      <w:bookmarkStart w:id="1433" w:name="__Fieldmark__5695_2505137388"/>
      <w:r>
        <w:rPr/>
        <w:t>ta</w:t>
      </w:r>
      <w:bookmarkStart w:id="1434" w:name="__Fieldmark__4745_2280461051"/>
      <w:bookmarkStart w:id="1435" w:name="__Fieldmark__4480_908293503"/>
      <w:r>
        <w:rPr/>
        <w:t>i</w:t>
      </w:r>
      <w:bookmarkStart w:id="1436" w:name="__Fieldmark__10992_1777031281"/>
      <w:bookmarkStart w:id="1437" w:name="__Fieldmark__3885_2048093008"/>
      <w:bookmarkStart w:id="1438" w:name="__Fieldmark__4484_908293503"/>
      <w:r>
        <w:rPr/>
        <w:t>l</w:t>
      </w:r>
      <w:bookmarkStart w:id="1439" w:name="__Fieldmark__3887_2048093008"/>
      <w:bookmarkStart w:id="1440" w:name="__Fieldmark__10996_1777031281"/>
      <w:r>
        <w:rPr/>
        <w:t xml:space="preserve"> b</w:t>
      </w:r>
      <w:bookmarkStart w:id="1441" w:name="__Fieldmark__2907_3642959469"/>
      <w:r>
        <w:rPr/>
        <w:t>y E. Ferri</w:t>
      </w:r>
      <w:bookmarkStart w:id="1442" w:name="__Fieldmark__2816_2362112943"/>
      <w:r>
        <w:rPr/>
        <w:t>s</w:t>
      </w:r>
      <w:bookmarkStart w:id="1443" w:name="__Fieldmark__2731_2049629825"/>
      <w:r>
        <w:rPr/>
        <w:t>s</w:t>
      </w:r>
      <w:bookmarkStart w:id="1444" w:name="__Fieldmark__2646_687217606"/>
      <w:r>
        <w:rPr/>
        <w:t xml:space="preserve"> </w:t>
      </w:r>
      <w:bookmarkStart w:id="1445" w:name="__Fieldmark__2561_2209115713"/>
      <w:r>
        <w:rPr/>
        <w:t>e</w:t>
      </w:r>
      <w:bookmarkStart w:id="1446" w:name="__Fieldmark__2478_1105856583"/>
      <w:r>
        <w:rPr/>
        <w:t>t</w:t>
      </w:r>
      <w:bookmarkStart w:id="1447" w:name="__Fieldmark__2391_1929513578"/>
      <w:r>
        <w:rPr/>
        <w:t xml:space="preserve"> </w:t>
      </w:r>
      <w:bookmarkStart w:id="1448" w:name="__Fieldmark__2306_739104655"/>
      <w:r>
        <w:rPr/>
        <w:t>a</w:t>
      </w:r>
      <w:bookmarkStart w:id="1449" w:name="__Fieldmark__2220_462321902"/>
      <w:r>
        <w:rPr/>
        <w:t>l</w:t>
      </w:r>
      <w:bookmarkStart w:id="1450" w:name="__Fieldmark__2132_948816634"/>
      <w:r>
        <w:rPr/>
        <w:t>.</w:t>
      </w:r>
      <w:bookmarkStart w:id="1451" w:name="__Fieldmark__2044_2312622389"/>
      <w:r>
        <w:rPr/>
        <w:t xml:space="preserve"> </w:t>
      </w:r>
      <w:bookmarkStart w:id="1452" w:name="__Fieldmark__1955_2161409428"/>
      <w:r>
        <w:rPr/>
        <w:t>(</w:t>
      </w:r>
      <w:bookmarkStart w:id="1453" w:name="__Fieldmark__1865_188299688"/>
      <w:r>
        <w:rPr/>
        <w:t>2</w:t>
      </w:r>
      <w:bookmarkStart w:id="1454" w:name="__Fieldmark__1774_1216455718"/>
      <w:r>
        <w:rPr/>
        <w:t>0</w:t>
      </w:r>
      <w:bookmarkStart w:id="1455" w:name="__Fieldmark__1683_649753871"/>
      <w:r>
        <w:rPr/>
        <w:t>1</w:t>
      </w:r>
      <w:bookmarkStart w:id="1456" w:name="__Fieldmark__1596_2534479100"/>
      <w:r>
        <w:rPr/>
        <w:t>5</w:t>
      </w:r>
      <w:bookmarkStart w:id="1457" w:name="__Fieldmark__1504_1692434574"/>
      <w:r>
        <w:rPr/>
        <w:t>)</w:t>
      </w:r>
      <w:bookmarkStart w:id="1458" w:name="__Fieldmark__1413_148202576"/>
      <w:r>
        <w:rPr/>
        <w:t xml:space="preserve"> </w:t>
      </w:r>
      <w:bookmarkStart w:id="1459" w:name="__Fieldmark__2894_2994147849"/>
      <w:r>
        <w:rPr/>
        <w:t>a</w:t>
      </w:r>
      <w:bookmarkStart w:id="1460" w:name="__Fieldmark__1230_3231691474"/>
      <w:r>
        <w:rPr/>
        <w:t>n</w:t>
      </w:r>
      <w:bookmarkStart w:id="1461" w:name="__Fieldmark__1138_3149341642"/>
      <w:r>
        <w:rPr/>
        <w:t>d</w:t>
      </w:r>
      <w:bookmarkStart w:id="1462" w:name="__Fieldmark__1046_4213078475"/>
      <w:r>
        <w:rPr/>
        <w:t xml:space="preserve"> </w:t>
      </w:r>
      <w:bookmarkStart w:id="1463" w:name="__Fieldmark__954_4019975519"/>
      <w:r>
        <w:rPr/>
        <w:t>i</w:t>
      </w:r>
      <w:bookmarkStart w:id="1464" w:name="__Fieldmark__865_3852820974"/>
      <w:r>
        <w:rPr/>
        <w:t>mplemented using the free, open-source software package pynams (Ferriss 2015)</w:t>
      </w:r>
      <w:r>
        <w:rPr/>
      </w:r>
      <w:r>
        <w:fldChar w:fldCharType="end"/>
      </w:r>
      <w:r>
        <w:fldChar w:fldCharType="begin"/>
      </w:r>
      <w:r/>
      <w:r>
        <w:fldChar w:fldCharType="separate"/>
      </w:r>
      <w:bookmarkStart w:id="1465" w:name="__Fieldmark__5586_1417665735"/>
      <w:bookmarkEnd w:id="1426"/>
      <w:bookmarkEnd w:id="1427"/>
      <w:r>
        <w:rPr/>
      </w:r>
      <w:r>
        <w:rPr/>
      </w:r>
      <w:r>
        <w:fldChar w:fldCharType="end"/>
      </w:r>
      <w:r>
        <w:fldChar w:fldCharType="begin"/>
      </w:r>
      <w:r/>
      <w:r>
        <w:fldChar w:fldCharType="separate"/>
      </w:r>
      <w:bookmarkStart w:id="1466" w:name="__Fieldmark__5217_3310317172"/>
      <w:bookmarkStart w:id="1467" w:name="__Fieldmark__5592_1417665735"/>
      <w:bookmarkEnd w:id="1428"/>
      <w:bookmarkEnd w:id="1429"/>
      <w:bookmarkEnd w:id="1430"/>
      <w:bookmarkEnd w:id="1465"/>
      <w:r>
        <w:rPr/>
      </w:r>
      <w:r>
        <w:rPr/>
      </w:r>
      <w:r>
        <w:fldChar w:fldCharType="end"/>
      </w:r>
      <w:r>
        <w:fldChar w:fldCharType="begin"/>
      </w:r>
      <w:r/>
      <w:r>
        <w:fldChar w:fldCharType="separate"/>
      </w:r>
      <w:bookmarkStart w:id="1468" w:name="__Fieldmark__5224_3310317172"/>
      <w:bookmarkStart w:id="1469" w:name="__Fieldmark__4991_1561598236"/>
      <w:bookmarkStart w:id="1470" w:name="__Fieldmark__5787_2505137388"/>
      <w:bookmarkStart w:id="1471" w:name="__Fieldmark__5601_1417665735"/>
      <w:bookmarkEnd w:id="1431"/>
      <w:bookmarkEnd w:id="1432"/>
      <w:bookmarkEnd w:id="1433"/>
      <w:bookmarkEnd w:id="1466"/>
      <w:bookmarkEnd w:id="1467"/>
      <w:r>
        <w:rPr/>
      </w:r>
      <w:r>
        <w:rPr/>
      </w:r>
      <w:r>
        <w:fldChar w:fldCharType="end"/>
      </w:r>
      <w:bookmarkStart w:id="1472" w:name="__Fieldmark__5004_1561598236"/>
      <w:bookmarkStart w:id="1473" w:name="__Fieldmark__4564_908293503"/>
      <w:bookmarkStart w:id="1474" w:name="__Fieldmark__4835_2280461051"/>
      <w:bookmarkStart w:id="1475" w:name="__Fieldmark__5804_2505137388"/>
      <w:bookmarkStart w:id="1476" w:name="__Fieldmark__773_3917936936"/>
      <w:bookmarkStart w:id="1477" w:name="__Fieldmark__4597_908293503"/>
      <w:bookmarkStart w:id="1478" w:name="__Fieldmark__3993_2048093008"/>
      <w:bookmarkStart w:id="1479" w:name="__Fieldmark__11101_1777031281"/>
      <w:bookmarkStart w:id="1480" w:name="__Fieldmark__4870_2280461051"/>
      <w:bookmarkStart w:id="1481" w:name="__Fieldmark__4010_2048093008"/>
      <w:bookmarkStart w:id="1482" w:name="__Fieldmark__2935_2362112943"/>
      <w:bookmarkStart w:id="1483" w:name="__Fieldmark__2846_2049629825"/>
      <w:bookmarkStart w:id="1484" w:name="__Fieldmark__2757_687217606"/>
      <w:bookmarkStart w:id="1485" w:name="__Fieldmark__11114_1777031281"/>
      <w:bookmarkStart w:id="1486" w:name="__Fieldmark__2668_2209115713"/>
      <w:bookmarkStart w:id="1487" w:name="__Fieldmark__2581_1105856583"/>
      <w:bookmarkStart w:id="1488" w:name="__Fieldmark__2490_1929513578"/>
      <w:bookmarkStart w:id="1489" w:name="__Fieldmark__2401_739104655"/>
      <w:bookmarkStart w:id="1490" w:name="__Fieldmark__2311_462321902"/>
      <w:bookmarkStart w:id="1491" w:name="__Fieldmark__2219_948816634"/>
      <w:bookmarkStart w:id="1492" w:name="__Fieldmark__2127_2312622389"/>
      <w:bookmarkStart w:id="1493" w:name="__Fieldmark__2034_2161409428"/>
      <w:bookmarkStart w:id="1494" w:name="__Fieldmark__1940_188299688"/>
      <w:bookmarkStart w:id="1495" w:name="__Fieldmark__1659_2534479100"/>
      <w:bookmarkStart w:id="1496" w:name="__Fieldmark__1468_148202576"/>
      <w:bookmarkStart w:id="1497" w:name="__Fieldmark__1277_3231691474"/>
      <w:bookmarkStart w:id="1498" w:name="__Fieldmark__1085_4213078475"/>
      <w:bookmarkStart w:id="1499" w:name="__Fieldmark__896_3852820974"/>
      <w:bookmarkStart w:id="1500" w:name="__Fieldmark__704_3265051427"/>
      <w:bookmarkStart w:id="1501" w:name="__Fieldmark__512_3470823330"/>
      <w:bookmarkStart w:id="1502" w:name="__Fieldmark__2718_2304565098"/>
      <w:bookmarkStart w:id="1503" w:name="__Fieldmark__639_2304565098"/>
      <w:bookmarkStart w:id="1504" w:name="__Fieldmark__416_2630548144"/>
      <w:bookmarkStart w:id="1505" w:name="__Fieldmark__608_837005789"/>
      <w:bookmarkStart w:id="1506" w:name="__Fieldmark__800_3917936936"/>
      <w:bookmarkStart w:id="1507" w:name="__Fieldmark__989_4019975519"/>
      <w:bookmarkStart w:id="1508" w:name="__Fieldmark__1181_3149341642"/>
      <w:bookmarkStart w:id="1509" w:name="__Fieldmark__2945_2994147849"/>
      <w:bookmarkStart w:id="1510" w:name="__Fieldmark__1563_1692434574"/>
      <w:bookmarkStart w:id="1511" w:name="__Fieldmark__1750_649753871"/>
      <w:bookmarkStart w:id="1512" w:name="__Fieldmark__4605_908293503"/>
      <w:bookmarkStart w:id="1513" w:name="__Fieldmark__4001_2048093008"/>
      <w:bookmarkStart w:id="1514" w:name="__Fieldmark__11107_1777031281"/>
      <w:bookmarkStart w:id="1515" w:name="__Fieldmark__3030_3642959469"/>
      <w:bookmarkStart w:id="1516" w:name="__Fieldmark__6730_527255555"/>
      <w:bookmarkStart w:id="1517" w:name="__Fieldmark__5233_3310317172"/>
      <w:bookmarkStart w:id="1518" w:name="__Fieldmark__4829_2280461051"/>
      <w:bookmarkStart w:id="1519" w:name="__Fieldmark__4996_1561598236"/>
      <w:bookmarkStart w:id="1520" w:name="__Fieldmark__5794_2505137388"/>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r>
        <w:rPr/>
        <w:t xml:space="preserve">. </w:t>
      </w:r>
      <w:r>
        <w:rPr/>
        <w:commentReference w:id="10"/>
      </w:r>
      <w:r>
        <w:rPr/>
        <w:commentReference w:id="11"/>
      </w:r>
    </w:p>
    <w:p>
      <w:pPr>
        <w:pStyle w:val="Normal"/>
        <w:rPr/>
      </w:pPr>
      <w:r>
        <w:rPr>
          <w:rFonts w:cs="Times New Roman"/>
        </w:rPr>
        <w:t xml:space="preserve">For the </w:t>
      </w:r>
      <w:r>
        <w:rPr>
          <w:rFonts w:cs="Times New Roman"/>
        </w:rPr>
        <w:commentReference w:id="12"/>
      </w:r>
      <w:r>
        <w:rPr>
          <w:rFonts w:cs="Times New Roman"/>
        </w:rPr>
        <w:commentReference w:id="13"/>
      </w:r>
      <w:r>
        <w:rPr>
          <w:rFonts w:cs="Times New Roman"/>
        </w:rPr>
        <w:t>SIMS profiles of the zoned Kilauea Iki phenocryst, we estimated the diffusivity using a Monte Carlo model of diffusive H</w:t>
      </w:r>
      <w:r>
        <w:rPr>
          <w:rFonts w:cs="Times New Roman"/>
          <w:vertAlign w:val="superscript"/>
        </w:rPr>
        <w:t>+</w:t>
      </w:r>
      <w:r>
        <w:rPr>
          <w:rFonts w:cs="Times New Roman"/>
        </w:rPr>
        <w:t xml:space="preserve"> loss from the olivine phenocryst in response to syneruptive degassing of its host magma. We assume an average decompression rate of 0.05 ± 0.005 MPa/s from Ferguson et al. 2016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21" w:name="__Fieldmark__5793_141766573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22" w:name="__Fieldmark__5796_1417665735"/>
      <w:bookmarkEnd w:id="1521"/>
      <w:r>
        <w:rPr>
          <w:rFonts w:cs="Times New Roman"/>
        </w:rPr>
      </w:r>
      <w:bookmarkStart w:id="1523" w:name="__Fieldmark__5986_2505137388"/>
      <w:bookmarkStart w:id="1524" w:name="__Fieldmark__5164_1561598236"/>
      <w:bookmarkStart w:id="1525" w:name="__Fieldmark__5409_3310317172"/>
      <w:bookmarkEnd w:id="1523"/>
      <w:bookmarkEnd w:id="1524"/>
      <w:bookmarkEnd w:id="152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26" w:name="__Fieldmark__5807_1417665735"/>
      <w:bookmarkEnd w:id="1522"/>
      <w:r>
        <w:rPr>
          <w:rFonts w:cs="Times New Roman"/>
        </w:rPr>
      </w:r>
      <w:bookmarkStart w:id="1527" w:name="__Fieldmark__5989_2505137388"/>
      <w:bookmarkStart w:id="1528" w:name="__Fieldmark__4990_2280461051"/>
      <w:bookmarkStart w:id="1529" w:name="__Fieldmark__5167_1561598236"/>
      <w:bookmarkStart w:id="1530" w:name="__Fieldmark__5412_3310317172"/>
      <w:bookmarkEnd w:id="1527"/>
      <w:bookmarkEnd w:id="1528"/>
      <w:bookmarkEnd w:id="1529"/>
      <w:bookmarkEnd w:id="153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31" w:name="__Fieldmark__5821_1417665735"/>
      <w:bookmarkEnd w:id="1526"/>
      <w:r>
        <w:rPr>
          <w:rFonts w:cs="Times New Roman"/>
        </w:rPr>
      </w:r>
      <w:bookmarkStart w:id="1532" w:name="__Fieldmark__5995_2505137388"/>
      <w:bookmarkStart w:id="1533" w:name="__Fieldmark__4993_2280461051"/>
      <w:bookmarkStart w:id="1534" w:name="__Fieldmark__4709_908293503"/>
      <w:bookmarkStart w:id="1535" w:name="__Fieldmark__5172_1561598236"/>
      <w:bookmarkStart w:id="1536" w:name="__Fieldmark__5420_3310317172"/>
      <w:bookmarkEnd w:id="1532"/>
      <w:bookmarkEnd w:id="1533"/>
      <w:bookmarkEnd w:id="1534"/>
      <w:bookmarkEnd w:id="1535"/>
      <w:bookmarkEnd w:id="153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37" w:name="__Fieldmark__5838_1417665735"/>
      <w:bookmarkEnd w:id="1531"/>
      <w:r>
        <w:rPr>
          <w:rFonts w:cs="Times New Roman"/>
        </w:rPr>
      </w:r>
      <w:bookmarkStart w:id="1538" w:name="__Fieldmark__6004_2505137388"/>
      <w:bookmarkStart w:id="1539" w:name="__Fieldmark__4998_2280461051"/>
      <w:bookmarkStart w:id="1540" w:name="__Fieldmark__11206_1777031281"/>
      <w:bookmarkStart w:id="1541" w:name="__Fieldmark__4712_908293503"/>
      <w:bookmarkStart w:id="1542" w:name="__Fieldmark__5179_1561598236"/>
      <w:bookmarkStart w:id="1543" w:name="__Fieldmark__5431_3310317172"/>
      <w:bookmarkEnd w:id="1538"/>
      <w:bookmarkEnd w:id="1539"/>
      <w:bookmarkEnd w:id="1540"/>
      <w:bookmarkEnd w:id="1541"/>
      <w:bookmarkEnd w:id="1542"/>
      <w:bookmarkEnd w:id="1543"/>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44" w:name="__Fieldmark__5858_1417665735"/>
      <w:bookmarkEnd w:id="1537"/>
      <w:r>
        <w:rPr>
          <w:rFonts w:cs="Times New Roman"/>
        </w:rPr>
      </w:r>
      <w:bookmarkStart w:id="1545" w:name="__Fieldmark__6016_2505137388"/>
      <w:bookmarkStart w:id="1546" w:name="__Fieldmark__5005_2280461051"/>
      <w:bookmarkStart w:id="1547" w:name="__Fieldmark__11209_1777031281"/>
      <w:bookmarkStart w:id="1548" w:name="__Fieldmark__4126_2048093008"/>
      <w:bookmarkStart w:id="1549" w:name="__Fieldmark__4717_908293503"/>
      <w:bookmarkStart w:id="1550" w:name="__Fieldmark__5188_1561598236"/>
      <w:bookmarkStart w:id="1551" w:name="__Fieldmark__5445_3310317172"/>
      <w:bookmarkEnd w:id="1545"/>
      <w:bookmarkEnd w:id="1546"/>
      <w:bookmarkEnd w:id="1547"/>
      <w:bookmarkEnd w:id="1548"/>
      <w:bookmarkEnd w:id="1549"/>
      <w:bookmarkEnd w:id="1550"/>
      <w:bookmarkEnd w:id="1551"/>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52" w:name="__Fieldmark__5881_1417665735"/>
      <w:bookmarkEnd w:id="1544"/>
      <w:r>
        <w:rPr>
          <w:rFonts w:cs="Times New Roman"/>
        </w:rPr>
      </w:r>
      <w:bookmarkStart w:id="1553" w:name="__Fieldmark__6031_2505137388"/>
      <w:bookmarkStart w:id="1554" w:name="__Fieldmark__5014_2280461051"/>
      <w:bookmarkStart w:id="1555" w:name="__Fieldmark__11214_1777031281"/>
      <w:bookmarkStart w:id="1556" w:name="__Fieldmark__4129_2048093008"/>
      <w:bookmarkStart w:id="1557" w:name="__Fieldmark__4724_908293503"/>
      <w:bookmarkStart w:id="1558" w:name="__Fieldmark__5199_1561598236"/>
      <w:bookmarkStart w:id="1559" w:name="__Fieldmark__5462_3310317172"/>
      <w:bookmarkEnd w:id="1553"/>
      <w:bookmarkEnd w:id="1554"/>
      <w:bookmarkEnd w:id="1555"/>
      <w:bookmarkEnd w:id="1556"/>
      <w:bookmarkEnd w:id="1557"/>
      <w:bookmarkEnd w:id="1558"/>
      <w:bookmarkEnd w:id="155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60" w:name="__Fieldmark__5904_1417665735"/>
      <w:bookmarkEnd w:id="1552"/>
      <w:r>
        <w:rPr>
          <w:rFonts w:cs="Times New Roman"/>
        </w:rPr>
      </w:r>
      <w:bookmarkStart w:id="1561" w:name="__Fieldmark__6049_2505137388"/>
      <w:bookmarkStart w:id="1562" w:name="__Fieldmark__5022_2280461051"/>
      <w:bookmarkStart w:id="1563" w:name="__Fieldmark__11218_1777031281"/>
      <w:bookmarkStart w:id="1564" w:name="__Fieldmark__4131_2048093008"/>
      <w:bookmarkStart w:id="1565" w:name="__Fieldmark__4730_908293503"/>
      <w:bookmarkStart w:id="1566" w:name="__Fieldmark__5209_1561598236"/>
      <w:bookmarkStart w:id="1567" w:name="__Fieldmark__5482_3310317172"/>
      <w:bookmarkEnd w:id="1561"/>
      <w:bookmarkEnd w:id="1562"/>
      <w:bookmarkEnd w:id="1563"/>
      <w:bookmarkEnd w:id="1564"/>
      <w:bookmarkEnd w:id="1565"/>
      <w:bookmarkEnd w:id="1566"/>
      <w:bookmarkEnd w:id="1567"/>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68" w:name="__Fieldmark__5927_1417665735"/>
      <w:bookmarkEnd w:id="1560"/>
      <w:r>
        <w:rPr>
          <w:rFonts w:cs="Times New Roman"/>
        </w:rPr>
      </w:r>
      <w:bookmarkStart w:id="1569" w:name="__Fieldmark__6066_2505137388"/>
      <w:bookmarkStart w:id="1570" w:name="__Fieldmark__5031_2280461051"/>
      <w:bookmarkStart w:id="1571" w:name="__Fieldmark__11223_1777031281"/>
      <w:bookmarkStart w:id="1572" w:name="__Fieldmark__4134_2048093008"/>
      <w:bookmarkStart w:id="1573" w:name="__Fieldmark__4737_908293503"/>
      <w:bookmarkStart w:id="1574" w:name="__Fieldmark__5220_1561598236"/>
      <w:bookmarkStart w:id="1575" w:name="__Fieldmark__5502_3310317172"/>
      <w:bookmarkEnd w:id="1569"/>
      <w:bookmarkEnd w:id="1570"/>
      <w:bookmarkEnd w:id="1571"/>
      <w:bookmarkEnd w:id="1572"/>
      <w:bookmarkEnd w:id="1573"/>
      <w:bookmarkEnd w:id="1574"/>
      <w:bookmarkEnd w:id="157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76" w:name="__Fieldmark__5950_1417665735"/>
      <w:bookmarkEnd w:id="1568"/>
      <w:r>
        <w:rPr>
          <w:rFonts w:cs="Times New Roman"/>
        </w:rPr>
      </w:r>
      <w:bookmarkStart w:id="1577" w:name="__Fieldmark__6084_2505137388"/>
      <w:bookmarkStart w:id="1578" w:name="__Fieldmark__5040_2280461051"/>
      <w:bookmarkStart w:id="1579" w:name="__Fieldmark__11228_1777031281"/>
      <w:bookmarkStart w:id="1580" w:name="__Fieldmark__4137_2048093008"/>
      <w:bookmarkStart w:id="1581" w:name="__Fieldmark__4744_908293503"/>
      <w:bookmarkStart w:id="1582" w:name="__Fieldmark__5231_1561598236"/>
      <w:bookmarkStart w:id="1583" w:name="__Fieldmark__5522_3310317172"/>
      <w:bookmarkEnd w:id="1577"/>
      <w:bookmarkEnd w:id="1578"/>
      <w:bookmarkEnd w:id="1579"/>
      <w:bookmarkEnd w:id="1580"/>
      <w:bookmarkEnd w:id="1581"/>
      <w:bookmarkEnd w:id="1582"/>
      <w:bookmarkEnd w:id="1583"/>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84" w:name="__Fieldmark__5973_1417665735"/>
      <w:bookmarkEnd w:id="1576"/>
      <w:r>
        <w:rPr>
          <w:rFonts w:cs="Times New Roman"/>
        </w:rPr>
      </w:r>
      <w:bookmarkStart w:id="1585" w:name="__Fieldmark__6102_2505137388"/>
      <w:bookmarkStart w:id="1586" w:name="__Fieldmark__5049_2280461051"/>
      <w:bookmarkStart w:id="1587" w:name="__Fieldmark__11233_1777031281"/>
      <w:bookmarkStart w:id="1588" w:name="__Fieldmark__4140_2048093008"/>
      <w:bookmarkStart w:id="1589" w:name="__Fieldmark__4751_908293503"/>
      <w:bookmarkStart w:id="1590" w:name="__Fieldmark__5242_1561598236"/>
      <w:bookmarkStart w:id="1591" w:name="__Fieldmark__5542_3310317172"/>
      <w:bookmarkEnd w:id="1585"/>
      <w:bookmarkEnd w:id="1586"/>
      <w:bookmarkEnd w:id="1587"/>
      <w:bookmarkEnd w:id="1588"/>
      <w:bookmarkEnd w:id="1589"/>
      <w:bookmarkEnd w:id="1590"/>
      <w:bookmarkEnd w:id="1591"/>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592" w:name="__Fieldmark__5996_1417665735"/>
      <w:bookmarkEnd w:id="1584"/>
      <w:r>
        <w:rPr>
          <w:rFonts w:cs="Times New Roman"/>
        </w:rPr>
      </w:r>
      <w:bookmarkStart w:id="1593" w:name="__Fieldmark__6120_2505137388"/>
      <w:bookmarkStart w:id="1594" w:name="__Fieldmark__5059_2280461051"/>
      <w:bookmarkStart w:id="1595" w:name="__Fieldmark__11239_1777031281"/>
      <w:bookmarkStart w:id="1596" w:name="__Fieldmark__4144_2048093008"/>
      <w:bookmarkStart w:id="1597" w:name="__Fieldmark__4759_908293503"/>
      <w:bookmarkStart w:id="1598" w:name="__Fieldmark__5254_1561598236"/>
      <w:bookmarkStart w:id="1599" w:name="__Fieldmark__5562_3310317172"/>
      <w:bookmarkEnd w:id="1593"/>
      <w:bookmarkEnd w:id="1594"/>
      <w:bookmarkEnd w:id="1595"/>
      <w:bookmarkEnd w:id="1596"/>
      <w:bookmarkEnd w:id="1597"/>
      <w:bookmarkEnd w:id="1598"/>
      <w:bookmarkEnd w:id="159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00" w:name="__Fieldmark__6019_1417665735"/>
      <w:bookmarkEnd w:id="1592"/>
      <w:r>
        <w:rPr>
          <w:rFonts w:cs="Times New Roman"/>
        </w:rPr>
      </w:r>
      <w:bookmarkStart w:id="1601" w:name="__Fieldmark__6139_2505137388"/>
      <w:bookmarkStart w:id="1602" w:name="__Fieldmark__5068_2280461051"/>
      <w:bookmarkStart w:id="1603" w:name="__Fieldmark__11244_1777031281"/>
      <w:bookmarkStart w:id="1604" w:name="__Fieldmark__4147_2048093008"/>
      <w:bookmarkStart w:id="1605" w:name="__Fieldmark__4766_908293503"/>
      <w:bookmarkStart w:id="1606" w:name="__Fieldmark__5265_1561598236"/>
      <w:bookmarkStart w:id="1607" w:name="__Fieldmark__5582_3310317172"/>
      <w:bookmarkEnd w:id="1601"/>
      <w:bookmarkEnd w:id="1602"/>
      <w:bookmarkEnd w:id="1603"/>
      <w:bookmarkEnd w:id="1604"/>
      <w:bookmarkEnd w:id="1605"/>
      <w:bookmarkEnd w:id="1606"/>
      <w:bookmarkEnd w:id="1607"/>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08" w:name="__Fieldmark__6042_1417665735"/>
      <w:bookmarkEnd w:id="1600"/>
      <w:r>
        <w:rPr>
          <w:rFonts w:cs="Times New Roman"/>
        </w:rPr>
      </w:r>
      <w:bookmarkStart w:id="1609" w:name="__Fieldmark__6157_2505137388"/>
      <w:bookmarkStart w:id="1610" w:name="__Fieldmark__5077_2280461051"/>
      <w:bookmarkStart w:id="1611" w:name="__Fieldmark__11249_1777031281"/>
      <w:bookmarkStart w:id="1612" w:name="__Fieldmark__4150_2048093008"/>
      <w:bookmarkStart w:id="1613" w:name="__Fieldmark__4773_908293503"/>
      <w:bookmarkStart w:id="1614" w:name="__Fieldmark__5276_1561598236"/>
      <w:bookmarkStart w:id="1615" w:name="__Fieldmark__5602_3310317172"/>
      <w:bookmarkEnd w:id="1609"/>
      <w:bookmarkEnd w:id="1610"/>
      <w:bookmarkEnd w:id="1611"/>
      <w:bookmarkEnd w:id="1612"/>
      <w:bookmarkEnd w:id="1613"/>
      <w:bookmarkEnd w:id="1614"/>
      <w:bookmarkEnd w:id="161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16" w:name="__Fieldmark__6065_1417665735"/>
      <w:bookmarkEnd w:id="1608"/>
      <w:r>
        <w:rPr>
          <w:rFonts w:cs="Times New Roman"/>
        </w:rPr>
      </w:r>
      <w:bookmarkStart w:id="1617" w:name="__Fieldmark__6175_2505137388"/>
      <w:bookmarkStart w:id="1618" w:name="__Fieldmark__5086_2280461051"/>
      <w:bookmarkStart w:id="1619" w:name="__Fieldmark__11254_1777031281"/>
      <w:bookmarkStart w:id="1620" w:name="__Fieldmark__4153_2048093008"/>
      <w:bookmarkStart w:id="1621" w:name="__Fieldmark__4780_908293503"/>
      <w:bookmarkStart w:id="1622" w:name="__Fieldmark__5287_1561598236"/>
      <w:bookmarkStart w:id="1623" w:name="__Fieldmark__5622_3310317172"/>
      <w:bookmarkEnd w:id="1617"/>
      <w:bookmarkEnd w:id="1618"/>
      <w:bookmarkEnd w:id="1619"/>
      <w:bookmarkEnd w:id="1620"/>
      <w:bookmarkEnd w:id="1621"/>
      <w:bookmarkEnd w:id="1622"/>
      <w:bookmarkEnd w:id="1623"/>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24" w:name="__Fieldmark__6088_1417665735"/>
      <w:bookmarkEnd w:id="1616"/>
      <w:r>
        <w:rPr>
          <w:rFonts w:cs="Times New Roman"/>
        </w:rPr>
      </w:r>
      <w:bookmarkStart w:id="1625" w:name="__Fieldmark__6193_2505137388"/>
      <w:bookmarkStart w:id="1626" w:name="__Fieldmark__5095_2280461051"/>
      <w:bookmarkStart w:id="1627" w:name="__Fieldmark__11259_1777031281"/>
      <w:bookmarkStart w:id="1628" w:name="__Fieldmark__4156_2048093008"/>
      <w:bookmarkStart w:id="1629" w:name="__Fieldmark__4787_908293503"/>
      <w:bookmarkStart w:id="1630" w:name="__Fieldmark__5298_1561598236"/>
      <w:bookmarkStart w:id="1631" w:name="__Fieldmark__5642_3310317172"/>
      <w:bookmarkEnd w:id="1625"/>
      <w:bookmarkEnd w:id="1626"/>
      <w:bookmarkEnd w:id="1627"/>
      <w:bookmarkEnd w:id="1628"/>
      <w:bookmarkEnd w:id="1629"/>
      <w:bookmarkEnd w:id="1630"/>
      <w:bookmarkEnd w:id="1631"/>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32" w:name="__Fieldmark__6111_1417665735"/>
      <w:bookmarkEnd w:id="1624"/>
      <w:r>
        <w:rPr>
          <w:rFonts w:cs="Times New Roman"/>
        </w:rPr>
      </w:r>
      <w:bookmarkStart w:id="1633" w:name="__Fieldmark__6211_2505137388"/>
      <w:bookmarkStart w:id="1634" w:name="__Fieldmark__5104_2280461051"/>
      <w:bookmarkStart w:id="1635" w:name="__Fieldmark__11264_1777031281"/>
      <w:bookmarkStart w:id="1636" w:name="__Fieldmark__4159_2048093008"/>
      <w:bookmarkStart w:id="1637" w:name="__Fieldmark__4794_908293503"/>
      <w:bookmarkStart w:id="1638" w:name="__Fieldmark__5309_1561598236"/>
      <w:bookmarkStart w:id="1639" w:name="__Fieldmark__5662_3310317172"/>
      <w:bookmarkEnd w:id="1633"/>
      <w:bookmarkEnd w:id="1634"/>
      <w:bookmarkEnd w:id="1635"/>
      <w:bookmarkEnd w:id="1636"/>
      <w:bookmarkEnd w:id="1637"/>
      <w:bookmarkEnd w:id="1638"/>
      <w:bookmarkEnd w:id="163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40" w:name="__Fieldmark__6134_1417665735"/>
      <w:bookmarkEnd w:id="1632"/>
      <w:r>
        <w:rPr>
          <w:rFonts w:cs="Times New Roman"/>
        </w:rPr>
      </w:r>
      <w:bookmarkStart w:id="1641" w:name="__Fieldmark__6229_2505137388"/>
      <w:bookmarkStart w:id="1642" w:name="__Fieldmark__5113_2280461051"/>
      <w:bookmarkStart w:id="1643" w:name="__Fieldmark__11269_1777031281"/>
      <w:bookmarkStart w:id="1644" w:name="__Fieldmark__4162_2048093008"/>
      <w:bookmarkStart w:id="1645" w:name="__Fieldmark__4801_908293503"/>
      <w:bookmarkStart w:id="1646" w:name="__Fieldmark__5320_1561598236"/>
      <w:bookmarkStart w:id="1647" w:name="__Fieldmark__5682_3310317172"/>
      <w:bookmarkEnd w:id="1641"/>
      <w:bookmarkEnd w:id="1642"/>
      <w:bookmarkEnd w:id="1643"/>
      <w:bookmarkEnd w:id="1644"/>
      <w:bookmarkEnd w:id="1645"/>
      <w:bookmarkEnd w:id="1646"/>
      <w:bookmarkEnd w:id="1647"/>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48" w:name="__Fieldmark__6157_1417665735"/>
      <w:bookmarkEnd w:id="1640"/>
      <w:r>
        <w:rPr>
          <w:rFonts w:cs="Times New Roman"/>
        </w:rPr>
      </w:r>
      <w:bookmarkStart w:id="1649" w:name="__Fieldmark__6247_2505137388"/>
      <w:bookmarkStart w:id="1650" w:name="__Fieldmark__5122_2280461051"/>
      <w:bookmarkStart w:id="1651" w:name="__Fieldmark__11274_1777031281"/>
      <w:bookmarkStart w:id="1652" w:name="__Fieldmark__4165_2048093008"/>
      <w:bookmarkStart w:id="1653" w:name="__Fieldmark__4808_908293503"/>
      <w:bookmarkStart w:id="1654" w:name="__Fieldmark__5331_1561598236"/>
      <w:bookmarkStart w:id="1655" w:name="__Fieldmark__5702_3310317172"/>
      <w:bookmarkEnd w:id="1649"/>
      <w:bookmarkEnd w:id="1650"/>
      <w:bookmarkEnd w:id="1651"/>
      <w:bookmarkEnd w:id="1652"/>
      <w:bookmarkEnd w:id="1653"/>
      <w:bookmarkEnd w:id="1654"/>
      <w:bookmarkEnd w:id="165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56" w:name="__Fieldmark__6180_1417665735"/>
      <w:bookmarkEnd w:id="1648"/>
      <w:r>
        <w:rPr>
          <w:rFonts w:cs="Times New Roman"/>
        </w:rPr>
      </w:r>
      <w:bookmarkStart w:id="1657" w:name="__Fieldmark__6265_2505137388"/>
      <w:bookmarkStart w:id="1658" w:name="__Fieldmark__5131_2280461051"/>
      <w:bookmarkStart w:id="1659" w:name="__Fieldmark__11279_1777031281"/>
      <w:bookmarkStart w:id="1660" w:name="__Fieldmark__4168_2048093008"/>
      <w:bookmarkStart w:id="1661" w:name="__Fieldmark__4815_908293503"/>
      <w:bookmarkStart w:id="1662" w:name="__Fieldmark__5342_1561598236"/>
      <w:bookmarkStart w:id="1663" w:name="__Fieldmark__5722_3310317172"/>
      <w:bookmarkEnd w:id="1657"/>
      <w:bookmarkEnd w:id="1658"/>
      <w:bookmarkEnd w:id="1659"/>
      <w:bookmarkEnd w:id="1660"/>
      <w:bookmarkEnd w:id="1661"/>
      <w:bookmarkEnd w:id="1662"/>
      <w:bookmarkEnd w:id="1663"/>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64" w:name="__Fieldmark__6203_1417665735"/>
      <w:bookmarkEnd w:id="1656"/>
      <w:r>
        <w:rPr>
          <w:rFonts w:cs="Times New Roman"/>
        </w:rPr>
      </w:r>
      <w:bookmarkStart w:id="1665" w:name="__Fieldmark__6283_2505137388"/>
      <w:bookmarkStart w:id="1666" w:name="__Fieldmark__5140_2280461051"/>
      <w:bookmarkStart w:id="1667" w:name="__Fieldmark__11284_1777031281"/>
      <w:bookmarkStart w:id="1668" w:name="__Fieldmark__4171_2048093008"/>
      <w:bookmarkStart w:id="1669" w:name="__Fieldmark__4822_908293503"/>
      <w:bookmarkStart w:id="1670" w:name="__Fieldmark__5353_1561598236"/>
      <w:bookmarkStart w:id="1671" w:name="__Fieldmark__5742_3310317172"/>
      <w:bookmarkEnd w:id="1665"/>
      <w:bookmarkEnd w:id="1666"/>
      <w:bookmarkEnd w:id="1667"/>
      <w:bookmarkEnd w:id="1668"/>
      <w:bookmarkEnd w:id="1669"/>
      <w:bookmarkEnd w:id="1670"/>
      <w:bookmarkEnd w:id="1671"/>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72" w:name="__Fieldmark__6226_1417665735"/>
      <w:bookmarkEnd w:id="1664"/>
      <w:r>
        <w:rPr>
          <w:rFonts w:cs="Times New Roman"/>
        </w:rPr>
      </w:r>
      <w:bookmarkStart w:id="1673" w:name="__Fieldmark__6301_2505137388"/>
      <w:bookmarkStart w:id="1674" w:name="__Fieldmark__5148_2280461051"/>
      <w:bookmarkStart w:id="1675" w:name="__Fieldmark__11288_1777031281"/>
      <w:bookmarkStart w:id="1676" w:name="__Fieldmark__4173_2048093008"/>
      <w:bookmarkStart w:id="1677" w:name="__Fieldmark__4828_908293503"/>
      <w:bookmarkStart w:id="1678" w:name="__Fieldmark__5363_1561598236"/>
      <w:bookmarkStart w:id="1679" w:name="__Fieldmark__5762_3310317172"/>
      <w:bookmarkEnd w:id="1673"/>
      <w:bookmarkEnd w:id="1674"/>
      <w:bookmarkEnd w:id="1675"/>
      <w:bookmarkEnd w:id="1676"/>
      <w:bookmarkEnd w:id="1677"/>
      <w:bookmarkEnd w:id="1678"/>
      <w:bookmarkEnd w:id="167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80" w:name="__Fieldmark__6249_1417665735"/>
      <w:bookmarkEnd w:id="1672"/>
      <w:r>
        <w:rPr>
          <w:rFonts w:cs="Times New Roman"/>
        </w:rPr>
      </w:r>
      <w:bookmarkStart w:id="1681" w:name="__Fieldmark__6318_2505137388"/>
      <w:bookmarkStart w:id="1682" w:name="__Fieldmark__5156_2280461051"/>
      <w:bookmarkStart w:id="1683" w:name="__Fieldmark__11292_1777031281"/>
      <w:bookmarkStart w:id="1684" w:name="__Fieldmark__4175_2048093008"/>
      <w:bookmarkStart w:id="1685" w:name="__Fieldmark__4834_908293503"/>
      <w:bookmarkStart w:id="1686" w:name="__Fieldmark__5373_1561598236"/>
      <w:bookmarkStart w:id="1687" w:name="__Fieldmark__5782_3310317172"/>
      <w:bookmarkEnd w:id="1681"/>
      <w:bookmarkEnd w:id="1682"/>
      <w:bookmarkEnd w:id="1683"/>
      <w:bookmarkEnd w:id="1684"/>
      <w:bookmarkEnd w:id="1685"/>
      <w:bookmarkEnd w:id="1686"/>
      <w:bookmarkEnd w:id="1687"/>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88" w:name="__Fieldmark__6272_1417665735"/>
      <w:bookmarkEnd w:id="1680"/>
      <w:r>
        <w:rPr>
          <w:rFonts w:cs="Times New Roman"/>
        </w:rPr>
      </w:r>
      <w:bookmarkStart w:id="1689" w:name="__Fieldmark__6335_2505137388"/>
      <w:bookmarkStart w:id="1690" w:name="__Fieldmark__5164_2280461051"/>
      <w:bookmarkStart w:id="1691" w:name="__Fieldmark__11296_1777031281"/>
      <w:bookmarkStart w:id="1692" w:name="__Fieldmark__4177_2048093008"/>
      <w:bookmarkStart w:id="1693" w:name="__Fieldmark__4840_908293503"/>
      <w:bookmarkStart w:id="1694" w:name="__Fieldmark__5383_1561598236"/>
      <w:bookmarkStart w:id="1695" w:name="__Fieldmark__5802_3310317172"/>
      <w:bookmarkEnd w:id="1689"/>
      <w:bookmarkEnd w:id="1690"/>
      <w:bookmarkEnd w:id="1691"/>
      <w:bookmarkEnd w:id="1692"/>
      <w:bookmarkEnd w:id="1693"/>
      <w:bookmarkEnd w:id="1694"/>
      <w:bookmarkEnd w:id="169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696" w:name="__Fieldmark__6295_1417665735"/>
      <w:bookmarkEnd w:id="1688"/>
      <w:r>
        <w:rPr>
          <w:rFonts w:cs="Times New Roman"/>
        </w:rPr>
      </w:r>
      <w:bookmarkStart w:id="1697" w:name="__Fieldmark__6352_2505137388"/>
      <w:bookmarkStart w:id="1698" w:name="__Fieldmark__5172_2280461051"/>
      <w:bookmarkStart w:id="1699" w:name="__Fieldmark__11300_1777031281"/>
      <w:bookmarkStart w:id="1700" w:name="__Fieldmark__4179_2048093008"/>
      <w:bookmarkStart w:id="1701" w:name="__Fieldmark__4846_908293503"/>
      <w:bookmarkStart w:id="1702" w:name="__Fieldmark__5393_1561598236"/>
      <w:bookmarkStart w:id="1703" w:name="__Fieldmark__5822_3310317172"/>
      <w:bookmarkEnd w:id="1697"/>
      <w:bookmarkEnd w:id="1698"/>
      <w:bookmarkEnd w:id="1699"/>
      <w:bookmarkEnd w:id="1700"/>
      <w:bookmarkEnd w:id="1701"/>
      <w:bookmarkEnd w:id="1702"/>
      <w:bookmarkEnd w:id="1703"/>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04" w:name="__Fieldmark__6318_1417665735"/>
      <w:bookmarkEnd w:id="1696"/>
      <w:r>
        <w:rPr>
          <w:rFonts w:cs="Times New Roman"/>
        </w:rPr>
      </w:r>
      <w:bookmarkStart w:id="1705" w:name="__Fieldmark__6369_2505137388"/>
      <w:bookmarkStart w:id="1706" w:name="__Fieldmark__5180_2280461051"/>
      <w:bookmarkStart w:id="1707" w:name="__Fieldmark__11304_1777031281"/>
      <w:bookmarkStart w:id="1708" w:name="__Fieldmark__4181_2048093008"/>
      <w:bookmarkStart w:id="1709" w:name="__Fieldmark__4852_908293503"/>
      <w:bookmarkStart w:id="1710" w:name="__Fieldmark__5403_1561598236"/>
      <w:bookmarkStart w:id="1711" w:name="__Fieldmark__5842_3310317172"/>
      <w:bookmarkEnd w:id="1705"/>
      <w:bookmarkEnd w:id="1706"/>
      <w:bookmarkEnd w:id="1707"/>
      <w:bookmarkEnd w:id="1708"/>
      <w:bookmarkEnd w:id="1709"/>
      <w:bookmarkEnd w:id="1710"/>
      <w:bookmarkEnd w:id="1711"/>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12" w:name="__Fieldmark__6341_1417665735"/>
      <w:bookmarkEnd w:id="1704"/>
      <w:r>
        <w:rPr>
          <w:rFonts w:cs="Times New Roman"/>
        </w:rPr>
      </w:r>
      <w:bookmarkStart w:id="1713" w:name="__Fieldmark__6386_2505137388"/>
      <w:bookmarkStart w:id="1714" w:name="__Fieldmark__3671_3642959469"/>
      <w:bookmarkStart w:id="1715" w:name="__Fieldmark__5188_2280461051"/>
      <w:bookmarkStart w:id="1716" w:name="__Fieldmark__11308_1777031281"/>
      <w:bookmarkStart w:id="1717" w:name="__Fieldmark__4183_2048093008"/>
      <w:bookmarkStart w:id="1718" w:name="__Fieldmark__4858_908293503"/>
      <w:bookmarkStart w:id="1719" w:name="__Fieldmark__5413_1561598236"/>
      <w:bookmarkStart w:id="1720" w:name="__Fieldmark__5862_3310317172"/>
      <w:bookmarkEnd w:id="1713"/>
      <w:bookmarkEnd w:id="1714"/>
      <w:bookmarkEnd w:id="1715"/>
      <w:bookmarkEnd w:id="1716"/>
      <w:bookmarkEnd w:id="1717"/>
      <w:bookmarkEnd w:id="1718"/>
      <w:bookmarkEnd w:id="1719"/>
      <w:bookmarkEnd w:id="172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21" w:name="__Fieldmark__6367_1417665735"/>
      <w:bookmarkEnd w:id="1712"/>
      <w:r>
        <w:rPr>
          <w:rFonts w:cs="Times New Roman"/>
        </w:rPr>
      </w:r>
      <w:bookmarkStart w:id="1722" w:name="__Fieldmark__6403_2505137388"/>
      <w:bookmarkStart w:id="1723" w:name="__Fieldmark__5197_2280461051"/>
      <w:bookmarkStart w:id="1724" w:name="__Fieldmark__11313_1777031281"/>
      <w:bookmarkStart w:id="1725" w:name="__Fieldmark__4186_2048093008"/>
      <w:bookmarkStart w:id="1726" w:name="__Fieldmark__4865_908293503"/>
      <w:bookmarkStart w:id="1727" w:name="__Fieldmark__5424_1561598236"/>
      <w:bookmarkStart w:id="1728" w:name="__Fieldmark__5882_3310317172"/>
      <w:bookmarkEnd w:id="1722"/>
      <w:bookmarkEnd w:id="1723"/>
      <w:bookmarkEnd w:id="1724"/>
      <w:bookmarkEnd w:id="1725"/>
      <w:bookmarkEnd w:id="1726"/>
      <w:bookmarkEnd w:id="1727"/>
      <w:bookmarkEnd w:id="1728"/>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29" w:name="__Fieldmark__6390_1417665735"/>
      <w:bookmarkEnd w:id="1721"/>
      <w:r>
        <w:rPr>
          <w:rFonts w:cs="Times New Roman"/>
        </w:rPr>
      </w:r>
      <w:bookmarkStart w:id="1730" w:name="__Fieldmark__6422_2505137388"/>
      <w:bookmarkStart w:id="1731" w:name="__Fieldmark__5205_2280461051"/>
      <w:bookmarkStart w:id="1732" w:name="__Fieldmark__11317_1777031281"/>
      <w:bookmarkStart w:id="1733" w:name="__Fieldmark__4188_2048093008"/>
      <w:bookmarkStart w:id="1734" w:name="__Fieldmark__4871_908293503"/>
      <w:bookmarkStart w:id="1735" w:name="__Fieldmark__5434_1561598236"/>
      <w:bookmarkStart w:id="1736" w:name="__Fieldmark__5905_3310317172"/>
      <w:bookmarkEnd w:id="1730"/>
      <w:bookmarkEnd w:id="1731"/>
      <w:bookmarkEnd w:id="1732"/>
      <w:bookmarkEnd w:id="1733"/>
      <w:bookmarkEnd w:id="1734"/>
      <w:bookmarkEnd w:id="1735"/>
      <w:bookmarkEnd w:id="173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37" w:name="__Fieldmark__6413_1417665735"/>
      <w:bookmarkEnd w:id="1729"/>
      <w:r>
        <w:rPr>
          <w:rFonts w:cs="Times New Roman"/>
        </w:rPr>
      </w:r>
      <w:bookmarkStart w:id="1738" w:name="__Fieldmark__6439_2505137388"/>
      <w:bookmarkStart w:id="1739" w:name="__Fieldmark__5213_2280461051"/>
      <w:bookmarkStart w:id="1740" w:name="__Fieldmark__11321_1777031281"/>
      <w:bookmarkStart w:id="1741" w:name="__Fieldmark__4190_2048093008"/>
      <w:bookmarkStart w:id="1742" w:name="__Fieldmark__4877_908293503"/>
      <w:bookmarkStart w:id="1743" w:name="__Fieldmark__5444_1561598236"/>
      <w:bookmarkStart w:id="1744" w:name="__Fieldmark__5925_3310317172"/>
      <w:bookmarkEnd w:id="1738"/>
      <w:bookmarkEnd w:id="1739"/>
      <w:bookmarkEnd w:id="1740"/>
      <w:bookmarkEnd w:id="1741"/>
      <w:bookmarkEnd w:id="1742"/>
      <w:bookmarkEnd w:id="1743"/>
      <w:bookmarkEnd w:id="1744"/>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45" w:name="__Fieldmark__6436_1417665735"/>
      <w:bookmarkEnd w:id="1737"/>
      <w:r>
        <w:rPr>
          <w:rFonts w:cs="Times New Roman"/>
        </w:rPr>
      </w:r>
      <w:bookmarkStart w:id="1746" w:name="__Fieldmark__6456_2505137388"/>
      <w:bookmarkStart w:id="1747" w:name="__Fieldmark__5221_2280461051"/>
      <w:bookmarkStart w:id="1748" w:name="__Fieldmark__11325_1777031281"/>
      <w:bookmarkStart w:id="1749" w:name="__Fieldmark__4192_2048093008"/>
      <w:bookmarkStart w:id="1750" w:name="__Fieldmark__4883_908293503"/>
      <w:bookmarkStart w:id="1751" w:name="__Fieldmark__5454_1561598236"/>
      <w:bookmarkStart w:id="1752" w:name="__Fieldmark__5945_3310317172"/>
      <w:bookmarkEnd w:id="1746"/>
      <w:bookmarkEnd w:id="1747"/>
      <w:bookmarkEnd w:id="1748"/>
      <w:bookmarkEnd w:id="1749"/>
      <w:bookmarkEnd w:id="1750"/>
      <w:bookmarkEnd w:id="1751"/>
      <w:bookmarkEnd w:id="1752"/>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53" w:name="__Fieldmark__6459_1417665735"/>
      <w:bookmarkEnd w:id="1745"/>
      <w:r>
        <w:rPr>
          <w:rFonts w:cs="Times New Roman"/>
        </w:rPr>
      </w:r>
      <w:bookmarkStart w:id="1754" w:name="__Fieldmark__6473_2505137388"/>
      <w:bookmarkStart w:id="1755" w:name="__Fieldmark__3669_3642959469"/>
      <w:bookmarkStart w:id="1756" w:name="__Fieldmark__5229_2280461051"/>
      <w:bookmarkStart w:id="1757" w:name="__Fieldmark__11329_1777031281"/>
      <w:bookmarkStart w:id="1758" w:name="__Fieldmark__4194_2048093008"/>
      <w:bookmarkStart w:id="1759" w:name="__Fieldmark__4889_908293503"/>
      <w:bookmarkStart w:id="1760" w:name="__Fieldmark__5464_1561598236"/>
      <w:bookmarkStart w:id="1761" w:name="__Fieldmark__5965_3310317172"/>
      <w:bookmarkEnd w:id="1754"/>
      <w:bookmarkEnd w:id="1755"/>
      <w:bookmarkEnd w:id="1756"/>
      <w:bookmarkEnd w:id="1757"/>
      <w:bookmarkEnd w:id="1758"/>
      <w:bookmarkEnd w:id="1759"/>
      <w:bookmarkEnd w:id="1760"/>
      <w:bookmarkEnd w:id="1761"/>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62" w:name="__Fieldmark__6485_1417665735"/>
      <w:bookmarkEnd w:id="1753"/>
      <w:r>
        <w:rPr>
          <w:rFonts w:cs="Times New Roman"/>
        </w:rPr>
      </w:r>
      <w:bookmarkStart w:id="1763" w:name="__Fieldmark__6490_2505137388"/>
      <w:bookmarkStart w:id="1764" w:name="__Fieldmark__5238_2280461051"/>
      <w:bookmarkStart w:id="1765" w:name="__Fieldmark__11334_1777031281"/>
      <w:bookmarkStart w:id="1766" w:name="__Fieldmark__4197_2048093008"/>
      <w:bookmarkStart w:id="1767" w:name="__Fieldmark__4896_908293503"/>
      <w:bookmarkStart w:id="1768" w:name="__Fieldmark__5475_1561598236"/>
      <w:bookmarkStart w:id="1769" w:name="__Fieldmark__5985_3310317172"/>
      <w:bookmarkEnd w:id="1763"/>
      <w:bookmarkEnd w:id="1764"/>
      <w:bookmarkEnd w:id="1765"/>
      <w:bookmarkEnd w:id="1766"/>
      <w:bookmarkEnd w:id="1767"/>
      <w:bookmarkEnd w:id="1768"/>
      <w:bookmarkEnd w:id="176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70" w:name="__Fieldmark__6508_1417665735"/>
      <w:bookmarkEnd w:id="1762"/>
      <w:r>
        <w:rPr>
          <w:rFonts w:cs="Times New Roman"/>
        </w:rPr>
      </w:r>
      <w:bookmarkStart w:id="1771" w:name="__Fieldmark__6509_2505137388"/>
      <w:bookmarkStart w:id="1772" w:name="__Fieldmark__5246_2280461051"/>
      <w:bookmarkStart w:id="1773" w:name="__Fieldmark__11338_1777031281"/>
      <w:bookmarkStart w:id="1774" w:name="__Fieldmark__4199_2048093008"/>
      <w:bookmarkStart w:id="1775" w:name="__Fieldmark__4902_908293503"/>
      <w:bookmarkStart w:id="1776" w:name="__Fieldmark__5485_1561598236"/>
      <w:bookmarkStart w:id="1777" w:name="__Fieldmark__6008_3310317172"/>
      <w:bookmarkEnd w:id="1771"/>
      <w:bookmarkEnd w:id="1772"/>
      <w:bookmarkEnd w:id="1773"/>
      <w:bookmarkEnd w:id="1774"/>
      <w:bookmarkEnd w:id="1775"/>
      <w:bookmarkEnd w:id="1776"/>
      <w:bookmarkEnd w:id="1777"/>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78" w:name="__Fieldmark__6531_1417665735"/>
      <w:bookmarkEnd w:id="1770"/>
      <w:r>
        <w:rPr>
          <w:rFonts w:cs="Times New Roman"/>
        </w:rPr>
      </w:r>
      <w:bookmarkStart w:id="1779" w:name="__Fieldmark__6526_2505137388"/>
      <w:bookmarkStart w:id="1780" w:name="__Fieldmark__5254_2280461051"/>
      <w:bookmarkStart w:id="1781" w:name="__Fieldmark__11342_1777031281"/>
      <w:bookmarkStart w:id="1782" w:name="__Fieldmark__4201_2048093008"/>
      <w:bookmarkStart w:id="1783" w:name="__Fieldmark__4908_908293503"/>
      <w:bookmarkStart w:id="1784" w:name="__Fieldmark__5495_1561598236"/>
      <w:bookmarkStart w:id="1785" w:name="__Fieldmark__6028_3310317172"/>
      <w:bookmarkEnd w:id="1779"/>
      <w:bookmarkEnd w:id="1780"/>
      <w:bookmarkEnd w:id="1781"/>
      <w:bookmarkEnd w:id="1782"/>
      <w:bookmarkEnd w:id="1783"/>
      <w:bookmarkEnd w:id="1784"/>
      <w:bookmarkEnd w:id="178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86" w:name="__Fieldmark__6554_1417665735"/>
      <w:bookmarkEnd w:id="1778"/>
      <w:r>
        <w:rPr>
          <w:rFonts w:cs="Times New Roman"/>
        </w:rPr>
      </w:r>
      <w:bookmarkStart w:id="1787" w:name="__Fieldmark__6543_2505137388"/>
      <w:bookmarkStart w:id="1788" w:name="__Fieldmark__3667_3642959469"/>
      <w:bookmarkStart w:id="1789" w:name="__Fieldmark__5262_2280461051"/>
      <w:bookmarkStart w:id="1790" w:name="__Fieldmark__11346_1777031281"/>
      <w:bookmarkStart w:id="1791" w:name="__Fieldmark__4203_2048093008"/>
      <w:bookmarkStart w:id="1792" w:name="__Fieldmark__4914_908293503"/>
      <w:bookmarkStart w:id="1793" w:name="__Fieldmark__5505_1561598236"/>
      <w:bookmarkStart w:id="1794" w:name="__Fieldmark__6048_3310317172"/>
      <w:bookmarkEnd w:id="1787"/>
      <w:bookmarkEnd w:id="1788"/>
      <w:bookmarkEnd w:id="1789"/>
      <w:bookmarkEnd w:id="1790"/>
      <w:bookmarkEnd w:id="1791"/>
      <w:bookmarkEnd w:id="1792"/>
      <w:bookmarkEnd w:id="1793"/>
      <w:bookmarkEnd w:id="1794"/>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795" w:name="__Fieldmark__6580_1417665735"/>
      <w:bookmarkEnd w:id="1786"/>
      <w:r>
        <w:rPr>
          <w:rFonts w:cs="Times New Roman"/>
        </w:rPr>
      </w:r>
      <w:bookmarkStart w:id="1796" w:name="__Fieldmark__6560_2505137388"/>
      <w:bookmarkStart w:id="1797" w:name="__Fieldmark__5271_2280461051"/>
      <w:bookmarkStart w:id="1798" w:name="__Fieldmark__11351_1777031281"/>
      <w:bookmarkStart w:id="1799" w:name="__Fieldmark__4206_2048093008"/>
      <w:bookmarkStart w:id="1800" w:name="__Fieldmark__4921_908293503"/>
      <w:bookmarkStart w:id="1801" w:name="__Fieldmark__5516_1561598236"/>
      <w:bookmarkStart w:id="1802" w:name="__Fieldmark__6068_3310317172"/>
      <w:bookmarkEnd w:id="1796"/>
      <w:bookmarkEnd w:id="1797"/>
      <w:bookmarkEnd w:id="1798"/>
      <w:bookmarkEnd w:id="1799"/>
      <w:bookmarkEnd w:id="1800"/>
      <w:bookmarkEnd w:id="1801"/>
      <w:bookmarkEnd w:id="1802"/>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03" w:name="__Fieldmark__6603_1417665735"/>
      <w:bookmarkEnd w:id="1795"/>
      <w:r>
        <w:rPr>
          <w:rFonts w:cs="Times New Roman"/>
        </w:rPr>
      </w:r>
      <w:bookmarkStart w:id="1804" w:name="__Fieldmark__6579_2505137388"/>
      <w:bookmarkStart w:id="1805" w:name="__Fieldmark__5279_2280461051"/>
      <w:bookmarkStart w:id="1806" w:name="__Fieldmark__11355_1777031281"/>
      <w:bookmarkStart w:id="1807" w:name="__Fieldmark__4208_2048093008"/>
      <w:bookmarkStart w:id="1808" w:name="__Fieldmark__4927_908293503"/>
      <w:bookmarkStart w:id="1809" w:name="__Fieldmark__5526_1561598236"/>
      <w:bookmarkStart w:id="1810" w:name="__Fieldmark__6091_3310317172"/>
      <w:bookmarkEnd w:id="1804"/>
      <w:bookmarkEnd w:id="1805"/>
      <w:bookmarkEnd w:id="1806"/>
      <w:bookmarkEnd w:id="1807"/>
      <w:bookmarkEnd w:id="1808"/>
      <w:bookmarkEnd w:id="1809"/>
      <w:bookmarkEnd w:id="181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11" w:name="__Fieldmark__6626_1417665735"/>
      <w:bookmarkEnd w:id="1803"/>
      <w:r>
        <w:rPr>
          <w:rFonts w:cs="Times New Roman"/>
        </w:rPr>
      </w:r>
      <w:bookmarkStart w:id="1812" w:name="__Fieldmark__6596_2505137388"/>
      <w:bookmarkStart w:id="1813" w:name="__Fieldmark__5287_2280461051"/>
      <w:bookmarkStart w:id="1814" w:name="__Fieldmark__11359_1777031281"/>
      <w:bookmarkStart w:id="1815" w:name="__Fieldmark__4210_2048093008"/>
      <w:bookmarkStart w:id="1816" w:name="__Fieldmark__4933_908293503"/>
      <w:bookmarkStart w:id="1817" w:name="__Fieldmark__5536_1561598236"/>
      <w:bookmarkStart w:id="1818" w:name="__Fieldmark__6111_3310317172"/>
      <w:bookmarkEnd w:id="1812"/>
      <w:bookmarkEnd w:id="1813"/>
      <w:bookmarkEnd w:id="1814"/>
      <w:bookmarkEnd w:id="1815"/>
      <w:bookmarkEnd w:id="1816"/>
      <w:bookmarkEnd w:id="1817"/>
      <w:bookmarkEnd w:id="1818"/>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19" w:name="__Fieldmark__6649_1417665735"/>
      <w:bookmarkEnd w:id="1811"/>
      <w:r>
        <w:rPr>
          <w:rFonts w:cs="Times New Roman"/>
        </w:rPr>
      </w:r>
      <w:bookmarkStart w:id="1820" w:name="__Fieldmark__6613_2505137388"/>
      <w:bookmarkStart w:id="1821" w:name="__Fieldmark__3665_3642959469"/>
      <w:bookmarkStart w:id="1822" w:name="__Fieldmark__5295_2280461051"/>
      <w:bookmarkStart w:id="1823" w:name="__Fieldmark__11363_1777031281"/>
      <w:bookmarkStart w:id="1824" w:name="__Fieldmark__4212_2048093008"/>
      <w:bookmarkStart w:id="1825" w:name="__Fieldmark__4939_908293503"/>
      <w:bookmarkStart w:id="1826" w:name="__Fieldmark__5546_1561598236"/>
      <w:bookmarkStart w:id="1827" w:name="__Fieldmark__6131_3310317172"/>
      <w:bookmarkEnd w:id="1820"/>
      <w:bookmarkEnd w:id="1821"/>
      <w:bookmarkEnd w:id="1822"/>
      <w:bookmarkEnd w:id="1823"/>
      <w:bookmarkEnd w:id="1824"/>
      <w:bookmarkEnd w:id="1825"/>
      <w:bookmarkEnd w:id="1826"/>
      <w:bookmarkEnd w:id="1827"/>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28" w:name="__Fieldmark__6675_1417665735"/>
      <w:bookmarkEnd w:id="1819"/>
      <w:r>
        <w:rPr>
          <w:rFonts w:cs="Times New Roman"/>
        </w:rPr>
      </w:r>
      <w:bookmarkStart w:id="1829" w:name="__Fieldmark__6630_2505137388"/>
      <w:bookmarkStart w:id="1830" w:name="__Fieldmark__3825_527255555"/>
      <w:bookmarkStart w:id="1831" w:name="__Fieldmark__3675_3642959469"/>
      <w:bookmarkStart w:id="1832" w:name="__Fieldmark__5304_2280461051"/>
      <w:bookmarkStart w:id="1833" w:name="__Fieldmark__11368_1777031281"/>
      <w:bookmarkStart w:id="1834" w:name="__Fieldmark__4215_2048093008"/>
      <w:bookmarkStart w:id="1835" w:name="__Fieldmark__4946_908293503"/>
      <w:bookmarkStart w:id="1836" w:name="__Fieldmark__5557_1561598236"/>
      <w:bookmarkStart w:id="1837" w:name="__Fieldmark__6151_3310317172"/>
      <w:bookmarkEnd w:id="1829"/>
      <w:bookmarkEnd w:id="1830"/>
      <w:bookmarkEnd w:id="1831"/>
      <w:bookmarkEnd w:id="1832"/>
      <w:bookmarkEnd w:id="1833"/>
      <w:bookmarkEnd w:id="1834"/>
      <w:bookmarkEnd w:id="1835"/>
      <w:bookmarkEnd w:id="1836"/>
      <w:bookmarkEnd w:id="1837"/>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38" w:name="__Fieldmark__6704_1417665735"/>
      <w:bookmarkEnd w:id="1828"/>
      <w:r>
        <w:rPr>
          <w:rFonts w:cs="Times New Roman"/>
        </w:rPr>
      </w:r>
      <w:bookmarkStart w:id="1839" w:name="__Fieldmark__6649_2505137388"/>
      <w:bookmarkStart w:id="1840" w:name="__Fieldmark__3673_3642959469"/>
      <w:bookmarkStart w:id="1841" w:name="__Fieldmark__5314_2280461051"/>
      <w:bookmarkStart w:id="1842" w:name="__Fieldmark__11374_1777031281"/>
      <w:bookmarkStart w:id="1843" w:name="__Fieldmark__4219_2048093008"/>
      <w:bookmarkStart w:id="1844" w:name="__Fieldmark__4954_908293503"/>
      <w:bookmarkStart w:id="1845" w:name="__Fieldmark__5569_1561598236"/>
      <w:bookmarkStart w:id="1846" w:name="__Fieldmark__6174_3310317172"/>
      <w:bookmarkEnd w:id="1839"/>
      <w:bookmarkEnd w:id="1840"/>
      <w:bookmarkEnd w:id="1841"/>
      <w:bookmarkEnd w:id="1842"/>
      <w:bookmarkEnd w:id="1843"/>
      <w:bookmarkEnd w:id="1844"/>
      <w:bookmarkEnd w:id="1845"/>
      <w:bookmarkEnd w:id="1846"/>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47" w:name="__Fieldmark__6730_1417665735"/>
      <w:bookmarkEnd w:id="1838"/>
      <w:r>
        <w:rPr>
          <w:rFonts w:cs="Times New Roman"/>
        </w:rPr>
      </w:r>
      <w:bookmarkStart w:id="1848" w:name="__Fieldmark__6670_2505137388"/>
      <w:bookmarkStart w:id="1849" w:name="__Fieldmark__3662_3642959469"/>
      <w:bookmarkStart w:id="1850" w:name="__Fieldmark__5323_2280461051"/>
      <w:bookmarkStart w:id="1851" w:name="__Fieldmark__11379_1777031281"/>
      <w:bookmarkStart w:id="1852" w:name="__Fieldmark__4222_2048093008"/>
      <w:bookmarkStart w:id="1853" w:name="__Fieldmark__4961_908293503"/>
      <w:bookmarkStart w:id="1854" w:name="__Fieldmark__5580_1561598236"/>
      <w:bookmarkStart w:id="1855" w:name="__Fieldmark__6200_3310317172"/>
      <w:bookmarkEnd w:id="1848"/>
      <w:bookmarkEnd w:id="1849"/>
      <w:bookmarkEnd w:id="1850"/>
      <w:bookmarkEnd w:id="1851"/>
      <w:bookmarkEnd w:id="1852"/>
      <w:bookmarkEnd w:id="1853"/>
      <w:bookmarkEnd w:id="1854"/>
      <w:bookmarkEnd w:id="185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56" w:name="__Fieldmark__6756_1417665735"/>
      <w:bookmarkEnd w:id="1847"/>
      <w:r>
        <w:rPr>
          <w:rFonts w:cs="Times New Roman"/>
        </w:rPr>
      </w:r>
      <w:bookmarkStart w:id="1857" w:name="__Fieldmark__6689_2505137388"/>
      <w:bookmarkStart w:id="1858" w:name="__Fieldmark__5332_2280461051"/>
      <w:bookmarkStart w:id="1859" w:name="__Fieldmark__11384_1777031281"/>
      <w:bookmarkStart w:id="1860" w:name="__Fieldmark__4225_2048093008"/>
      <w:bookmarkStart w:id="1861" w:name="__Fieldmark__4968_908293503"/>
      <w:bookmarkStart w:id="1862" w:name="__Fieldmark__5591_1561598236"/>
      <w:bookmarkStart w:id="1863" w:name="__Fieldmark__6223_3310317172"/>
      <w:bookmarkEnd w:id="1857"/>
      <w:bookmarkEnd w:id="1858"/>
      <w:bookmarkEnd w:id="1859"/>
      <w:bookmarkEnd w:id="1860"/>
      <w:bookmarkEnd w:id="1861"/>
      <w:bookmarkEnd w:id="1862"/>
      <w:bookmarkEnd w:id="1863"/>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64" w:name="__Fieldmark__6779_1417665735"/>
      <w:bookmarkEnd w:id="1856"/>
      <w:r>
        <w:rPr>
          <w:rFonts w:cs="Times New Roman"/>
        </w:rPr>
      </w:r>
      <w:bookmarkStart w:id="1865" w:name="__Fieldmark__6708_2505137388"/>
      <w:bookmarkStart w:id="1866" w:name="__Fieldmark__5340_2280461051"/>
      <w:bookmarkStart w:id="1867" w:name="__Fieldmark__11388_1777031281"/>
      <w:bookmarkStart w:id="1868" w:name="__Fieldmark__4227_2048093008"/>
      <w:bookmarkStart w:id="1869" w:name="__Fieldmark__4974_908293503"/>
      <w:bookmarkStart w:id="1870" w:name="__Fieldmark__5601_1561598236"/>
      <w:bookmarkStart w:id="1871" w:name="__Fieldmark__6246_3310317172"/>
      <w:bookmarkEnd w:id="1865"/>
      <w:bookmarkEnd w:id="1866"/>
      <w:bookmarkEnd w:id="1867"/>
      <w:bookmarkEnd w:id="1868"/>
      <w:bookmarkEnd w:id="1869"/>
      <w:bookmarkEnd w:id="1870"/>
      <w:bookmarkEnd w:id="1871"/>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2" w:name="__Fieldmark__6802_1417665735"/>
      <w:bookmarkEnd w:id="1864"/>
      <w:r>
        <w:rPr>
          <w:rFonts w:cs="Times New Roman"/>
        </w:rPr>
      </w:r>
      <w:bookmarkStart w:id="1873" w:name="__Fieldmark__6725_2505137388"/>
      <w:bookmarkStart w:id="1874" w:name="__Fieldmark__5348_2280461051"/>
      <w:bookmarkStart w:id="1875" w:name="__Fieldmark__11392_1777031281"/>
      <w:bookmarkStart w:id="1876" w:name="__Fieldmark__4229_2048093008"/>
      <w:bookmarkStart w:id="1877" w:name="__Fieldmark__4980_908293503"/>
      <w:bookmarkStart w:id="1878" w:name="__Fieldmark__5611_1561598236"/>
      <w:bookmarkStart w:id="1879" w:name="__Fieldmark__6266_3310317172"/>
      <w:bookmarkEnd w:id="1873"/>
      <w:bookmarkEnd w:id="1874"/>
      <w:bookmarkEnd w:id="1875"/>
      <w:bookmarkEnd w:id="1876"/>
      <w:bookmarkEnd w:id="1877"/>
      <w:bookmarkEnd w:id="1878"/>
      <w:bookmarkEnd w:id="187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0" w:name="__Fieldmark__6825_1417665735"/>
      <w:bookmarkEnd w:id="1872"/>
      <w:r>
        <w:rPr>
          <w:rFonts w:cs="Times New Roman"/>
        </w:rPr>
      </w:r>
      <w:bookmarkStart w:id="1881" w:name="__Fieldmark__6742_2505137388"/>
      <w:bookmarkStart w:id="1882" w:name="__Fieldmark__5356_2280461051"/>
      <w:bookmarkStart w:id="1883" w:name="__Fieldmark__11396_1777031281"/>
      <w:bookmarkStart w:id="1884" w:name="__Fieldmark__4231_2048093008"/>
      <w:bookmarkStart w:id="1885" w:name="__Fieldmark__4986_908293503"/>
      <w:bookmarkStart w:id="1886" w:name="__Fieldmark__5621_1561598236"/>
      <w:bookmarkStart w:id="1887" w:name="__Fieldmark__6286_3310317172"/>
      <w:bookmarkEnd w:id="1881"/>
      <w:bookmarkEnd w:id="1882"/>
      <w:bookmarkEnd w:id="1883"/>
      <w:bookmarkEnd w:id="1884"/>
      <w:bookmarkEnd w:id="1885"/>
      <w:bookmarkEnd w:id="1886"/>
      <w:bookmarkEnd w:id="1887"/>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8" w:name="__Fieldmark__6848_1417665735"/>
      <w:bookmarkEnd w:id="1880"/>
      <w:r>
        <w:rPr>
          <w:rFonts w:cs="Times New Roman"/>
        </w:rPr>
      </w:r>
      <w:bookmarkStart w:id="1889" w:name="__Fieldmark__6759_2505137388"/>
      <w:bookmarkStart w:id="1890" w:name="__Fieldmark__5364_2280461051"/>
      <w:bookmarkStart w:id="1891" w:name="__Fieldmark__11400_1777031281"/>
      <w:bookmarkStart w:id="1892" w:name="__Fieldmark__4233_2048093008"/>
      <w:bookmarkStart w:id="1893" w:name="__Fieldmark__4992_908293503"/>
      <w:bookmarkStart w:id="1894" w:name="__Fieldmark__5631_1561598236"/>
      <w:bookmarkStart w:id="1895" w:name="__Fieldmark__6306_3310317172"/>
      <w:bookmarkEnd w:id="1889"/>
      <w:bookmarkEnd w:id="1890"/>
      <w:bookmarkEnd w:id="1891"/>
      <w:bookmarkEnd w:id="1892"/>
      <w:bookmarkEnd w:id="1893"/>
      <w:bookmarkEnd w:id="1894"/>
      <w:bookmarkEnd w:id="1895"/>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96" w:name="__Fieldmark__6871_1417665735"/>
      <w:bookmarkEnd w:id="1888"/>
      <w:r>
        <w:rPr>
          <w:rFonts w:cs="Times New Roman"/>
        </w:rPr>
      </w:r>
      <w:bookmarkStart w:id="1897" w:name="__Fieldmark__6776_2505137388"/>
      <w:bookmarkStart w:id="1898" w:name="__Fieldmark__5372_2280461051"/>
      <w:bookmarkStart w:id="1899" w:name="__Fieldmark__11404_1777031281"/>
      <w:bookmarkStart w:id="1900" w:name="__Fieldmark__4235_2048093008"/>
      <w:bookmarkStart w:id="1901" w:name="__Fieldmark__4998_908293503"/>
      <w:bookmarkStart w:id="1902" w:name="__Fieldmark__5641_1561598236"/>
      <w:bookmarkStart w:id="1903" w:name="__Fieldmark__6326_3310317172"/>
      <w:bookmarkEnd w:id="1897"/>
      <w:bookmarkEnd w:id="1898"/>
      <w:bookmarkEnd w:id="1899"/>
      <w:bookmarkEnd w:id="1900"/>
      <w:bookmarkEnd w:id="1901"/>
      <w:bookmarkEnd w:id="1902"/>
      <w:bookmarkEnd w:id="1903"/>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04" w:name="__Fieldmark__6894_1417665735"/>
      <w:bookmarkEnd w:id="1896"/>
      <w:r>
        <w:rPr>
          <w:rFonts w:cs="Times New Roman"/>
        </w:rPr>
      </w:r>
      <w:bookmarkStart w:id="1905" w:name="__Fieldmark__6793_2505137388"/>
      <w:bookmarkStart w:id="1906" w:name="__Fieldmark__5380_2280461051"/>
      <w:bookmarkStart w:id="1907" w:name="__Fieldmark__11408_1777031281"/>
      <w:bookmarkStart w:id="1908" w:name="__Fieldmark__4237_2048093008"/>
      <w:bookmarkStart w:id="1909" w:name="__Fieldmark__5004_908293503"/>
      <w:bookmarkStart w:id="1910" w:name="__Fieldmark__5651_1561598236"/>
      <w:bookmarkStart w:id="1911" w:name="__Fieldmark__6346_3310317172"/>
      <w:bookmarkEnd w:id="1905"/>
      <w:bookmarkEnd w:id="1906"/>
      <w:bookmarkEnd w:id="1907"/>
      <w:bookmarkEnd w:id="1908"/>
      <w:bookmarkEnd w:id="1909"/>
      <w:bookmarkEnd w:id="1910"/>
      <w:bookmarkEnd w:id="1911"/>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12" w:name="__Fieldmark__6917_1417665735"/>
      <w:bookmarkEnd w:id="1904"/>
      <w:r>
        <w:rPr>
          <w:rFonts w:cs="Times New Roman"/>
        </w:rPr>
      </w:r>
      <w:bookmarkStart w:id="1913" w:name="__Fieldmark__6810_2505137388"/>
      <w:bookmarkStart w:id="1914" w:name="__Fieldmark__3821_527255555"/>
      <w:bookmarkStart w:id="1915" w:name="__Fieldmark__5388_2280461051"/>
      <w:bookmarkStart w:id="1916" w:name="__Fieldmark__11412_1777031281"/>
      <w:bookmarkStart w:id="1917" w:name="__Fieldmark__4239_2048093008"/>
      <w:bookmarkStart w:id="1918" w:name="__Fieldmark__5010_908293503"/>
      <w:bookmarkStart w:id="1919" w:name="__Fieldmark__5661_1561598236"/>
      <w:bookmarkStart w:id="1920" w:name="__Fieldmark__6366_3310317172"/>
      <w:bookmarkEnd w:id="1913"/>
      <w:bookmarkEnd w:id="1914"/>
      <w:bookmarkEnd w:id="1915"/>
      <w:bookmarkEnd w:id="1916"/>
      <w:bookmarkEnd w:id="1917"/>
      <w:bookmarkEnd w:id="1918"/>
      <w:bookmarkEnd w:id="1919"/>
      <w:bookmarkEnd w:id="1920"/>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21" w:name="__Fieldmark__6943_1417665735"/>
      <w:bookmarkEnd w:id="1912"/>
      <w:r>
        <w:rPr>
          <w:rFonts w:cs="Times New Roman"/>
        </w:rPr>
      </w:r>
      <w:bookmarkStart w:id="1922" w:name="__Fieldmark__6827_2505137388"/>
      <w:bookmarkStart w:id="1923" w:name="__Fieldmark__3829_527255555"/>
      <w:bookmarkStart w:id="1924" w:name="__Fieldmark__5397_2280461051"/>
      <w:bookmarkStart w:id="1925" w:name="__Fieldmark__11417_1777031281"/>
      <w:bookmarkStart w:id="1926" w:name="__Fieldmark__4242_2048093008"/>
      <w:bookmarkStart w:id="1927" w:name="__Fieldmark__5017_908293503"/>
      <w:bookmarkStart w:id="1928" w:name="__Fieldmark__5672_1561598236"/>
      <w:bookmarkStart w:id="1929" w:name="__Fieldmark__6386_3310317172"/>
      <w:bookmarkEnd w:id="1922"/>
      <w:bookmarkEnd w:id="1923"/>
      <w:bookmarkEnd w:id="1924"/>
      <w:bookmarkEnd w:id="1925"/>
      <w:bookmarkEnd w:id="1926"/>
      <w:bookmarkEnd w:id="1927"/>
      <w:bookmarkEnd w:id="1928"/>
      <w:bookmarkEnd w:id="1929"/>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30" w:name="__Fieldmark__6969_1417665735"/>
      <w:bookmarkEnd w:id="1921"/>
      <w:r>
        <w:rPr>
          <w:rFonts w:cs="Times New Roman"/>
        </w:rPr>
      </w:r>
      <w:bookmarkStart w:id="1931" w:name="__Fieldmark__6846_2505137388"/>
      <w:bookmarkStart w:id="1932" w:name="__Fieldmark__5414_2280461051"/>
      <w:bookmarkStart w:id="1933" w:name="__Fieldmark__11426_1777031281"/>
      <w:bookmarkStart w:id="1934" w:name="__Fieldmark__4247_2048093008"/>
      <w:bookmarkStart w:id="1935" w:name="__Fieldmark__5030_908293503"/>
      <w:bookmarkStart w:id="1936" w:name="__Fieldmark__5693_1561598236"/>
      <w:bookmarkStart w:id="1937" w:name="__Fieldmark__5406_2280461051"/>
      <w:bookmarkStart w:id="1938" w:name="__Fieldmark__11422_1777031281"/>
      <w:bookmarkStart w:id="1939" w:name="__Fieldmark__4245_2048093008"/>
      <w:bookmarkStart w:id="1940" w:name="__Fieldmark__5024_908293503"/>
      <w:bookmarkStart w:id="1941" w:name="__Fieldmark__5683_1561598236"/>
      <w:bookmarkStart w:id="1942" w:name="__Fieldmark__6409_3310317172"/>
      <w:bookmarkEnd w:id="1931"/>
      <w:bookmarkEnd w:id="1932"/>
      <w:bookmarkEnd w:id="1933"/>
      <w:bookmarkEnd w:id="1934"/>
      <w:bookmarkEnd w:id="1935"/>
      <w:bookmarkEnd w:id="1936"/>
      <w:bookmarkEnd w:id="1937"/>
      <w:bookmarkEnd w:id="1938"/>
      <w:bookmarkEnd w:id="1939"/>
      <w:bookmarkEnd w:id="1940"/>
      <w:bookmarkEnd w:id="1941"/>
      <w:bookmarkEnd w:id="1942"/>
      <w:r>
        <w:rPr>
          <w:rFonts w:cs="Times New Roman"/>
        </w:rPr>
      </w:r>
      <w:r>
        <w:fldChar w:fldCharType="end"/>
      </w:r>
      <w:r>
        <w:fldChar w:fldCharType="begin"/>
      </w:r>
      <w:r/>
      <w:r>
        <w:fldChar w:fldCharType="separate"/>
      </w:r>
      <w:bookmarkStart w:id="1943" w:name="__Fieldmark__7007_1417665735"/>
      <w:bookmarkEnd w:id="1930"/>
      <w:r>
        <w:rPr>
          <w:rFonts w:cs="Times New Roman"/>
        </w:rPr>
      </w:r>
      <w:bookmarkStart w:id="1944" w:name="__Fieldmark__6865_2505137388"/>
      <w:bookmarkStart w:id="1945" w:name="__Fieldmark__3817_527255555"/>
      <w:bookmarkStart w:id="1946" w:name="__Fieldmark__5422_2280461051"/>
      <w:bookmarkStart w:id="1947" w:name="__Fieldmark__11430_1777031281"/>
      <w:bookmarkStart w:id="1948" w:name="__Fieldmark__4249_2048093008"/>
      <w:bookmarkStart w:id="1949" w:name="__Fieldmark__5036_908293503"/>
      <w:bookmarkStart w:id="1950" w:name="__Fieldmark__5703_1561598236"/>
      <w:bookmarkStart w:id="1951" w:name="__Fieldmark__6432_3310317172"/>
      <w:bookmarkEnd w:id="1944"/>
      <w:bookmarkEnd w:id="1945"/>
      <w:bookmarkEnd w:id="1946"/>
      <w:bookmarkEnd w:id="1947"/>
      <w:bookmarkEnd w:id="1948"/>
      <w:bookmarkEnd w:id="1949"/>
      <w:bookmarkEnd w:id="1950"/>
      <w:bookmarkEnd w:id="1951"/>
      <w:r>
        <w:rPr>
          <w:rFonts w:cs="Times New Roman"/>
        </w:rPr>
      </w:r>
      <w:r>
        <w:fldChar w:fldCharType="end"/>
      </w:r>
      <w:r>
        <w:fldChar w:fldCharType="begin"/>
      </w:r>
      <w:r/>
      <w:r>
        <w:fldChar w:fldCharType="separate"/>
      </w:r>
      <w:bookmarkStart w:id="1952" w:name="__Fieldmark__7033_1417665735"/>
      <w:bookmarkEnd w:id="1943"/>
      <w:r>
        <w:rPr>
          <w:rFonts w:cs="Times New Roman"/>
        </w:rPr>
      </w:r>
      <w:bookmarkStart w:id="1953" w:name="__Fieldmark__6897_2505137388"/>
      <w:bookmarkStart w:id="1954" w:name="__Fieldmark__5431_2280461051"/>
      <w:bookmarkStart w:id="1955" w:name="__Fieldmark__11435_1777031281"/>
      <w:bookmarkStart w:id="1956" w:name="__Fieldmark__4252_2048093008"/>
      <w:bookmarkStart w:id="1957" w:name="__Fieldmark__5043_908293503"/>
      <w:bookmarkStart w:id="1958" w:name="__Fieldmark__5714_1561598236"/>
      <w:bookmarkStart w:id="1959" w:name="__Fieldmark__6467_3310317172"/>
      <w:bookmarkEnd w:id="1953"/>
      <w:bookmarkEnd w:id="1954"/>
      <w:bookmarkEnd w:id="1955"/>
      <w:bookmarkEnd w:id="1956"/>
      <w:bookmarkEnd w:id="1957"/>
      <w:bookmarkEnd w:id="1958"/>
      <w:bookmarkEnd w:id="1959"/>
      <w:r>
        <w:rPr>
          <w:rFonts w:cs="Times New Roman"/>
        </w:rPr>
      </w:r>
      <w:r>
        <w:fldChar w:fldCharType="end"/>
      </w:r>
      <w:r>
        <w:fldChar w:fldCharType="begin"/>
      </w:r>
      <w:r/>
      <w:r>
        <w:fldChar w:fldCharType="separate"/>
      </w:r>
      <w:bookmarkStart w:id="1960" w:name="__Fieldmark__7056_1417665735"/>
      <w:bookmarkEnd w:id="1952"/>
      <w:r>
        <w:rPr>
          <w:rFonts w:cs="Times New Roman"/>
        </w:rPr>
      </w:r>
      <w:bookmarkStart w:id="1961" w:name="__Fieldmark__6916_2505137388"/>
      <w:bookmarkStart w:id="1962" w:name="__Fieldmark__4256_2048093008"/>
      <w:bookmarkStart w:id="1963" w:name="__Fieldmark__3805_527255555"/>
      <w:bookmarkStart w:id="1964" w:name="__Fieldmark__3808_527255555"/>
      <w:bookmarkStart w:id="1965" w:name="__Fieldmark__3813_527255555"/>
      <w:bookmarkStart w:id="1966" w:name="__Fieldmark__5439_2280461051"/>
      <w:bookmarkStart w:id="1967" w:name="__Fieldmark__11439_1777031281"/>
      <w:bookmarkStart w:id="1968" w:name="__Fieldmark__4254_2048093008"/>
      <w:bookmarkStart w:id="1969" w:name="__Fieldmark__5049_908293503"/>
      <w:bookmarkStart w:id="1970" w:name="__Fieldmark__5724_1561598236"/>
      <w:bookmarkStart w:id="1971" w:name="__Fieldmark__6490_3310317172"/>
      <w:bookmarkEnd w:id="1961"/>
      <w:bookmarkEnd w:id="1962"/>
      <w:bookmarkEnd w:id="1963"/>
      <w:bookmarkEnd w:id="1964"/>
      <w:bookmarkEnd w:id="1965"/>
      <w:bookmarkEnd w:id="1966"/>
      <w:bookmarkEnd w:id="1967"/>
      <w:bookmarkEnd w:id="1968"/>
      <w:bookmarkEnd w:id="1969"/>
      <w:bookmarkEnd w:id="1970"/>
      <w:bookmarkEnd w:id="1971"/>
      <w:r>
        <w:rPr>
          <w:rFonts w:cs="Times New Roman"/>
        </w:rPr>
      </w:r>
      <w:r>
        <w:fldChar w:fldCharType="end"/>
      </w:r>
      <w:r>
        <w:fldChar w:fldCharType="begin"/>
      </w:r>
      <w:r/>
      <w:r>
        <w:fldChar w:fldCharType="separate"/>
      </w:r>
      <w:bookmarkStart w:id="1972" w:name="__Fieldmark__7091_1417665735"/>
      <w:bookmarkEnd w:id="1960"/>
      <w:r>
        <w:rPr>
          <w:rFonts w:cs="Times New Roman"/>
        </w:rPr>
      </w:r>
      <w:bookmarkStart w:id="1973" w:name="__Fieldmark__6933_2505137388"/>
      <w:bookmarkStart w:id="1974" w:name="__Fieldmark__11627_2362112943"/>
      <w:bookmarkStart w:id="1975" w:name="__Fieldmark__5453_2280461051"/>
      <w:bookmarkStart w:id="1976" w:name="__Fieldmark__11449_1777031281"/>
      <w:bookmarkStart w:id="1977" w:name="__Fieldmark__4261_2048093008"/>
      <w:bookmarkStart w:id="1978" w:name="__Fieldmark__5061_908293503"/>
      <w:bookmarkStart w:id="1979" w:name="__Fieldmark__5740_1561598236"/>
      <w:bookmarkStart w:id="1980" w:name="__Fieldmark__6510_3310317172"/>
      <w:bookmarkEnd w:id="1973"/>
      <w:bookmarkEnd w:id="1974"/>
      <w:bookmarkEnd w:id="1975"/>
      <w:bookmarkEnd w:id="1976"/>
      <w:bookmarkEnd w:id="1977"/>
      <w:bookmarkEnd w:id="1978"/>
      <w:bookmarkEnd w:id="1979"/>
      <w:bookmarkEnd w:id="1980"/>
      <w:r>
        <w:rPr>
          <w:rFonts w:cs="Times New Roman"/>
        </w:rPr>
      </w:r>
      <w:r>
        <w:fldChar w:fldCharType="end"/>
      </w:r>
      <w:r>
        <w:fldChar w:fldCharType="begin"/>
      </w:r>
      <w:r/>
      <w:r>
        <w:fldChar w:fldCharType="separate"/>
      </w:r>
      <w:bookmarkStart w:id="1981" w:name="__Fieldmark__7117_1417665735"/>
      <w:bookmarkEnd w:id="1972"/>
      <w:r>
        <w:rPr>
          <w:rFonts w:cs="Times New Roman"/>
        </w:rPr>
      </w:r>
      <w:bookmarkStart w:id="1982" w:name="__Fieldmark__6959_2505137388"/>
      <w:bookmarkStart w:id="1983" w:name="__Fieldmark__5462_2280461051"/>
      <w:bookmarkStart w:id="1984" w:name="__Fieldmark__11454_1777031281"/>
      <w:bookmarkStart w:id="1985" w:name="__Fieldmark__4264_2048093008"/>
      <w:bookmarkStart w:id="1986" w:name="__Fieldmark__5068_908293503"/>
      <w:bookmarkStart w:id="1987" w:name="__Fieldmark__5751_1561598236"/>
      <w:bookmarkStart w:id="1988" w:name="__Fieldmark__6542_3310317172"/>
      <w:bookmarkEnd w:id="1982"/>
      <w:bookmarkEnd w:id="1983"/>
      <w:bookmarkEnd w:id="1984"/>
      <w:bookmarkEnd w:id="1985"/>
      <w:bookmarkEnd w:id="1986"/>
      <w:bookmarkEnd w:id="1987"/>
      <w:bookmarkEnd w:id="1988"/>
      <w:r>
        <w:rPr>
          <w:rFonts w:cs="Times New Roman"/>
        </w:rPr>
      </w:r>
      <w:r>
        <w:fldChar w:fldCharType="end"/>
      </w:r>
      <w:r>
        <w:fldChar w:fldCharType="begin"/>
      </w:r>
      <w:r/>
      <w:r>
        <w:fldChar w:fldCharType="separate"/>
      </w:r>
      <w:bookmarkStart w:id="1989" w:name="__Fieldmark__7140_1417665735"/>
      <w:bookmarkEnd w:id="1981"/>
      <w:r>
        <w:rPr>
          <w:rFonts w:cs="Times New Roman"/>
        </w:rPr>
      </w:r>
      <w:bookmarkStart w:id="1990" w:name="__Fieldmark__6978_2505137388"/>
      <w:bookmarkStart w:id="1991" w:name="__Fieldmark__5470_2280461051"/>
      <w:bookmarkStart w:id="1992" w:name="__Fieldmark__11458_1777031281"/>
      <w:bookmarkStart w:id="1993" w:name="__Fieldmark__4266_2048093008"/>
      <w:bookmarkStart w:id="1994" w:name="__Fieldmark__5074_908293503"/>
      <w:bookmarkStart w:id="1995" w:name="__Fieldmark__5761_1561598236"/>
      <w:bookmarkStart w:id="1996" w:name="__Fieldmark__6565_3310317172"/>
      <w:bookmarkEnd w:id="1990"/>
      <w:bookmarkEnd w:id="1991"/>
      <w:bookmarkEnd w:id="1992"/>
      <w:bookmarkEnd w:id="1993"/>
      <w:bookmarkEnd w:id="1994"/>
      <w:bookmarkEnd w:id="1995"/>
      <w:bookmarkEnd w:id="1996"/>
      <w:r>
        <w:rPr>
          <w:rFonts w:cs="Times New Roman"/>
        </w:rPr>
      </w:r>
      <w:r>
        <w:fldChar w:fldCharType="end"/>
      </w:r>
      <w:r>
        <w:fldChar w:fldCharType="begin"/>
      </w:r>
      <w:r/>
      <w:r>
        <w:fldChar w:fldCharType="separate"/>
      </w:r>
      <w:bookmarkStart w:id="1997" w:name="__Fieldmark__7163_1417665735"/>
      <w:bookmarkEnd w:id="1989"/>
      <w:r>
        <w:rPr>
          <w:rFonts w:cs="Times New Roman"/>
        </w:rPr>
      </w:r>
      <w:bookmarkStart w:id="1998" w:name="__Fieldmark__6995_2505137388"/>
      <w:bookmarkStart w:id="1999" w:name="__Fieldmark__5478_2280461051"/>
      <w:bookmarkStart w:id="2000" w:name="__Fieldmark__11462_1777031281"/>
      <w:bookmarkStart w:id="2001" w:name="__Fieldmark__4268_2048093008"/>
      <w:bookmarkStart w:id="2002" w:name="__Fieldmark__5080_908293503"/>
      <w:bookmarkStart w:id="2003" w:name="__Fieldmark__5771_1561598236"/>
      <w:bookmarkStart w:id="2004" w:name="__Fieldmark__6585_3310317172"/>
      <w:bookmarkEnd w:id="1998"/>
      <w:bookmarkEnd w:id="1999"/>
      <w:bookmarkEnd w:id="2000"/>
      <w:bookmarkEnd w:id="2001"/>
      <w:bookmarkEnd w:id="2002"/>
      <w:bookmarkEnd w:id="2003"/>
      <w:bookmarkEnd w:id="2004"/>
      <w:r>
        <w:rPr>
          <w:rFonts w:cs="Times New Roman"/>
        </w:rPr>
      </w:r>
      <w:r>
        <w:fldChar w:fldCharType="end"/>
      </w:r>
      <w:r>
        <w:fldChar w:fldCharType="begin"/>
      </w:r>
      <w:r/>
      <w:r>
        <w:fldChar w:fldCharType="separate"/>
      </w:r>
      <w:bookmarkStart w:id="2005" w:name="__Fieldmark__7186_1417665735"/>
      <w:bookmarkEnd w:id="1997"/>
      <w:r>
        <w:rPr>
          <w:rFonts w:cs="Times New Roman"/>
        </w:rPr>
      </w:r>
      <w:bookmarkStart w:id="2006" w:name="__Fieldmark__7012_2505137388"/>
      <w:bookmarkStart w:id="2007" w:name="__Fieldmark__5486_2280461051"/>
      <w:bookmarkStart w:id="2008" w:name="__Fieldmark__11466_1777031281"/>
      <w:bookmarkStart w:id="2009" w:name="__Fieldmark__4270_2048093008"/>
      <w:bookmarkStart w:id="2010" w:name="__Fieldmark__5086_908293503"/>
      <w:bookmarkStart w:id="2011" w:name="__Fieldmark__5781_1561598236"/>
      <w:bookmarkStart w:id="2012" w:name="__Fieldmark__6605_3310317172"/>
      <w:bookmarkEnd w:id="2006"/>
      <w:bookmarkEnd w:id="2007"/>
      <w:bookmarkEnd w:id="2008"/>
      <w:bookmarkEnd w:id="2009"/>
      <w:bookmarkEnd w:id="2010"/>
      <w:bookmarkEnd w:id="2011"/>
      <w:bookmarkEnd w:id="2012"/>
      <w:r>
        <w:rPr>
          <w:rFonts w:cs="Times New Roman"/>
        </w:rPr>
      </w:r>
      <w:r>
        <w:fldChar w:fldCharType="end"/>
      </w:r>
      <w:r>
        <w:fldChar w:fldCharType="begin"/>
      </w:r>
      <w:r/>
      <w:r>
        <w:fldChar w:fldCharType="separate"/>
      </w:r>
      <w:bookmarkStart w:id="2013" w:name="__Fieldmark__7209_1417665735"/>
      <w:bookmarkEnd w:id="2005"/>
      <w:r>
        <w:rPr>
          <w:rFonts w:cs="Times New Roman"/>
        </w:rPr>
      </w:r>
      <w:bookmarkStart w:id="2014" w:name="__Fieldmark__7029_2505137388"/>
      <w:bookmarkStart w:id="2015" w:name="__Fieldmark__5494_2280461051"/>
      <w:bookmarkStart w:id="2016" w:name="__Fieldmark__11470_1777031281"/>
      <w:bookmarkStart w:id="2017" w:name="__Fieldmark__4272_2048093008"/>
      <w:bookmarkStart w:id="2018" w:name="__Fieldmark__5092_908293503"/>
      <w:bookmarkStart w:id="2019" w:name="__Fieldmark__5791_1561598236"/>
      <w:bookmarkStart w:id="2020" w:name="__Fieldmark__6625_3310317172"/>
      <w:bookmarkEnd w:id="2014"/>
      <w:bookmarkEnd w:id="2015"/>
      <w:bookmarkEnd w:id="2016"/>
      <w:bookmarkEnd w:id="2017"/>
      <w:bookmarkEnd w:id="2018"/>
      <w:bookmarkEnd w:id="2019"/>
      <w:bookmarkEnd w:id="2020"/>
      <w:r>
        <w:rPr>
          <w:rFonts w:cs="Times New Roman"/>
        </w:rPr>
      </w:r>
      <w:r>
        <w:fldChar w:fldCharType="end"/>
      </w:r>
      <w:r>
        <w:fldChar w:fldCharType="begin"/>
      </w:r>
      <w:r/>
      <w:r>
        <w:fldChar w:fldCharType="separate"/>
      </w:r>
      <w:bookmarkStart w:id="2021" w:name="__Fieldmark__7232_1417665735"/>
      <w:bookmarkEnd w:id="2013"/>
      <w:r>
        <w:rPr>
          <w:rFonts w:cs="Times New Roman"/>
        </w:rPr>
      </w:r>
      <w:bookmarkStart w:id="2022" w:name="__Fieldmark__7046_2505137388"/>
      <w:bookmarkStart w:id="2023" w:name="__Fieldmark__6645_3310317172"/>
      <w:bookmarkEnd w:id="2022"/>
      <w:bookmarkEnd w:id="2023"/>
      <w:r>
        <w:rPr>
          <w:rFonts w:cs="Times New Roman"/>
        </w:rPr>
        <w:t>based on the diffusive loss of volatiles from olivine-hosted melt embayments (Ferguson e</w:t>
      </w:r>
      <w:bookmarkStart w:id="2024" w:name="__Fieldmark__6665_3310317172"/>
      <w:bookmarkStart w:id="2025" w:name="__Fieldmark__4280_2048093008"/>
      <w:bookmarkStart w:id="2026" w:name="__Fieldmark__11486_1777031281"/>
      <w:bookmarkStart w:id="2027" w:name="__Fieldmark__5110_908293503"/>
      <w:bookmarkStart w:id="2028" w:name="__Fieldmark__4278_2048093008"/>
      <w:bookmarkStart w:id="2029" w:name="__Fieldmark__11482_1777031281"/>
      <w:bookmarkStart w:id="2030" w:name="__Fieldmark__5104_908293503"/>
      <w:bookmarkStart w:id="2031" w:name="__Fieldmark__4276_2048093008"/>
      <w:bookmarkStart w:id="2032" w:name="__Fieldmark__11478_1777031281"/>
      <w:bookmarkStart w:id="2033" w:name="__Fieldmark__5510_2280461051"/>
      <w:bookmarkStart w:id="2034" w:name="__Fieldmark__5801_1561598236"/>
      <w:bookmarkStart w:id="2035" w:name="__Fieldmark__5098_908293503"/>
      <w:bookmarkStart w:id="2036" w:name="__Fieldmark__4274_2048093008"/>
      <w:bookmarkStart w:id="2037" w:name="__Fieldmark__11474_1777031281"/>
      <w:bookmarkStart w:id="2038" w:name="__Fieldmark__5502_2280461051"/>
      <w:bookmarkStart w:id="2039" w:name="__Fieldmark__7063_2505137388"/>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r>
        <w:rPr>
          <w:rFonts w:cs="Times New Roman"/>
        </w:rPr>
      </w:r>
      <w:r>
        <w:fldChar w:fldCharType="end"/>
      </w:r>
      <w:bookmarkEnd w:id="2021"/>
      <w:r>
        <w:rPr>
          <w:rFonts w:cs="Times New Roman"/>
        </w:rPr>
        <w:t>t al. 2016) and that the volatile concentration of the host magma follows a closed-system degassing</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40" w:name="__Fieldmark__7290_141766573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41" w:name="__Fieldmark__7293_1417665735"/>
      <w:bookmarkEnd w:id="2040"/>
      <w:r>
        <w:rPr>
          <w:rFonts w:cs="Times New Roman"/>
        </w:rPr>
      </w:r>
      <w:bookmarkStart w:id="2042" w:name="__Fieldmark__7114_2505137388"/>
      <w:bookmarkStart w:id="2043" w:name="__Fieldmark__5832_1561598236"/>
      <w:bookmarkStart w:id="2044" w:name="__Fieldmark__6717_3310317172"/>
      <w:bookmarkEnd w:id="2042"/>
      <w:bookmarkEnd w:id="2043"/>
      <w:bookmarkEnd w:id="2044"/>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45" w:name="__Fieldmark__7304_1417665735"/>
      <w:bookmarkEnd w:id="2041"/>
      <w:r>
        <w:rPr>
          <w:rFonts w:cs="Times New Roman"/>
        </w:rPr>
      </w:r>
      <w:bookmarkStart w:id="2046" w:name="__Fieldmark__7117_2505137388"/>
      <w:bookmarkStart w:id="2047" w:name="__Fieldmark__6720_3310317172"/>
      <w:bookmarkEnd w:id="2046"/>
      <w:bookmarkEnd w:id="2047"/>
      <w:r>
        <w:rPr>
          <w:rFonts w:cs="Times New Roman"/>
        </w:rPr>
        <w:t xml:space="preserve"> path (Witham et al. 2</w:t>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48" w:name="__Fieldmark__7314_1417665735"/>
      <w:bookmarkEnd w:id="2045"/>
      <w:r>
        <w:rPr>
          <w:rFonts w:cs="Times New Roman"/>
        </w:rPr>
      </w:r>
      <w:bookmarkStart w:id="2049" w:name="__Fieldmark__7123_2505137388"/>
      <w:bookmarkStart w:id="2050" w:name="__Fieldmark__5533_2280461051"/>
      <w:bookmarkStart w:id="2051" w:name="__Fieldmark__5121_908293503"/>
      <w:bookmarkStart w:id="2052" w:name="__Fieldmark__5840_1561598236"/>
      <w:bookmarkStart w:id="2053" w:name="__Fieldmark__5538_2280461051"/>
      <w:bookmarkStart w:id="2054" w:name="__Fieldmark__11492_1777031281"/>
      <w:bookmarkStart w:id="2055" w:name="__Fieldmark__5124_908293503"/>
      <w:bookmarkStart w:id="2056" w:name="__Fieldmark__11495_1777031281"/>
      <w:bookmarkStart w:id="2057" w:name="__Fieldmark__4288_2048093008"/>
      <w:bookmarkStart w:id="2058" w:name="__Fieldmark__5129_908293503"/>
      <w:bookmarkStart w:id="2059" w:name="__Fieldmark__11500_1777031281"/>
      <w:bookmarkStart w:id="2060" w:name="__Fieldmark__4291_2048093008"/>
      <w:bookmarkStart w:id="2061" w:name="__Fieldmark__6728_3310317172"/>
      <w:bookmarkEnd w:id="2049"/>
      <w:bookmarkEnd w:id="2050"/>
      <w:bookmarkEnd w:id="2051"/>
      <w:bookmarkEnd w:id="2052"/>
      <w:bookmarkEnd w:id="2053"/>
      <w:bookmarkEnd w:id="2054"/>
      <w:bookmarkEnd w:id="2055"/>
      <w:bookmarkEnd w:id="2056"/>
      <w:bookmarkEnd w:id="2057"/>
      <w:bookmarkEnd w:id="2058"/>
      <w:bookmarkEnd w:id="2059"/>
      <w:bookmarkEnd w:id="2060"/>
      <w:bookmarkEnd w:id="2061"/>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62" w:name="__Fieldmark__7355_1417665735"/>
      <w:bookmarkEnd w:id="2048"/>
      <w:r>
        <w:rPr>
          <w:rFonts w:cs="Times New Roman"/>
        </w:rPr>
      </w:r>
      <w:bookmarkStart w:id="2063" w:name="__Fieldmark__7156_2505137388"/>
      <w:bookmarkStart w:id="2064" w:name="__Fieldmark__5875_1561598236"/>
      <w:bookmarkStart w:id="2065" w:name="__Fieldmark__6735_3310317172"/>
      <w:bookmarkEnd w:id="2063"/>
      <w:bookmarkEnd w:id="2064"/>
      <w:bookmarkEnd w:id="2065"/>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66" w:name="__Fieldmark__7366_1417665735"/>
      <w:bookmarkEnd w:id="2062"/>
      <w:r>
        <w:rPr>
          <w:rFonts w:cs="Times New Roman"/>
        </w:rPr>
      </w:r>
      <w:bookmarkStart w:id="2067" w:name="__Fieldmark__7181_2505137388"/>
      <w:bookmarkStart w:id="2068" w:name="__Fieldmark__5565_2280461051"/>
      <w:bookmarkStart w:id="2069" w:name="__Fieldmark__5878_1561598236"/>
      <w:bookmarkStart w:id="2070" w:name="__Fieldmark__6773_3310317172"/>
      <w:bookmarkEnd w:id="2067"/>
      <w:bookmarkEnd w:id="2068"/>
      <w:bookmarkEnd w:id="2069"/>
      <w:bookmarkEnd w:id="2070"/>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71" w:name="__Fieldmark__7380_1417665735"/>
      <w:bookmarkEnd w:id="2066"/>
      <w:r>
        <w:rPr>
          <w:rFonts w:cs="Times New Roman"/>
        </w:rPr>
      </w:r>
      <w:bookmarkStart w:id="2072" w:name="__Fieldmark__7187_2505137388"/>
      <w:bookmarkStart w:id="2073" w:name="__Fieldmark__5568_2280461051"/>
      <w:bookmarkStart w:id="2074" w:name="__Fieldmark__5148_908293503"/>
      <w:bookmarkStart w:id="2075" w:name="__Fieldmark__5883_1561598236"/>
      <w:bookmarkStart w:id="2076" w:name="__Fieldmark__6781_3310317172"/>
      <w:bookmarkEnd w:id="2072"/>
      <w:bookmarkEnd w:id="2073"/>
      <w:bookmarkEnd w:id="2074"/>
      <w:bookmarkEnd w:id="2075"/>
      <w:bookmarkEnd w:id="2076"/>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77" w:name="__Fieldmark__7397_1417665735"/>
      <w:bookmarkEnd w:id="2071"/>
      <w:r>
        <w:rPr>
          <w:rFonts w:cs="Times New Roman"/>
        </w:rPr>
      </w:r>
      <w:bookmarkStart w:id="2078" w:name="__Fieldmark__7196_2505137388"/>
      <w:bookmarkStart w:id="2079" w:name="__Fieldmark__4293_2048093008"/>
      <w:bookmarkStart w:id="2080" w:name="__Fieldmark__5573_2280461051"/>
      <w:bookmarkStart w:id="2081" w:name="__Fieldmark__11511_1777031281"/>
      <w:bookmarkStart w:id="2082" w:name="__Fieldmark__5151_908293503"/>
      <w:bookmarkStart w:id="2083" w:name="__Fieldmark__5890_1561598236"/>
      <w:bookmarkStart w:id="2084" w:name="__Fieldmark__6792_3310317172"/>
      <w:bookmarkEnd w:id="2078"/>
      <w:bookmarkEnd w:id="2079"/>
      <w:bookmarkEnd w:id="2080"/>
      <w:bookmarkEnd w:id="2081"/>
      <w:bookmarkEnd w:id="2082"/>
      <w:bookmarkEnd w:id="2083"/>
      <w:bookmarkEnd w:id="2084"/>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085" w:name="__Fieldmark__7420_1417665735"/>
      <w:bookmarkEnd w:id="2077"/>
      <w:r>
        <w:rPr>
          <w:rFonts w:cs="Times New Roman"/>
        </w:rPr>
      </w:r>
      <w:bookmarkStart w:id="2086" w:name="__Fieldmark__7208_2505137388"/>
      <w:bookmarkStart w:id="2087" w:name="__Fieldmark__5590_2280461051"/>
      <w:bookmarkStart w:id="2088" w:name="__Fieldmark__11520_1777031281"/>
      <w:bookmarkStart w:id="2089" w:name="__Fieldmark__4304_2048093008"/>
      <w:bookmarkStart w:id="2090" w:name="__Fieldmark__5164_908293503"/>
      <w:bookmarkStart w:id="2091" w:name="__Fieldmark__5911_1561598236"/>
      <w:bookmarkStart w:id="2092" w:name="__Fieldmark__5581_2280461051"/>
      <w:bookmarkStart w:id="2093" w:name="__Fieldmark__11515_1777031281"/>
      <w:bookmarkStart w:id="2094" w:name="__Fieldmark__4299_2048093008"/>
      <w:bookmarkStart w:id="2095" w:name="__Fieldmark__5157_908293503"/>
      <w:bookmarkStart w:id="2096" w:name="__Fieldmark__5900_1561598236"/>
      <w:bookmarkStart w:id="2097" w:name="__Fieldmark__6806_3310317172"/>
      <w:bookmarkEnd w:id="2086"/>
      <w:bookmarkEnd w:id="2087"/>
      <w:bookmarkEnd w:id="2088"/>
      <w:bookmarkEnd w:id="2089"/>
      <w:bookmarkEnd w:id="2090"/>
      <w:bookmarkEnd w:id="2091"/>
      <w:bookmarkEnd w:id="2092"/>
      <w:bookmarkEnd w:id="2093"/>
      <w:bookmarkEnd w:id="2094"/>
      <w:bookmarkEnd w:id="2095"/>
      <w:bookmarkEnd w:id="2096"/>
      <w:bookmarkEnd w:id="2097"/>
      <w:r>
        <w:rPr>
          <w:rFonts w:cs="Times New Roman"/>
        </w:rPr>
      </w:r>
      <w:r>
        <w:fldChar w:fldCharType="end"/>
      </w:r>
      <w:r>
        <w:fldChar w:fldCharType="begin"/>
      </w:r>
      <w:r/>
      <w:r>
        <w:fldChar w:fldCharType="separate"/>
      </w:r>
      <w:bookmarkStart w:id="2098" w:name="__Fieldmark__7458_1417665735"/>
      <w:bookmarkEnd w:id="2085"/>
      <w:r>
        <w:rPr>
          <w:rFonts w:cs="Times New Roman"/>
        </w:rPr>
      </w:r>
      <w:bookmarkStart w:id="2099" w:name="__Fieldmark__7225_2505137388"/>
      <w:bookmarkStart w:id="2100" w:name="__Fieldmark__5599_2280461051"/>
      <w:bookmarkStart w:id="2101" w:name="__Fieldmark__11525_1777031281"/>
      <w:bookmarkStart w:id="2102" w:name="__Fieldmark__4307_2048093008"/>
      <w:bookmarkStart w:id="2103" w:name="__Fieldmark__5171_908293503"/>
      <w:bookmarkStart w:id="2104" w:name="__Fieldmark__5922_1561598236"/>
      <w:bookmarkStart w:id="2105" w:name="__Fieldmark__6826_3310317172"/>
      <w:bookmarkEnd w:id="2099"/>
      <w:bookmarkEnd w:id="2100"/>
      <w:bookmarkEnd w:id="2101"/>
      <w:bookmarkEnd w:id="2102"/>
      <w:bookmarkEnd w:id="2103"/>
      <w:bookmarkEnd w:id="2104"/>
      <w:bookmarkEnd w:id="2105"/>
      <w:r>
        <w:rPr>
          <w:rFonts w:cs="Times New Roman"/>
        </w:rPr>
      </w:r>
      <w:r>
        <w:fldChar w:fldCharType="end"/>
      </w:r>
      <w:r>
        <w:fldChar w:fldCharType="begin"/>
      </w:r>
      <w:r/>
      <w:r>
        <w:fldChar w:fldCharType="separate"/>
      </w:r>
      <w:bookmarkStart w:id="2106" w:name="__Fieldmark__7481_1417665735"/>
      <w:bookmarkEnd w:id="2098"/>
      <w:r>
        <w:rPr>
          <w:rFonts w:cs="Times New Roman"/>
        </w:rPr>
      </w:r>
      <w:bookmarkStart w:id="2107" w:name="__Fieldmark__7259_2505137388"/>
      <w:bookmarkStart w:id="2108" w:name="__Fieldmark__5608_2280461051"/>
      <w:bookmarkStart w:id="2109" w:name="__Fieldmark__11530_1777031281"/>
      <w:bookmarkStart w:id="2110" w:name="__Fieldmark__4310_2048093008"/>
      <w:bookmarkStart w:id="2111" w:name="__Fieldmark__5178_908293503"/>
      <w:bookmarkStart w:id="2112" w:name="__Fieldmark__5933_1561598236"/>
      <w:bookmarkStart w:id="2113" w:name="__Fieldmark__6861_3310317172"/>
      <w:bookmarkEnd w:id="2107"/>
      <w:bookmarkEnd w:id="2108"/>
      <w:bookmarkEnd w:id="2109"/>
      <w:bookmarkEnd w:id="2110"/>
      <w:bookmarkEnd w:id="2111"/>
      <w:bookmarkEnd w:id="2112"/>
      <w:bookmarkEnd w:id="2113"/>
      <w:r>
        <w:rPr>
          <w:rFonts w:cs="Times New Roman"/>
        </w:rPr>
      </w:r>
      <w:r>
        <w:fldChar w:fldCharType="end"/>
      </w:r>
      <w:r>
        <w:fldChar w:fldCharType="begin"/>
      </w:r>
      <w:r/>
      <w:r>
        <w:fldChar w:fldCharType="separate"/>
      </w:r>
      <w:bookmarkStart w:id="2114" w:name="__Fieldmark__7504_1417665735"/>
      <w:bookmarkEnd w:id="2106"/>
      <w:r>
        <w:rPr>
          <w:rFonts w:cs="Times New Roman"/>
        </w:rPr>
      </w:r>
      <w:bookmarkStart w:id="2115" w:name="__Fieldmark__7277_2505137388"/>
      <w:bookmarkStart w:id="2116" w:name="__Fieldmark__4317_2048093008"/>
      <w:bookmarkStart w:id="2117" w:name="__Fieldmark__3972_527255555"/>
      <w:bookmarkStart w:id="2118" w:name="__Fieldmark__3854_3642959469"/>
      <w:bookmarkStart w:id="2119" w:name="__Fieldmark__3850_3642959469"/>
      <w:bookmarkStart w:id="2120" w:name="__Fieldmark__3952_527255555"/>
      <w:bookmarkStart w:id="2121" w:name="__Fieldmark__3837_3642959469"/>
      <w:bookmarkStart w:id="2122" w:name="__Fieldmark__3960_527255555"/>
      <w:bookmarkStart w:id="2123" w:name="__Fieldmark__3842_3642959469"/>
      <w:bookmarkStart w:id="2124" w:name="__Fieldmark__5618_2280461051"/>
      <w:bookmarkStart w:id="2125" w:name="__Fieldmark__11536_1777031281"/>
      <w:bookmarkStart w:id="2126" w:name="__Fieldmark__4314_2048093008"/>
      <w:bookmarkStart w:id="2127" w:name="__Fieldmark__3846_3642959469"/>
      <w:bookmarkStart w:id="2128" w:name="__Fieldmark__3968_527255555"/>
      <w:bookmarkStart w:id="2129" w:name="__Fieldmark__5186_908293503"/>
      <w:bookmarkStart w:id="2130" w:name="__Fieldmark__5945_1561598236"/>
      <w:bookmarkStart w:id="2131" w:name="__Fieldmark__6881_3310317172"/>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r>
        <w:rPr>
          <w:rFonts w:cs="Times New Roman"/>
        </w:rPr>
      </w:r>
      <w:r>
        <w:fldChar w:fldCharType="end"/>
      </w:r>
      <w:r>
        <w:fldChar w:fldCharType="begin"/>
      </w:r>
      <w:r/>
      <w:r>
        <w:fldChar w:fldCharType="separate"/>
      </w:r>
      <w:bookmarkStart w:id="2132" w:name="__Fieldmark__7557_1417665735"/>
      <w:bookmarkEnd w:id="2114"/>
      <w:r>
        <w:rPr>
          <w:rFonts w:cs="Times New Roman"/>
        </w:rPr>
      </w:r>
      <w:bookmarkStart w:id="2133" w:name="__Fieldmark__7296_2505137388"/>
      <w:bookmarkStart w:id="2134" w:name="__Fieldmark__3964_527255555"/>
      <w:bookmarkStart w:id="2135" w:name="__Fieldmark__5644_2280461051"/>
      <w:bookmarkStart w:id="2136" w:name="__Fieldmark__11558_1777031281"/>
      <w:bookmarkStart w:id="2137" w:name="__Fieldmark__4332_2048093008"/>
      <w:bookmarkStart w:id="2138" w:name="__Fieldmark__5210_908293503"/>
      <w:bookmarkStart w:id="2139" w:name="__Fieldmark__5973_1561598236"/>
      <w:bookmarkStart w:id="2140" w:name="__Fieldmark__6901_3310317172"/>
      <w:bookmarkEnd w:id="2133"/>
      <w:bookmarkEnd w:id="2134"/>
      <w:bookmarkEnd w:id="2135"/>
      <w:bookmarkEnd w:id="2136"/>
      <w:bookmarkEnd w:id="2137"/>
      <w:bookmarkEnd w:id="2138"/>
      <w:bookmarkEnd w:id="2139"/>
      <w:bookmarkEnd w:id="2140"/>
      <w:r>
        <w:rPr>
          <w:rFonts w:cs="Times New Roman"/>
        </w:rPr>
      </w:r>
      <w:r>
        <w:fldChar w:fldCharType="end"/>
      </w:r>
      <w:r>
        <w:fldChar w:fldCharType="begin"/>
      </w:r>
      <w:r/>
      <w:r>
        <w:fldChar w:fldCharType="separate"/>
      </w:r>
      <w:bookmarkStart w:id="2141" w:name="__Fieldmark__7583_1417665735"/>
      <w:bookmarkEnd w:id="2132"/>
      <w:r>
        <w:rPr>
          <w:rFonts w:cs="Times New Roman"/>
        </w:rPr>
      </w:r>
      <w:bookmarkStart w:id="2142" w:name="__Fieldmark__7337_2505137388"/>
      <w:bookmarkStart w:id="2143" w:name="__Fieldmark__5653_2280461051"/>
      <w:bookmarkStart w:id="2144" w:name="__Fieldmark__11563_1777031281"/>
      <w:bookmarkStart w:id="2145" w:name="__Fieldmark__4335_2048093008"/>
      <w:bookmarkStart w:id="2146" w:name="__Fieldmark__5217_908293503"/>
      <w:bookmarkStart w:id="2147" w:name="__Fieldmark__5984_1561598236"/>
      <w:bookmarkStart w:id="2148" w:name="__Fieldmark__6951_3310317172"/>
      <w:bookmarkEnd w:id="2142"/>
      <w:bookmarkEnd w:id="2143"/>
      <w:bookmarkEnd w:id="2144"/>
      <w:bookmarkEnd w:id="2145"/>
      <w:bookmarkEnd w:id="2146"/>
      <w:bookmarkEnd w:id="2147"/>
      <w:bookmarkEnd w:id="2148"/>
      <w:r>
        <w:rPr>
          <w:rFonts w:cs="Times New Roman"/>
        </w:rPr>
      </w:r>
      <w:r>
        <w:fldChar w:fldCharType="end"/>
      </w:r>
      <w:r>
        <w:fldChar w:fldCharType="begin"/>
      </w:r>
      <w:r/>
      <w:r>
        <w:fldChar w:fldCharType="separate"/>
      </w:r>
      <w:bookmarkStart w:id="2149" w:name="__Fieldmark__7606_1417665735"/>
      <w:bookmarkEnd w:id="2141"/>
      <w:r>
        <w:rPr>
          <w:rFonts w:cs="Times New Roman"/>
        </w:rPr>
      </w:r>
      <w:bookmarkStart w:id="2150" w:name="__Fieldmark__7356_2505137388"/>
      <w:bookmarkStart w:id="2151" w:name="__Fieldmark__6974_3310317172"/>
      <w:bookmarkEnd w:id="2150"/>
      <w:bookmarkEnd w:id="2151"/>
      <w:r>
        <w:rPr>
          <w:rFonts w:cs="Times New Roman"/>
        </w:rPr>
        <w:t xml:space="preserve">012). </w:t>
      </w:r>
      <w:bookmarkStart w:id="2152" w:name="__Fieldmark__6994_3310317172"/>
      <w:bookmarkStart w:id="2153" w:name="__Fieldmark__4344_2048093008"/>
      <w:bookmarkStart w:id="2154" w:name="__Fieldmark__11580_1777031281"/>
      <w:bookmarkStart w:id="2155" w:name="__Fieldmark__5235_908293503"/>
      <w:bookmarkStart w:id="2156" w:name="__Fieldmark__4341_2048093008"/>
      <w:bookmarkStart w:id="2157" w:name="__Fieldmark__11575_1777031281"/>
      <w:bookmarkStart w:id="2158" w:name="__Fieldmark__5229_908293503"/>
      <w:bookmarkStart w:id="2159" w:name="__Fieldmark__4339_2048093008"/>
      <w:bookmarkStart w:id="2160" w:name="__Fieldmark__11571_1777031281"/>
      <w:bookmarkStart w:id="2161" w:name="__Fieldmark__5669_2280461051"/>
      <w:bookmarkStart w:id="2162" w:name="__Fieldmark__5994_1561598236"/>
      <w:bookmarkStart w:id="2163" w:name="__Fieldmark__5223_908293503"/>
      <w:bookmarkStart w:id="2164" w:name="__Fieldmark__4337_2048093008"/>
      <w:bookmarkStart w:id="2165" w:name="__Fieldmark__11567_1777031281"/>
      <w:bookmarkStart w:id="2166" w:name="__Fieldmark__5661_2280461051"/>
      <w:bookmarkStart w:id="2167" w:name="__Fieldmark__11648_2362112943"/>
      <w:bookmarkStart w:id="2168" w:name="__Fieldmark__7373_2505137388"/>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r>
        <w:rPr>
          <w:rFonts w:cs="Times New Roman"/>
        </w:rPr>
      </w:r>
      <w:r>
        <w:fldChar w:fldCharType="end"/>
      </w:r>
      <w:bookmarkEnd w:id="2149"/>
      <w:r>
        <w:rPr>
          <w:rFonts w:cs="Times New Roman"/>
        </w:rPr>
        <w:t>We use a 1-dimensional (1D) finite element model, which is appropriate if a central concentration plateau is observed, which would suggest that H</w:t>
      </w:r>
      <w:r>
        <w:rPr>
          <w:rFonts w:cs="Times New Roman"/>
          <w:vertAlign w:val="superscript"/>
        </w:rPr>
        <w:t>+</w:t>
      </w:r>
      <w:r>
        <w:rPr>
          <w:rFonts w:cs="Times New Roman"/>
        </w:rPr>
        <w:t xml:space="preserve"> diffusion has not reached the center of the crystal (Thoraval and Demouchy 2014, Shea et al. 2015). The concentration of H</w:t>
      </w:r>
      <w:r>
        <w:rPr>
          <w:rFonts w:cs="Times New Roman"/>
          <w:vertAlign w:val="superscript"/>
        </w:rPr>
        <w:t>+</w:t>
      </w:r>
      <w:r>
        <w:rPr>
          <w:rFonts w:cs="Times New Roman"/>
        </w:rPr>
        <w:t xml:space="preserve"> dissolved in olivine in equilibrium with the degassing magma, i.e., the boundary condition at the exterior edge of the crystal, is calculated at each time step with a partition coefficient K</w:t>
      </w:r>
      <w:r>
        <w:rPr>
          <w:rFonts w:cs="Times New Roman"/>
          <w:vertAlign w:val="subscript"/>
        </w:rPr>
        <w:t>d</w:t>
      </w:r>
      <w:r>
        <w:rPr>
          <w:rFonts w:cs="Times New Roman"/>
        </w:rPr>
        <w:t>. The diffusivity of H</w:t>
      </w:r>
      <w:r>
        <w:rPr>
          <w:rFonts w:cs="Times New Roman"/>
          <w:vertAlign w:val="superscript"/>
        </w:rPr>
        <w:t>+</w:t>
      </w:r>
      <w:r>
        <w:rPr>
          <w:rFonts w:cs="Times New Roman"/>
        </w:rPr>
        <w:t>, the magma decompression rate (dP/dt), and the partition coefficient are treated as free parameters in the model. Best-fit values of these parameters were determined via least-squares fitting to 20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2169" w:name="__Fieldmark__7689_1417665735"/>
      <w:r>
        <w:rPr/>
        <w:t>(</w:t>
      </w:r>
      <w:bookmarkStart w:id="2170" w:name="__Fieldmark__7071_3310317172"/>
      <w:r>
        <w:rPr/>
        <w:t>R</w:t>
      </w:r>
      <w:bookmarkStart w:id="2171" w:name="__Fieldmark__7487_2505137388"/>
      <w:r>
        <w:rPr/>
        <w:t>u</w:t>
      </w:r>
      <w:bookmarkStart w:id="2172" w:name="__Fieldmark__6043_1561598236"/>
      <w:r>
        <w:rPr/>
        <w:t>p</w:t>
      </w:r>
      <w:bookmarkStart w:id="2173" w:name="__Fieldmark__5707_2280461051"/>
      <w:r>
        <w:rPr/>
        <w:t>r</w:t>
      </w:r>
      <w:bookmarkStart w:id="2174" w:name="__Fieldmark__5264_908293503"/>
      <w:r>
        <w:rPr/>
        <w:t>e</w:t>
      </w:r>
      <w:bookmarkStart w:id="2175" w:name="__Fieldmark__11603_1777031281"/>
      <w:r>
        <w:rPr/>
        <w:t>c</w:t>
      </w:r>
      <w:bookmarkStart w:id="2176" w:name="__Fieldmark__4372_2048093008"/>
      <w:r>
        <w:rPr/>
        <w:t>h</w:t>
      </w:r>
      <w:bookmarkStart w:id="2177" w:name="__Fieldmark__4001_527255555"/>
      <w:r>
        <w:rPr/>
        <w:t>t</w:t>
      </w:r>
      <w:bookmarkStart w:id="2178" w:name="__Fieldmark__3898_3642959469"/>
      <w:r>
        <w:rPr/>
        <w:t xml:space="preserve"> </w:t>
      </w:r>
      <w:bookmarkStart w:id="2179" w:name="__Fieldmark__3542_2362112943"/>
      <w:r>
        <w:rPr/>
        <w:t>a</w:t>
      </w:r>
      <w:bookmarkStart w:id="2180" w:name="__Fieldmark__3437_2049629825"/>
      <w:r>
        <w:rPr/>
        <w:t>n</w:t>
      </w:r>
      <w:bookmarkStart w:id="2181" w:name="__Fieldmark__3332_687217606"/>
      <w:r>
        <w:rPr/>
        <w:t>d</w:t>
      </w:r>
      <w:bookmarkStart w:id="2182" w:name="__Fieldmark__3227_2209115713"/>
      <w:r>
        <w:rPr/>
        <w:t xml:space="preserve"> </w:t>
      </w:r>
      <w:bookmarkStart w:id="2183" w:name="__Fieldmark__3124_1105856583"/>
      <w:r>
        <w:rPr/>
        <w:t>P</w:t>
      </w:r>
      <w:bookmarkStart w:id="2184" w:name="__Fieldmark__3016_1929513578"/>
      <w:r>
        <w:rPr/>
        <w:t>l</w:t>
      </w:r>
      <w:bookmarkStart w:id="2185" w:name="__Fieldmark__2911_739104655"/>
      <w:r>
        <w:rPr/>
        <w:t>a</w:t>
      </w:r>
      <w:bookmarkStart w:id="2186" w:name="__Fieldmark__2803_462321902"/>
      <w:r>
        <w:rPr/>
        <w:t>n</w:t>
      </w:r>
      <w:bookmarkStart w:id="2187" w:name="__Fieldmark__2693_948816634"/>
      <w:r>
        <w:rPr/>
        <w:t>k</w:t>
      </w:r>
      <w:bookmarkStart w:id="2188" w:name="__Fieldmark__2583_2312622389"/>
      <w:r>
        <w:rPr/>
        <w:t xml:space="preserve"> </w:t>
      </w:r>
      <w:bookmarkStart w:id="2189" w:name="__Fieldmark__2472_2161409428"/>
      <w:r>
        <w:rPr/>
        <w:t>2</w:t>
      </w:r>
      <w:bookmarkStart w:id="2190" w:name="__Fieldmark__2359_188299688"/>
      <w:r>
        <w:rPr/>
        <w:t>0</w:t>
      </w:r>
      <w:bookmarkStart w:id="2191" w:name="__Fieldmark__2245_1216455718"/>
      <w:r>
        <w:rPr/>
        <w:t>1</w:t>
      </w:r>
      <w:bookmarkStart w:id="2192" w:name="__Fieldmark__2131_649753871"/>
      <w:r>
        <w:rPr/>
        <w:t>3</w:t>
      </w:r>
      <w:bookmarkStart w:id="2193" w:name="__Fieldmark__2021_2534479100"/>
      <w:r>
        <w:rPr/>
        <w:t>;</w:t>
      </w:r>
      <w:bookmarkStart w:id="2194" w:name="__Fieldmark__1906_1692434574"/>
      <w:r>
        <w:rPr/>
        <w:t xml:space="preserve"> </w:t>
      </w:r>
      <w:bookmarkStart w:id="2195" w:name="__Fieldmark__1791_148202576"/>
      <w:r>
        <w:rPr/>
        <w:t>F</w:t>
      </w:r>
      <w:bookmarkStart w:id="2196" w:name="__Fieldmark__3248_2994147849"/>
      <w:r>
        <w:rPr/>
        <w:t>e</w:t>
      </w:r>
      <w:bookmarkStart w:id="2197" w:name="__Fieldmark__1560_3231691474"/>
      <w:r>
        <w:rPr/>
        <w:t>r</w:t>
      </w:r>
      <w:bookmarkStart w:id="2198" w:name="__Fieldmark__1444_3149341642"/>
      <w:r>
        <w:rPr/>
        <w:t>g</w:t>
      </w:r>
      <w:bookmarkStart w:id="2199" w:name="__Fieldmark__1328_4213078475"/>
      <w:r>
        <w:rPr/>
        <w:t>u</w:t>
      </w:r>
      <w:bookmarkStart w:id="2200" w:name="__Fieldmark__1212_4019975519"/>
      <w:r>
        <w:rPr/>
        <w:t>s</w:t>
      </w:r>
      <w:bookmarkStart w:id="2201" w:name="__Fieldmark__1099_3852820974"/>
      <w:r>
        <w:rPr/>
        <w:t>o</w:t>
      </w:r>
      <w:bookmarkStart w:id="2202" w:name="__Fieldmark__983_3917936936"/>
      <w:r>
        <w:rPr/>
        <w:t>n</w:t>
      </w:r>
      <w:bookmarkStart w:id="2203" w:name="__Fieldmark__867_3265051427"/>
      <w:r>
        <w:rPr/>
        <w:t xml:space="preserve"> </w:t>
      </w:r>
      <w:bookmarkStart w:id="2204" w:name="__Fieldmark__751_837005789"/>
      <w:r>
        <w:rPr/>
        <w:t>e</w:t>
      </w:r>
      <w:bookmarkStart w:id="2205" w:name="__Fieldmark__635_3470823330"/>
      <w:r>
        <w:rPr/>
        <w:t>t</w:t>
      </w:r>
      <w:bookmarkStart w:id="2206" w:name="__Fieldmark__519_2630548144"/>
      <w:r>
        <w:rPr/>
        <w:t xml:space="preserve"> </w:t>
      </w:r>
      <w:bookmarkStart w:id="2207" w:name="__Fieldmark__2801_2304565098"/>
      <w:r>
        <w:rPr/>
        <w:t>a</w:t>
      </w:r>
      <w:bookmarkStart w:id="2208" w:name="__Fieldmark__758_2304565098"/>
      <w:r>
        <w:rPr/>
        <w:t>l. 2016)</w:t>
      </w:r>
      <w:r>
        <w:rPr/>
      </w:r>
      <w:r>
        <w:fldChar w:fldCharType="end"/>
      </w:r>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r>
        <w:rPr/>
        <w:t xml:space="preserve"> with somewhat lower forsterite numbers: 87.7</w:t>
      </w:r>
      <w:r>
        <w:rPr>
          <w:rFonts w:cs="Calibri" w:cstheme="minorHAnsi"/>
        </w:rPr>
        <w:t>±</w:t>
      </w:r>
      <w:r>
        <w:rPr/>
        <w:t>0.2 in SC1-2 and 86.2</w:t>
      </w:r>
      <w:r>
        <w:rPr>
          <w:rFonts w:cs="Calibri" w:cstheme="minorHAnsi"/>
        </w:rPr>
        <w:t>±</w:t>
      </w:r>
      <w:r>
        <w:rPr/>
        <w:t>0.2 in Kiki (detailed traverse information and standard measurements are in the Supplemental Tables). The San Carlos olivine used in previous H</w:t>
      </w:r>
      <w:r>
        <w:rPr>
          <w:vertAlign w:val="superscript"/>
        </w:rPr>
        <w:t>+</w:t>
      </w:r>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209" w:name="__Fieldmark__7854_1417665735"/>
      <w:r>
        <w:rPr/>
        <w:t>(</w:t>
      </w:r>
      <w:bookmarkStart w:id="2210" w:name="__Fieldmark__7235_3310317172"/>
      <w:r>
        <w:rPr/>
        <w:t>M</w:t>
      </w:r>
      <w:bookmarkStart w:id="2211" w:name="__Fieldmark__7651_2505137388"/>
      <w:r>
        <w:rPr/>
        <w:t>a</w:t>
      </w:r>
      <w:bookmarkStart w:id="2212" w:name="__Fieldmark__6194_1561598236"/>
      <w:r>
        <w:rPr/>
        <w:t>c</w:t>
      </w:r>
      <w:bookmarkStart w:id="2213" w:name="__Fieldmark__5854_2280461051"/>
      <w:r>
        <w:rPr/>
        <w:t>k</w:t>
      </w:r>
      <w:bookmarkStart w:id="2214" w:name="__Fieldmark__5407_908293503"/>
      <w:r>
        <w:rPr/>
        <w:t>w</w:t>
      </w:r>
      <w:bookmarkStart w:id="2215" w:name="__Fieldmark__11742_1777031281"/>
      <w:r>
        <w:rPr/>
        <w:t>e</w:t>
      </w:r>
      <w:bookmarkStart w:id="2216" w:name="__Fieldmark__4507_2048093008"/>
      <w:r>
        <w:rPr/>
        <w:t>l</w:t>
      </w:r>
      <w:bookmarkStart w:id="2217" w:name="__Fieldmark__4132_527255555"/>
      <w:r>
        <w:rPr/>
        <w:t>l</w:t>
      </w:r>
      <w:bookmarkStart w:id="2218" w:name="__Fieldmark__4025_3642959469"/>
      <w:r>
        <w:rPr/>
        <w:t xml:space="preserve"> </w:t>
      </w:r>
      <w:bookmarkStart w:id="2219" w:name="__Fieldmark__3665_2362112943"/>
      <w:r>
        <w:rPr/>
        <w:t>a</w:t>
      </w:r>
      <w:bookmarkStart w:id="2220" w:name="__Fieldmark__3556_2049629825"/>
      <w:r>
        <w:rPr/>
        <w:t>n</w:t>
      </w:r>
      <w:bookmarkStart w:id="2221" w:name="__Fieldmark__3447_687217606"/>
      <w:r>
        <w:rPr/>
        <w:t>d</w:t>
      </w:r>
      <w:bookmarkStart w:id="2222" w:name="__Fieldmark__3338_2209115713"/>
      <w:r>
        <w:rPr/>
        <w:t xml:space="preserve"> </w:t>
      </w:r>
      <w:bookmarkStart w:id="2223" w:name="__Fieldmark__3231_1105856583"/>
      <w:r>
        <w:rPr/>
        <w:t>K</w:t>
      </w:r>
      <w:bookmarkStart w:id="2224" w:name="__Fieldmark__3119_1929513578"/>
      <w:r>
        <w:rPr/>
        <w:t>o</w:t>
      </w:r>
      <w:bookmarkStart w:id="2225" w:name="__Fieldmark__3010_739104655"/>
      <w:r>
        <w:rPr/>
        <w:t>h</w:t>
      </w:r>
      <w:bookmarkStart w:id="2226" w:name="__Fieldmark__2898_462321902"/>
      <w:r>
        <w:rPr/>
        <w:t>l</w:t>
      </w:r>
      <w:bookmarkStart w:id="2227" w:name="__Fieldmark__2784_948816634"/>
      <w:r>
        <w:rPr/>
        <w:t>s</w:t>
      </w:r>
      <w:bookmarkStart w:id="2228" w:name="__Fieldmark__2670_2312622389"/>
      <w:r>
        <w:rPr/>
        <w:t>t</w:t>
      </w:r>
      <w:bookmarkStart w:id="2229" w:name="__Fieldmark__2555_2161409428"/>
      <w:r>
        <w:rPr/>
        <w:t>e</w:t>
      </w:r>
      <w:bookmarkStart w:id="2230" w:name="__Fieldmark__2438_188299688"/>
      <w:r>
        <w:rPr/>
        <w:t>d</w:t>
      </w:r>
      <w:bookmarkStart w:id="2231" w:name="__Fieldmark__2320_1216455718"/>
      <w:r>
        <w:rPr/>
        <w:t>t</w:t>
      </w:r>
      <w:bookmarkStart w:id="2232" w:name="__Fieldmark__2202_649753871"/>
      <w:r>
        <w:rPr/>
        <w:t xml:space="preserve"> </w:t>
      </w:r>
      <w:bookmarkStart w:id="2233" w:name="__Fieldmark__2088_2534479100"/>
      <w:r>
        <w:rPr/>
        <w:t>1</w:t>
      </w:r>
      <w:bookmarkStart w:id="2234" w:name="__Fieldmark__1969_1692434574"/>
      <w:r>
        <w:rPr/>
        <w:t>9</w:t>
      </w:r>
      <w:bookmarkStart w:id="2235" w:name="__Fieldmark__1850_148202576"/>
      <w:r>
        <w:rPr/>
        <w:t>9</w:t>
      </w:r>
      <w:bookmarkStart w:id="2236" w:name="__Fieldmark__3303_2994147849"/>
      <w:r>
        <w:rPr/>
        <w:t>0</w:t>
      </w:r>
      <w:bookmarkStart w:id="2237" w:name="__Fieldmark__1611_3231691474"/>
      <w:r>
        <w:rPr/>
        <w:t>)</w:t>
      </w:r>
      <w:bookmarkStart w:id="2238" w:name="__Fieldmark__1491_3149341642"/>
      <w:r>
        <w:rPr/>
      </w:r>
      <w:r>
        <w:fldChar w:fldCharType="end"/>
      </w:r>
      <w:bookmarkStart w:id="2239" w:name="__Fieldmark__1251_4019975519"/>
      <w:bookmarkStart w:id="2240" w:name="__Fieldmark__1014_3917936936"/>
      <w:bookmarkStart w:id="2241" w:name="__Fieldmark__774_837005789"/>
      <w:bookmarkStart w:id="2242" w:name="__Fieldmark__534_2630548144"/>
      <w:bookmarkStart w:id="2243" w:name="__Fieldmark__770_2304565098"/>
      <w:bookmarkStart w:id="2244" w:name="__Fieldmark__2812_2304565098"/>
      <w:bookmarkStart w:id="2245" w:name="__Fieldmark__654_3470823330"/>
      <w:bookmarkStart w:id="2246" w:name="__Fieldmark__894_3265051427"/>
      <w:bookmarkStart w:id="2247" w:name="__Fieldmark__1134_3852820974"/>
      <w:bookmarkStart w:id="2248" w:name="__Fieldmark__1371_4213078475"/>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3</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H</w:t>
      </w:r>
      <w:r>
        <w:rPr>
          <w:vertAlign w:val="superscript"/>
        </w:rPr>
        <w:t>+</w:t>
      </w:r>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2249" w:name="__Fieldmark__8019_1417665735"/>
      <w:r>
        <w:rPr/>
        <w:t>(</w:t>
      </w:r>
      <w:bookmarkStart w:id="2250" w:name="__Fieldmark__7399_3310317172"/>
      <w:r>
        <w:rPr/>
        <w:t>P</w:t>
      </w:r>
      <w:bookmarkStart w:id="2251" w:name="__Fieldmark__7818_2505137388"/>
      <w:r>
        <w:rPr/>
        <w:t>e</w:t>
      </w:r>
      <w:bookmarkStart w:id="2252" w:name="__Fieldmark__6348_1561598236"/>
      <w:r>
        <w:rPr/>
        <w:t>s</w:t>
      </w:r>
      <w:bookmarkStart w:id="2253" w:name="__Fieldmark__6005_2280461051"/>
      <w:r>
        <w:rPr/>
        <w:t>l</w:t>
      </w:r>
      <w:bookmarkStart w:id="2254" w:name="__Fieldmark__5555_908293503"/>
      <w:r>
        <w:rPr/>
        <w:t>i</w:t>
      </w:r>
      <w:bookmarkStart w:id="2255" w:name="__Fieldmark__11887_1777031281"/>
      <w:r>
        <w:rPr/>
        <w:t>e</w:t>
      </w:r>
      <w:bookmarkStart w:id="2256" w:name="__Fieldmark__4649_2048093008"/>
      <w:r>
        <w:rPr/>
        <w:t>r</w:t>
      </w:r>
      <w:bookmarkStart w:id="2257" w:name="__Fieldmark__4271_527255555"/>
      <w:r>
        <w:rPr/>
        <w:t xml:space="preserve"> </w:t>
      </w:r>
      <w:bookmarkStart w:id="2258" w:name="__Fieldmark__4161_3642959469"/>
      <w:r>
        <w:rPr/>
        <w:t>a</w:t>
      </w:r>
      <w:bookmarkStart w:id="2259" w:name="__Fieldmark__3798_2362112943"/>
      <w:r>
        <w:rPr/>
        <w:t>n</w:t>
      </w:r>
      <w:bookmarkStart w:id="2260" w:name="__Fieldmark__3685_2049629825"/>
      <w:r>
        <w:rPr/>
        <w:t>d</w:t>
      </w:r>
      <w:bookmarkStart w:id="2261" w:name="__Fieldmark__3572_687217606"/>
      <w:r>
        <w:rPr/>
        <w:t xml:space="preserve"> </w:t>
      </w:r>
      <w:bookmarkStart w:id="2262" w:name="__Fieldmark__3459_2209115713"/>
      <w:r>
        <w:rPr/>
        <w:t>L</w:t>
      </w:r>
      <w:bookmarkStart w:id="2263" w:name="__Fieldmark__3348_1105856583"/>
      <w:r>
        <w:rPr/>
        <w:t>u</w:t>
      </w:r>
      <w:bookmarkStart w:id="2264" w:name="__Fieldmark__3232_1929513578"/>
      <w:r>
        <w:rPr/>
        <w:t>h</w:t>
      </w:r>
      <w:bookmarkStart w:id="2265" w:name="__Fieldmark__3119_739104655"/>
      <w:r>
        <w:rPr/>
        <w:t>r</w:t>
      </w:r>
      <w:bookmarkStart w:id="2266" w:name="__Fieldmark__3003_462321902"/>
      <w:r>
        <w:rPr/>
        <w:t xml:space="preserve"> </w:t>
      </w:r>
      <w:bookmarkStart w:id="2267" w:name="__Fieldmark__2885_948816634"/>
      <w:r>
        <w:rPr/>
        <w:t>2</w:t>
      </w:r>
      <w:bookmarkStart w:id="2268" w:name="__Fieldmark__2767_2312622389"/>
      <w:r>
        <w:rPr/>
        <w:t>0</w:t>
      </w:r>
      <w:bookmarkStart w:id="2269" w:name="__Fieldmark__2648_2161409428"/>
      <w:r>
        <w:rPr/>
        <w:t>0</w:t>
      </w:r>
      <w:bookmarkStart w:id="2270" w:name="__Fieldmark__2527_188299688"/>
      <w:r>
        <w:rPr/>
        <w:t>6</w:t>
      </w:r>
      <w:bookmarkStart w:id="2271" w:name="__Fieldmark__2405_1216455718"/>
      <w:r>
        <w:rPr/>
        <w:t>;</w:t>
      </w:r>
      <w:bookmarkStart w:id="2272" w:name="__Fieldmark__2283_649753871"/>
      <w:r>
        <w:rPr/>
        <w:t xml:space="preserve"> </w:t>
      </w:r>
      <w:bookmarkStart w:id="2273" w:name="__Fieldmark__2165_2534479100"/>
      <w:r>
        <w:rPr/>
        <w:t>K</w:t>
      </w:r>
      <w:bookmarkStart w:id="2274" w:name="__Fieldmark__2042_1692434574"/>
      <w:r>
        <w:rPr/>
        <w:t>u</w:t>
      </w:r>
      <w:bookmarkStart w:id="2275" w:name="__Fieldmark__1919_148202576"/>
      <w:r>
        <w:rPr/>
        <w:t>r</w:t>
      </w:r>
      <w:bookmarkStart w:id="2276" w:name="__Fieldmark__3368_2994147849"/>
      <w:r>
        <w:rPr/>
        <w:t>o</w:t>
      </w:r>
      <w:bookmarkStart w:id="2277" w:name="__Fieldmark__1672_3231691474"/>
      <w:r>
        <w:rPr/>
        <w:t>s</w:t>
      </w:r>
      <w:bookmarkStart w:id="2278" w:name="__Fieldmark__1548_3149341642"/>
      <w:r>
        <w:rPr/>
        <w:t>a</w:t>
      </w:r>
      <w:bookmarkStart w:id="2279" w:name="__Fieldmark__1424_4213078475"/>
      <w:r>
        <w:rPr/>
        <w:t>w</w:t>
      </w:r>
      <w:bookmarkStart w:id="2280" w:name="__Fieldmark__1300_4019975519"/>
      <w:r>
        <w:rPr/>
        <w:t>a</w:t>
      </w:r>
      <w:bookmarkStart w:id="2281" w:name="__Fieldmark__1179_3852820974"/>
      <w:r>
        <w:rPr/>
        <w:t>,</w:t>
      </w:r>
      <w:bookmarkStart w:id="2282" w:name="__Fieldmark__1055_3917936936"/>
      <w:r>
        <w:rPr/>
        <w:t xml:space="preserve"> </w:t>
      </w:r>
      <w:bookmarkStart w:id="2283" w:name="__Fieldmark__931_3265051427"/>
      <w:r>
        <w:rPr/>
        <w:t>Y</w:t>
      </w:r>
      <w:bookmarkStart w:id="2284" w:name="__Fieldmark__807_837005789"/>
      <w:r>
        <w:rPr/>
        <w:t>u</w:t>
      </w:r>
      <w:bookmarkStart w:id="2285" w:name="__Fieldmark__683_3470823330"/>
      <w:r>
        <w:rPr/>
        <w:t>r</w:t>
      </w:r>
      <w:bookmarkStart w:id="2286" w:name="__Fieldmark__561_2630548144"/>
      <w:r>
        <w:rPr/>
        <w:t>i</w:t>
      </w:r>
      <w:bookmarkStart w:id="2287" w:name="__Fieldmark__2833_2304565098"/>
      <w:r>
        <w:rPr/>
        <w:t>m</w:t>
      </w:r>
      <w:bookmarkStart w:id="2288" w:name="__Fieldmark__799_2304565098"/>
      <w:r>
        <w:rPr/>
        <w:t>oto, and Sueno 1997)</w:t>
      </w:r>
      <w:r>
        <w:rPr/>
      </w:r>
      <w:r>
        <w:fldChar w:fldCharType="end"/>
      </w:r>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r>
        <w:rPr>
          <w:b/>
        </w:rPr>
        <w:t xml:space="preserve">. </w:t>
      </w:r>
      <w:r>
        <w:rPr/>
        <w:t>The H</w:t>
      </w:r>
      <w:r>
        <w:rPr>
          <w:vertAlign w:val="superscript"/>
        </w:rPr>
        <w:t>+</w:t>
      </w:r>
      <w:r>
        <w:rPr/>
        <w:t xml:space="preserve"> concentration in the Kilauea Iki sample, for which the low rims had been polished off to prepare the sample as a rectangular parallelepiped, was homogeneous by both SIMS and FTIR. </w:t>
      </w:r>
    </w:p>
    <w:p>
      <w:pPr>
        <w:pStyle w:val="Normal"/>
        <w:rPr/>
      </w:pPr>
      <w:r>
        <w:rPr/>
        <w:t>Several different O-H absorption peaks were observed in FTIR profiles of the initial materials. The prominent peaks at wavenumbers 3525 and 3573 cm</w:t>
      </w:r>
      <w:r>
        <w:rPr>
          <w:vertAlign w:val="superscript"/>
        </w:rPr>
        <w:t>-1</w:t>
      </w:r>
      <w:r>
        <w:rPr/>
        <w:t xml:space="preserve"> oriented primarily || </w:t>
      </w:r>
      <w:r>
        <w:rPr>
          <w:i/>
          <w:iCs/>
        </w:rPr>
        <w:t>a</w:t>
      </w:r>
      <w:r>
        <w:rPr/>
        <w:t xml:space="preserve"> in both Kilauea Iki and San Carlos olivine correspond to the [Ti] incorporation mechanism, and the high-wavenumber peaks that primarily appear as shoulders on the [Ti] peaks correspond to [Si]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2289" w:name="__Fieldmark__8187_1417665735"/>
      <w:r>
        <w:rPr/>
        <w:t>(</w:t>
      </w:r>
      <w:bookmarkStart w:id="2290" w:name="__Fieldmark__7570_3310317172"/>
      <w:r>
        <w:rPr/>
        <w:t>B</w:t>
      </w:r>
      <w:bookmarkStart w:id="2291" w:name="__Fieldmark__7989_2505137388"/>
      <w:r>
        <w:rPr/>
        <w:t>e</w:t>
      </w:r>
      <w:bookmarkStart w:id="2292" w:name="__Fieldmark__6500_1561598236"/>
      <w:r>
        <w:rPr/>
        <w:t>r</w:t>
      </w:r>
      <w:bookmarkStart w:id="2293" w:name="__Fieldmark__6153_2280461051"/>
      <w:r>
        <w:rPr/>
        <w:t>r</w:t>
      </w:r>
      <w:bookmarkStart w:id="2294" w:name="__Fieldmark__5699_908293503"/>
      <w:r>
        <w:rPr/>
        <w:t>y</w:t>
      </w:r>
      <w:bookmarkStart w:id="2295" w:name="__Fieldmark__12028_1777031281"/>
      <w:r>
        <w:rPr/>
        <w:t xml:space="preserve"> </w:t>
      </w:r>
      <w:bookmarkStart w:id="2296" w:name="__Fieldmark__4788_2048093008"/>
      <w:r>
        <w:rPr/>
        <w:t>e</w:t>
      </w:r>
      <w:bookmarkStart w:id="2297" w:name="__Fieldmark__4406_527255555"/>
      <w:r>
        <w:rPr/>
        <w:t>t</w:t>
      </w:r>
      <w:bookmarkStart w:id="2298" w:name="__Fieldmark__4292_3642959469"/>
      <w:r>
        <w:rPr/>
        <w:t xml:space="preserve"> </w:t>
      </w:r>
      <w:bookmarkStart w:id="2299" w:name="__Fieldmark__3925_2362112943"/>
      <w:r>
        <w:rPr/>
        <w:t>a</w:t>
      </w:r>
      <w:bookmarkStart w:id="2300" w:name="__Fieldmark__3808_2049629825"/>
      <w:r>
        <w:rPr/>
        <w:t>l</w:t>
      </w:r>
      <w:bookmarkStart w:id="2301" w:name="__Fieldmark__3691_687217606"/>
      <w:r>
        <w:rPr/>
        <w:t>.</w:t>
      </w:r>
      <w:bookmarkStart w:id="2302" w:name="__Fieldmark__3574_2209115713"/>
      <w:r>
        <w:rPr/>
        <w:t xml:space="preserve"> </w:t>
      </w:r>
      <w:bookmarkStart w:id="2303" w:name="__Fieldmark__3459_1105856583"/>
      <w:r>
        <w:rPr/>
        <w:t>2</w:t>
      </w:r>
      <w:bookmarkStart w:id="2304" w:name="__Fieldmark__3339_1929513578"/>
      <w:r>
        <w:rPr/>
        <w:t>0</w:t>
      </w:r>
      <w:bookmarkStart w:id="2305" w:name="__Fieldmark__3222_739104655"/>
      <w:r>
        <w:rPr/>
        <w:t>0</w:t>
      </w:r>
      <w:bookmarkStart w:id="2306" w:name="__Fieldmark__3102_462321902"/>
      <w:r>
        <w:rPr/>
        <w:t>5</w:t>
      </w:r>
      <w:bookmarkStart w:id="2307" w:name="__Fieldmark__2980_948816634"/>
      <w:r>
        <w:rPr/>
        <w:t>)</w:t>
      </w:r>
      <w:bookmarkStart w:id="2308" w:name="__Fieldmark__2858_2312622389"/>
      <w:r>
        <w:rPr/>
      </w:r>
      <w:r>
        <w:fldChar w:fldCharType="end"/>
      </w:r>
      <w:bookmarkStart w:id="2309" w:name="__Fieldmark__2610_188299688"/>
      <w:bookmarkStart w:id="2310" w:name="__Fieldmark__2358_649753871"/>
      <w:bookmarkStart w:id="2311" w:name="__Fieldmark__2109_1692434574"/>
      <w:bookmarkStart w:id="2312" w:name="__Fieldmark__3427_2994147849"/>
      <w:bookmarkStart w:id="2313" w:name="__Fieldmark__1599_3149341642"/>
      <w:bookmarkStart w:id="2314" w:name="__Fieldmark__1343_4019975519"/>
      <w:bookmarkStart w:id="2315" w:name="__Fieldmark__1090_3917936936"/>
      <w:bookmarkStart w:id="2316" w:name="__Fieldmark__834_837005789"/>
      <w:bookmarkStart w:id="2317" w:name="__Fieldmark__580_2630548144"/>
      <w:bookmarkStart w:id="2318" w:name="__Fieldmark__822_2304565098"/>
      <w:bookmarkStart w:id="2319" w:name="__Fieldmark__2848_2304565098"/>
      <w:bookmarkStart w:id="2320" w:name="__Fieldmark__706_3470823330"/>
      <w:bookmarkStart w:id="2321" w:name="__Fieldmark__962_3265051427"/>
      <w:bookmarkStart w:id="2322" w:name="__Fieldmark__1218_3852820974"/>
      <w:bookmarkStart w:id="2323" w:name="__Fieldmark__1471_4213078475"/>
      <w:bookmarkStart w:id="2324" w:name="__Fieldmark__1727_3231691474"/>
      <w:bookmarkStart w:id="2325" w:name="__Fieldmark__1982_148202576"/>
      <w:bookmarkStart w:id="2326" w:name="__Fieldmark__2236_2534479100"/>
      <w:bookmarkStart w:id="2327" w:name="__Fieldmark__2484_1216455718"/>
      <w:bookmarkStart w:id="2328" w:name="__Fieldmark__2735_216140942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r>
        <w:rPr/>
        <w:t>. A very small peak at 3600 cm</w:t>
      </w:r>
      <w:r>
        <w:rPr>
          <w:vertAlign w:val="superscript"/>
        </w:rPr>
        <w:t>-1</w:t>
      </w:r>
      <w:r>
        <w:rPr/>
        <w:t xml:space="preserve"> present in both samples has been ascribed to [Si]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329" w:name="__Fieldmark__8330_1417665735"/>
      <w:r>
        <w:rPr/>
        <w:t>(</w:t>
      </w:r>
      <w:bookmarkStart w:id="2330" w:name="__Fieldmark__7710_3310317172"/>
      <w:r>
        <w:rPr/>
        <w:t>B</w:t>
      </w:r>
      <w:bookmarkStart w:id="2331" w:name="__Fieldmark__8126_2505137388"/>
      <w:r>
        <w:rPr/>
        <w:t>l</w:t>
      </w:r>
      <w:bookmarkStart w:id="2332" w:name="__Fieldmark__6634_1561598236"/>
      <w:r>
        <w:rPr/>
        <w:t>a</w:t>
      </w:r>
      <w:bookmarkStart w:id="2333" w:name="__Fieldmark__6284_2280461051"/>
      <w:r>
        <w:rPr/>
        <w:t>n</w:t>
      </w:r>
      <w:bookmarkStart w:id="2334" w:name="__Fieldmark__5827_908293503"/>
      <w:r>
        <w:rPr/>
        <w:t>c</w:t>
      </w:r>
      <w:bookmarkStart w:id="2335" w:name="__Fieldmark__12153_1777031281"/>
      <w:r>
        <w:rPr/>
        <w:t>h</w:t>
      </w:r>
      <w:bookmarkStart w:id="2336" w:name="__Fieldmark__4910_2048093008"/>
      <w:r>
        <w:rPr/>
        <w:t>a</w:t>
      </w:r>
      <w:bookmarkStart w:id="2337" w:name="__Fieldmark__4525_527255555"/>
      <w:r>
        <w:rPr/>
        <w:t>r</w:t>
      </w:r>
      <w:bookmarkStart w:id="2338" w:name="__Fieldmark__4408_3642959469"/>
      <w:r>
        <w:rPr/>
        <w:t>d</w:t>
      </w:r>
      <w:bookmarkStart w:id="2339" w:name="__Fieldmark__4038_2362112943"/>
      <w:r>
        <w:rPr/>
        <w:t xml:space="preserve"> </w:t>
      </w:r>
      <w:bookmarkStart w:id="2340" w:name="__Fieldmark__3918_2049629825"/>
      <w:r>
        <w:rPr/>
        <w:t>e</w:t>
      </w:r>
      <w:bookmarkStart w:id="2341" w:name="__Fieldmark__3798_687217606"/>
      <w:r>
        <w:rPr/>
        <w:t>t</w:t>
      </w:r>
      <w:bookmarkStart w:id="2342" w:name="__Fieldmark__3678_2209115713"/>
      <w:r>
        <w:rPr/>
        <w:t xml:space="preserve"> </w:t>
      </w:r>
      <w:bookmarkStart w:id="2343" w:name="__Fieldmark__3560_1105856583"/>
      <w:r>
        <w:rPr/>
        <w:t>a</w:t>
      </w:r>
      <w:bookmarkStart w:id="2344" w:name="__Fieldmark__3437_1929513578"/>
      <w:r>
        <w:rPr/>
        <w:t>l</w:t>
      </w:r>
      <w:bookmarkStart w:id="2345" w:name="__Fieldmark__3317_739104655"/>
      <w:r>
        <w:rPr/>
        <w:t>.</w:t>
      </w:r>
      <w:bookmarkStart w:id="2346" w:name="__Fieldmark__3194_462321902"/>
      <w:r>
        <w:rPr/>
        <w:t xml:space="preserve"> </w:t>
      </w:r>
      <w:bookmarkStart w:id="2347" w:name="__Fieldmark__3069_948816634"/>
      <w:r>
        <w:rPr/>
        <w:t>2</w:t>
      </w:r>
      <w:bookmarkStart w:id="2348" w:name="__Fieldmark__2944_2312622389"/>
      <w:r>
        <w:rPr/>
        <w:t>0</w:t>
      </w:r>
      <w:bookmarkStart w:id="2349" w:name="__Fieldmark__2818_2161409428"/>
      <w:r>
        <w:rPr/>
        <w:t>1</w:t>
      </w:r>
      <w:bookmarkStart w:id="2350" w:name="__Fieldmark__2689_188299688"/>
      <w:r>
        <w:rPr/>
        <w:t>7</w:t>
      </w:r>
      <w:bookmarkStart w:id="2351" w:name="__Fieldmark__2559_1216455718"/>
      <w:r>
        <w:rPr/>
        <w:t>)</w:t>
      </w:r>
      <w:bookmarkStart w:id="2352" w:name="__Fieldmark__2429_649753871"/>
      <w:r>
        <w:rPr/>
      </w:r>
      <w:r>
        <w:fldChar w:fldCharType="end"/>
      </w:r>
      <w:bookmarkStart w:id="2353" w:name="__Fieldmark__2172_1692434574"/>
      <w:bookmarkStart w:id="2354" w:name="__Fieldmark__3482_2994147849"/>
      <w:bookmarkStart w:id="2355" w:name="__Fieldmark__1646_3149341642"/>
      <w:bookmarkStart w:id="2356" w:name="__Fieldmark__1382_4019975519"/>
      <w:bookmarkStart w:id="2357" w:name="__Fieldmark__1121_3917936936"/>
      <w:bookmarkStart w:id="2358" w:name="__Fieldmark__857_837005789"/>
      <w:bookmarkStart w:id="2359" w:name="__Fieldmark__595_2630548144"/>
      <w:bookmarkStart w:id="2360" w:name="__Fieldmark__831_2304565098"/>
      <w:bookmarkStart w:id="2361" w:name="__Fieldmark__2859_2304565098"/>
      <w:bookmarkStart w:id="2362" w:name="__Fieldmark__725_3470823330"/>
      <w:bookmarkStart w:id="2363" w:name="__Fieldmark__989_3265051427"/>
      <w:bookmarkStart w:id="2364" w:name="__Fieldmark__1253_3852820974"/>
      <w:bookmarkStart w:id="2365" w:name="__Fieldmark__1514_4213078475"/>
      <w:bookmarkStart w:id="2366" w:name="__Fieldmark__1778_3231691474"/>
      <w:bookmarkStart w:id="2367" w:name="__Fieldmark__2041_148202576"/>
      <w:bookmarkStart w:id="2368" w:name="__Fieldmark__2303_2534479100"/>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r>
        <w:rPr/>
        <w:t>. Because of the association with Fe</w:t>
      </w:r>
      <w:r>
        <w:rPr>
          <w:vertAlign w:val="superscript"/>
        </w:rPr>
        <w:t>2+</w:t>
      </w:r>
      <w:r>
        <w:rPr/>
        <w:t>, we label this peak [Si-Fe</w:t>
      </w:r>
      <w:r>
        <w:rPr>
          <w:vertAlign w:val="superscript"/>
        </w:rPr>
        <w:t>2+</w:t>
      </w:r>
      <w:r>
        <w:rPr/>
        <w:t>]. The Kilauea Iki olivine, but not the untreated San Carlos olivine, contains prominent [tri]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369" w:name="__Fieldmark__8479_1417665735"/>
      <w:r>
        <w:rPr/>
        <w:t>B</w:t>
      </w:r>
      <w:bookmarkStart w:id="2370" w:name="__Fieldmark__7856_3310317172"/>
      <w:r>
        <w:rPr/>
        <w:t>l</w:t>
      </w:r>
      <w:bookmarkStart w:id="2371" w:name="__Fieldmark__8271_2505137388"/>
      <w:r>
        <w:rPr/>
        <w:t>a</w:t>
      </w:r>
      <w:bookmarkStart w:id="2372" w:name="__Fieldmark__6774_1561598236"/>
      <w:r>
        <w:rPr/>
        <w:t>n</w:t>
      </w:r>
      <w:bookmarkStart w:id="2373" w:name="__Fieldmark__6421_2280461051"/>
      <w:r>
        <w:rPr/>
        <w:t>c</w:t>
      </w:r>
      <w:bookmarkStart w:id="2374" w:name="__Fieldmark__5961_908293503"/>
      <w:r>
        <w:rPr/>
        <w:t>h</w:t>
      </w:r>
      <w:bookmarkStart w:id="2375" w:name="__Fieldmark__12284_1777031281"/>
      <w:r>
        <w:rPr/>
        <w:t>a</w:t>
      </w:r>
      <w:bookmarkStart w:id="2376" w:name="__Fieldmark__5038_2048093008"/>
      <w:r>
        <w:rPr/>
        <w:t>r</w:t>
      </w:r>
      <w:bookmarkStart w:id="2377" w:name="__Fieldmark__4650_527255555"/>
      <w:r>
        <w:rPr/>
        <w:t>d</w:t>
      </w:r>
      <w:bookmarkStart w:id="2378" w:name="__Fieldmark__4530_3642959469"/>
      <w:r>
        <w:rPr/>
        <w:t xml:space="preserve"> </w:t>
      </w:r>
      <w:bookmarkStart w:id="2379" w:name="__Fieldmark__4157_2362112943"/>
      <w:r>
        <w:rPr/>
        <w:t>e</w:t>
      </w:r>
      <w:bookmarkStart w:id="2380" w:name="__Fieldmark__4034_2049629825"/>
      <w:r>
        <w:rPr/>
        <w:t>t</w:t>
      </w:r>
      <w:bookmarkStart w:id="2381" w:name="__Fieldmark__3911_687217606"/>
      <w:r>
        <w:rPr/>
        <w:t xml:space="preserve"> </w:t>
      </w:r>
      <w:bookmarkStart w:id="2382" w:name="__Fieldmark__3788_2209115713"/>
      <w:r>
        <w:rPr/>
        <w:t>a</w:t>
      </w:r>
      <w:bookmarkStart w:id="2383" w:name="__Fieldmark__3667_1105856583"/>
      <w:r>
        <w:rPr/>
        <w:t>l</w:t>
      </w:r>
      <w:bookmarkStart w:id="2384" w:name="__Fieldmark__3541_1929513578"/>
      <w:r>
        <w:rPr/>
        <w:t>.</w:t>
      </w:r>
      <w:bookmarkStart w:id="2385" w:name="__Fieldmark__3418_739104655"/>
      <w:r>
        <w:rPr/>
        <w:t xml:space="preserve"> </w:t>
      </w:r>
      <w:bookmarkStart w:id="2386" w:name="__Fieldmark__3291_462321902"/>
      <w:r>
        <w:rPr/>
        <w:t>(</w:t>
      </w:r>
      <w:bookmarkStart w:id="2387" w:name="__Fieldmark__3162_948816634"/>
      <w:r>
        <w:rPr/>
        <w:t>2</w:t>
      </w:r>
      <w:bookmarkStart w:id="2388" w:name="__Fieldmark__3033_2312622389"/>
      <w:r>
        <w:rPr/>
        <w:t>0</w:t>
      </w:r>
      <w:bookmarkStart w:id="2389" w:name="__Fieldmark__2903_2161409428"/>
      <w:r>
        <w:rPr/>
        <w:t>1</w:t>
      </w:r>
      <w:bookmarkStart w:id="2390" w:name="__Fieldmark__2770_188299688"/>
      <w:r>
        <w:rPr/>
        <w:t>7</w:t>
      </w:r>
      <w:bookmarkStart w:id="2391" w:name="__Fieldmark__2636_1216455718"/>
      <w:r>
        <w:rPr/>
        <w:t>)</w:t>
      </w:r>
      <w:bookmarkStart w:id="2392" w:name="__Fieldmark__2502_649753871"/>
      <w:r>
        <w:rPr/>
      </w:r>
      <w:r>
        <w:fldChar w:fldCharType="end"/>
      </w:r>
      <w:bookmarkStart w:id="2393" w:name="__Fieldmark__2237_1692434574"/>
      <w:bookmarkStart w:id="2394" w:name="__Fieldmark__3539_2994147849"/>
      <w:bookmarkStart w:id="2395" w:name="__Fieldmark__1695_3149341642"/>
      <w:bookmarkStart w:id="2396" w:name="__Fieldmark__1423_4019975519"/>
      <w:bookmarkStart w:id="2397" w:name="__Fieldmark__1154_3917936936"/>
      <w:bookmarkStart w:id="2398" w:name="__Fieldmark__882_837005789"/>
      <w:bookmarkStart w:id="2399" w:name="__Fieldmark__612_2630548144"/>
      <w:bookmarkStart w:id="2400" w:name="__Fieldmark__848_2304565098"/>
      <w:bookmarkStart w:id="2401" w:name="__Fieldmark__2872_2304565098"/>
      <w:bookmarkStart w:id="2402" w:name="__Fieldmark__746_3470823330"/>
      <w:bookmarkStart w:id="2403" w:name="__Fieldmark__1018_3265051427"/>
      <w:bookmarkStart w:id="2404" w:name="__Fieldmark__1290_3852820974"/>
      <w:bookmarkStart w:id="2405" w:name="__Fieldmark__1559_4213078475"/>
      <w:bookmarkStart w:id="2406" w:name="__Fieldmark__1831_3231691474"/>
      <w:bookmarkStart w:id="2407" w:name="__Fieldmark__2102_148202576"/>
      <w:bookmarkStart w:id="2408" w:name="__Fieldmark__2372_2534479100"/>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r>
        <w:rPr/>
        <w:t xml:space="preserve"> associate with Fe</w:t>
      </w:r>
      <w:r>
        <w:rPr>
          <w:vertAlign w:val="superscript"/>
        </w:rPr>
        <w:t>3+</w:t>
      </w:r>
      <w:r>
        <w:rPr/>
        <w:t>, and which we therefore designate [tri-Fe</w:t>
      </w:r>
      <w:r>
        <w:rPr>
          <w:vertAlign w:val="superscript"/>
        </w:rPr>
        <w:t>3+</w:t>
      </w:r>
      <w:bookmarkStart w:id="2409" w:name="_Ref477258465"/>
      <w:r>
        <w:rPr/>
        <w:t xml:space="preserve">]. No [Mg] peaks </w:t>
      </w:r>
      <w:r>
        <w:rPr/>
        <w:commentReference w:id="14"/>
      </w:r>
      <w:r>
        <w:rPr/>
        <w:commentReference w:id="15"/>
      </w:r>
      <w:r>
        <w:rPr/>
        <w:t>were present initially</w:t>
      </w:r>
      <w:ins w:id="169" w:author="Elizabeth F" w:date="2017-11-06T03:19:05Z">
        <w:r>
          <w:rPr/>
          <w:t xml:space="preserve"> in these spectra with E || </w:t>
        </w:r>
      </w:ins>
      <w:ins w:id="170" w:author="Elizabeth F" w:date="2017-11-06T03:19:05Z">
        <w:r>
          <w:rPr>
            <w:i/>
            <w:iCs/>
          </w:rPr>
          <w:t>a</w:t>
        </w:r>
      </w:ins>
      <w:r>
        <w:rPr/>
        <w:t>.</w:t>
      </w:r>
    </w:p>
    <w:p>
      <w:pPr>
        <w:pStyle w:val="Normal"/>
        <w:rPr/>
      </w:pPr>
      <w:r>
        <w:rPr/>
        <w:t xml:space="preserve"> </w:t>
      </w:r>
    </w:p>
    <w:p>
      <w:pPr>
        <w:pStyle w:val="Caption1"/>
        <w:rPr/>
      </w:pPr>
      <w:bookmarkStart w:id="2410" w:name="_Ref482181791"/>
      <w:r>
        <w:rPr/>
        <w:t xml:space="preserve">Table </w:t>
      </w:r>
      <w:r>
        <w:rPr/>
        <w:fldChar w:fldCharType="begin"/>
      </w:r>
      <w:r>
        <w:instrText> SEQ Table \* ARABIC </w:instrText>
      </w:r>
      <w:r>
        <w:fldChar w:fldCharType="separate"/>
      </w:r>
      <w:r>
        <w:t>2</w:t>
      </w:r>
      <w:r>
        <w:fldChar w:fldCharType="end"/>
      </w:r>
      <w:bookmarkEnd w:id="2409"/>
      <w:bookmarkEnd w:id="2410"/>
      <w:r>
        <w:rPr/>
        <w:t>. H</w:t>
      </w:r>
      <w:r>
        <w:rPr>
          <w:vertAlign w:val="superscript"/>
        </w:rPr>
        <w:t>+</w:t>
      </w:r>
      <w:r>
        <w:rPr/>
        <w:t xml:space="preserve"> concentration estimates for Kilauea Iki olivine and San Carlos olivine based on polarized FTIR areas (Figure 2) and SIMS measurements.</w:t>
      </w:r>
    </w:p>
    <w:tbl>
      <w:tblPr>
        <w:tblStyle w:val="TableGrid"/>
        <w:tblW w:w="9350" w:type="dxa"/>
        <w:jc w:val="left"/>
        <w:tblInd w:w="-75"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r>
              <w:rPr>
                <w:i/>
                <w:iCs/>
              </w:rPr>
              <w:t>a</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r>
              <w:rPr>
                <w:i/>
                <w:iCs/>
              </w:rPr>
              <w:t>b</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r>
              <w:rPr>
                <w:i/>
                <w:iCs/>
              </w:rPr>
              <w:t>c</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r>
              <w:rPr>
                <w:i/>
                <w:iCs/>
              </w:rPr>
              <w:t>a</w:t>
            </w:r>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w:t>
      </w:r>
      <w:r>
        <w:rPr>
          <w:vertAlign w:val="superscript"/>
        </w:rPr>
        <w:t>+</w:t>
      </w:r>
      <w:r>
        <w:rPr/>
        <w:t xml:space="preserve"> was successfully incorporated into San Carlos olivine samples SC1-7 and SC1-2 (</w:t>
      </w:r>
      <w:r>
        <w:rPr/>
        <w:fldChar w:fldCharType="begin"/>
      </w:r>
      <w:r>
        <w:instrText> REF _Ref477446399 \h </w:instrText>
      </w:r>
      <w:r>
        <w:fldChar w:fldCharType="separate"/>
      </w:r>
      <w:r>
        <w:t>Figure 4</w:t>
      </w:r>
      <w:r>
        <w:fldChar w:fldCharType="end"/>
      </w:r>
      <w:r>
        <w:rPr/>
        <w:t>A). To construct H</w:t>
      </w:r>
      <w:r>
        <w:rPr>
          <w:vertAlign w:val="superscript"/>
        </w:rPr>
        <w:t>+</w:t>
      </w:r>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3</w:t>
      </w:r>
      <w:r>
        <w:fldChar w:fldCharType="end"/>
      </w:r>
      <w:r>
        <w:rPr/>
        <w:t xml:space="preserve">. Typical baselines are illustrated in </w:t>
      </w:r>
      <w:r>
        <w:rPr/>
        <w:fldChar w:fldCharType="begin"/>
      </w:r>
      <w:r>
        <w:instrText> REF _Ref477446399 \h </w:instrText>
      </w:r>
      <w:r>
        <w:fldChar w:fldCharType="separate"/>
      </w:r>
      <w:r>
        <w:t>Figure 4</w:t>
      </w:r>
      <w:r>
        <w:fldChar w:fldCharType="end"/>
      </w:r>
      <w:r>
        <w:rPr/>
        <w:t>B and C, and all spectra and baselines are shown in the Supplement. The area under each curve was determined and scaled to an estimated H</w:t>
      </w:r>
      <w:r>
        <w:rPr>
          <w:vertAlign w:val="superscript"/>
        </w:rPr>
        <w:t>+</w:t>
      </w:r>
      <w:r>
        <w:rPr/>
        <w:t xml:space="preserve"> concentration by multiplying by 0.6</w:t>
      </w:r>
      <w:r>
        <w:rPr/>
        <w:commentReference w:id="16"/>
      </w:r>
      <w:r>
        <w:rPr/>
        <w:commentReference w:id="17"/>
      </w:r>
      <w:r>
        <w:rPr/>
        <w:t xml:space="preserve">, following the ratio of concentration to area with E || </w:t>
      </w:r>
      <w:r>
        <w:rPr>
          <w:i/>
          <w:iCs/>
        </w:rPr>
        <w:t>a</w:t>
      </w:r>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r>
        <w:rPr>
          <w:rFonts w:cs="Calibri" w:cstheme="minorHAnsi"/>
          <w:vertAlign w:val="superscript"/>
        </w:rPr>
        <w:t>+</w:t>
      </w:r>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C, the H</w:t>
      </w:r>
      <w:r>
        <w:rPr>
          <w:rFonts w:cs="Calibri" w:cstheme="minorHAnsi"/>
          <w:vertAlign w:val="superscript"/>
        </w:rPr>
        <w:t>+</w:t>
      </w:r>
      <w:r>
        <w:rPr>
          <w:rFonts w:cs="Calibri" w:cstheme="minorHAnsi"/>
        </w:rPr>
        <w:t xml:space="preserve"> concentration across hydrated SC1-2 is 15±1 ppm H</w:t>
      </w:r>
      <w:r>
        <w:rPr>
          <w:rFonts w:cs="Calibri" w:cstheme="minorHAnsi"/>
          <w:vertAlign w:val="subscript"/>
        </w:rPr>
        <w:t>2</w:t>
      </w:r>
      <w:r>
        <w:rPr>
          <w:rFonts w:cs="Calibri" w:cstheme="minorHAnsi"/>
        </w:rPr>
        <w:t>O. Although there is a small increase in area around the [tri] peaks, the large majority of the H</w:t>
      </w:r>
      <w:r>
        <w:rPr>
          <w:rFonts w:cs="Calibri" w:cstheme="minorHAnsi"/>
          <w:vertAlign w:val="superscript"/>
        </w:rPr>
        <w:t>+</w:t>
      </w:r>
      <w:r>
        <w:rPr>
          <w:rFonts w:cs="Calibri" w:cstheme="minorHAnsi"/>
        </w:rPr>
        <w:t xml:space="preserve"> in the hydrated SC1-2 is present as [Ti] and [Si], and these profiles are also homogeneous.</w:t>
      </w:r>
    </w:p>
    <w:p>
      <w:pPr>
        <w:pStyle w:val="Normal"/>
        <w:rPr/>
      </w:pPr>
      <w:r>
        <w:rPr>
          <w:rFonts w:cs="Calibri" w:cstheme="minorHAnsi"/>
        </w:rPr>
        <w:t>In contrast, H</w:t>
      </w:r>
      <w:r>
        <w:rPr>
          <w:rFonts w:cs="Calibri" w:cstheme="minorHAnsi"/>
          <w:vertAlign w:val="superscript"/>
        </w:rPr>
        <w:t>+</w:t>
      </w:r>
      <w:r>
        <w:rPr>
          <w:rFonts w:cs="Calibri" w:cstheme="minorHAnsi"/>
        </w:rPr>
        <w:t xml:space="preserve"> zonation in SC1-7 is clearly observed, with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 xml:space="preserve">B. The variations in concentration are most apparent || </w:t>
      </w:r>
      <w:r>
        <w:rPr>
          <w:rFonts w:cs="Calibri" w:cstheme="minorHAnsi"/>
          <w:i/>
          <w:iCs/>
        </w:rPr>
        <w:t>c</w:t>
      </w:r>
      <w:r>
        <w:rPr>
          <w:rFonts w:cs="Calibri" w:cstheme="minorHAnsi"/>
        </w:rPr>
        <w:t xml:space="preserve"> for bulk H and all major peaks (Figure 4), consistent with previously work showing </w:t>
      </w:r>
      <w:r>
        <w:rPr>
          <w:rFonts w:cs="Calibri" w:cstheme="minorHAnsi"/>
          <w:i/>
          <w:iCs/>
        </w:rPr>
        <w:t>c</w:t>
      </w:r>
      <w:r>
        <w:rPr>
          <w:rFonts w:cs="Calibri" w:cstheme="minorHAnsi"/>
        </w:rPr>
        <w:t xml:space="preserve"> is the fast direction during </w:t>
      </w:r>
      <w:ins w:id="171" w:author="Elizabeth F" w:date="2017-11-06T16:12:47Z">
        <w:r>
          <w:rPr>
            <w:rFonts w:cs="Calibri" w:cstheme="minorHAnsi"/>
          </w:rPr>
          <w:t xml:space="preserve">PV rate </w:t>
        </w:r>
      </w:ins>
      <w:del w:id="172" w:author="Elizabeth F" w:date="2017-11-06T16:12:47Z">
        <w:r>
          <w:rPr>
            <w:rFonts w:cs="Calibri" w:cstheme="minorHAnsi"/>
          </w:rPr>
          <w:delText>proton-vacancy mechanism</w:delText>
        </w:r>
      </w:del>
      <w:r>
        <w:rPr>
          <w:rFonts w:cs="Calibri" w:cstheme="minorHAnsi"/>
        </w:rPr>
        <w:t xml:space="preserve">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2411" w:name="__Fieldmark__8863_1417665735"/>
      <w:r>
        <w:rPr>
          <w:rFonts w:cs="Calibri" w:cstheme="minorHAnsi"/>
        </w:rPr>
        <w:t>(</w:t>
      </w:r>
      <w:bookmarkStart w:id="2412" w:name="__Fieldmark__8233_3310317172"/>
      <w:r>
        <w:rPr>
          <w:rFonts w:cs="Calibri" w:cstheme="minorHAnsi"/>
        </w:rPr>
        <w:t>K</w:t>
      </w:r>
      <w:bookmarkStart w:id="2413" w:name="__Fieldmark__8688_2505137388"/>
      <w:r>
        <w:rPr>
          <w:rFonts w:cs="Calibri" w:cstheme="minorHAnsi"/>
        </w:rPr>
        <w:t>o</w:t>
      </w:r>
      <w:bookmarkStart w:id="2414" w:name="__Fieldmark__7109_1561598236"/>
      <w:r>
        <w:rPr>
          <w:rFonts w:cs="Calibri" w:cstheme="minorHAnsi"/>
        </w:rPr>
        <w:t>h</w:t>
      </w:r>
      <w:bookmarkStart w:id="2415" w:name="__Fieldmark__6753_2280461051"/>
      <w:r>
        <w:rPr>
          <w:rFonts w:cs="Calibri" w:cstheme="minorHAnsi"/>
        </w:rPr>
        <w:t>l</w:t>
      </w:r>
      <w:bookmarkStart w:id="2416" w:name="__Fieldmark__6290_908293503"/>
      <w:r>
        <w:rPr>
          <w:rFonts w:cs="Calibri" w:cstheme="minorHAnsi"/>
        </w:rPr>
        <w:t>s</w:t>
      </w:r>
      <w:bookmarkStart w:id="2417" w:name="__Fieldmark__12611_1777031281"/>
      <w:r>
        <w:rPr>
          <w:rFonts w:cs="Calibri" w:cstheme="minorHAnsi"/>
        </w:rPr>
        <w:t>t</w:t>
      </w:r>
      <w:bookmarkStart w:id="2418" w:name="__Fieldmark__5361_2048093008"/>
      <w:r>
        <w:rPr>
          <w:rFonts w:cs="Calibri" w:cstheme="minorHAnsi"/>
        </w:rPr>
        <w:t>e</w:t>
      </w:r>
      <w:bookmarkStart w:id="2419" w:name="__Fieldmark__4970_527255555"/>
      <w:r>
        <w:rPr>
          <w:rFonts w:cs="Calibri" w:cstheme="minorHAnsi"/>
        </w:rPr>
        <w:t>d</w:t>
      </w:r>
      <w:bookmarkStart w:id="2420" w:name="__Fieldmark__4847_3642959469"/>
      <w:r>
        <w:rPr>
          <w:rFonts w:cs="Calibri" w:cstheme="minorHAnsi"/>
        </w:rPr>
        <w:t>t</w:t>
      </w:r>
      <w:bookmarkStart w:id="2421" w:name="__Fieldmark__4471_2362112943"/>
      <w:r>
        <w:rPr>
          <w:rFonts w:cs="Calibri" w:cstheme="minorHAnsi"/>
        </w:rPr>
        <w:t xml:space="preserve"> </w:t>
      </w:r>
      <w:bookmarkStart w:id="2422" w:name="__Fieldmark__4345_2049629825"/>
      <w:r>
        <w:rPr>
          <w:rFonts w:cs="Calibri" w:cstheme="minorHAnsi"/>
        </w:rPr>
        <w:t>a</w:t>
      </w:r>
      <w:bookmarkStart w:id="2423" w:name="__Fieldmark__4219_687217606"/>
      <w:r>
        <w:rPr>
          <w:rFonts w:cs="Calibri" w:cstheme="minorHAnsi"/>
        </w:rPr>
        <w:t>n</w:t>
      </w:r>
      <w:bookmarkStart w:id="2424" w:name="__Fieldmark__4093_2209115713"/>
      <w:r>
        <w:rPr>
          <w:rFonts w:cs="Calibri" w:cstheme="minorHAnsi"/>
        </w:rPr>
        <w:t>d</w:t>
      </w:r>
      <w:bookmarkStart w:id="2425" w:name="__Fieldmark__3969_1105856583"/>
      <w:r>
        <w:rPr>
          <w:rFonts w:cs="Calibri" w:cstheme="minorHAnsi"/>
        </w:rPr>
        <w:t xml:space="preserve"> </w:t>
      </w:r>
      <w:bookmarkStart w:id="2426" w:name="__Fieldmark__3840_1929513578"/>
      <w:r>
        <w:rPr>
          <w:rFonts w:cs="Calibri" w:cstheme="minorHAnsi"/>
        </w:rPr>
        <w:t>M</w:t>
      </w:r>
      <w:bookmarkStart w:id="2427" w:name="__Fieldmark__3714_739104655"/>
      <w:r>
        <w:rPr>
          <w:rFonts w:cs="Calibri" w:cstheme="minorHAnsi"/>
        </w:rPr>
        <w:t>a</w:t>
      </w:r>
      <w:bookmarkStart w:id="2428" w:name="__Fieldmark__3583_462321902"/>
      <w:r>
        <w:rPr>
          <w:rFonts w:cs="Calibri" w:cstheme="minorHAnsi"/>
        </w:rPr>
        <w:t>c</w:t>
      </w:r>
      <w:bookmarkStart w:id="2429" w:name="__Fieldmark__3450_948816634"/>
      <w:r>
        <w:rPr>
          <w:rFonts w:cs="Calibri" w:cstheme="minorHAnsi"/>
        </w:rPr>
        <w:t>k</w:t>
      </w:r>
      <w:bookmarkStart w:id="2430" w:name="__Fieldmark__3319_2312622389"/>
      <w:r>
        <w:rPr>
          <w:rFonts w:cs="Calibri" w:cstheme="minorHAnsi"/>
        </w:rPr>
        <w:t>w</w:t>
      </w:r>
      <w:bookmarkStart w:id="2431" w:name="__Fieldmark__3183_2161409428"/>
      <w:r>
        <w:rPr>
          <w:rFonts w:cs="Calibri" w:cstheme="minorHAnsi"/>
        </w:rPr>
        <w:t>e</w:t>
      </w:r>
      <w:bookmarkStart w:id="2432" w:name="__Fieldmark__3046_188299688"/>
      <w:r>
        <w:rPr>
          <w:rFonts w:cs="Calibri" w:cstheme="minorHAnsi"/>
        </w:rPr>
        <w:t>l</w:t>
      </w:r>
      <w:bookmarkStart w:id="2433" w:name="__Fieldmark__2908_1216455718"/>
      <w:r>
        <w:rPr>
          <w:rFonts w:cs="Calibri" w:cstheme="minorHAnsi"/>
        </w:rPr>
        <w:t>l</w:t>
      </w:r>
      <w:bookmarkStart w:id="2434" w:name="__Fieldmark__2770_649753871"/>
      <w:r>
        <w:rPr>
          <w:rFonts w:cs="Calibri" w:cstheme="minorHAnsi"/>
        </w:rPr>
        <w:t xml:space="preserve"> </w:t>
      </w:r>
      <w:bookmarkStart w:id="2435" w:name="__Fieldmark__2638_2534479100"/>
      <w:r>
        <w:rPr>
          <w:rFonts w:cs="Calibri" w:cstheme="minorHAnsi"/>
        </w:rPr>
        <w:t>1</w:t>
      </w:r>
      <w:bookmarkStart w:id="2436" w:name="__Fieldmark__2497_1692434574"/>
      <w:r>
        <w:rPr>
          <w:rFonts w:cs="Calibri" w:cstheme="minorHAnsi"/>
        </w:rPr>
        <w:t>9</w:t>
      </w:r>
      <w:bookmarkStart w:id="2437" w:name="__Fieldmark__2358_148202576"/>
      <w:r>
        <w:rPr>
          <w:rFonts w:cs="Calibri" w:cstheme="minorHAnsi"/>
        </w:rPr>
        <w:t>9</w:t>
      </w:r>
      <w:bookmarkStart w:id="2438" w:name="__Fieldmark__3791_2994147849"/>
      <w:r>
        <w:rPr>
          <w:rFonts w:cs="Calibri" w:cstheme="minorHAnsi"/>
        </w:rPr>
        <w:t>8</w:t>
      </w:r>
      <w:bookmarkStart w:id="2439" w:name="__Fieldmark__2079_3231691474"/>
      <w:r>
        <w:rPr>
          <w:rFonts w:cs="Calibri" w:cstheme="minorHAnsi"/>
        </w:rPr>
        <w:t>;</w:t>
      </w:r>
      <w:bookmarkStart w:id="2440" w:name="__Fieldmark__1939_3149341642"/>
      <w:r>
        <w:rPr>
          <w:rFonts w:cs="Calibri" w:cstheme="minorHAnsi"/>
        </w:rPr>
        <w:t xml:space="preserve"> </w:t>
      </w:r>
      <w:bookmarkStart w:id="2441" w:name="__Fieldmark__1799_4213078475"/>
      <w:r>
        <w:rPr>
          <w:rFonts w:cs="Calibri" w:cstheme="minorHAnsi"/>
        </w:rPr>
        <w:t>D</w:t>
      </w:r>
      <w:bookmarkStart w:id="2442" w:name="__Fieldmark__1659_4019975519"/>
      <w:r>
        <w:rPr>
          <w:rFonts w:cs="Calibri" w:cstheme="minorHAnsi"/>
        </w:rPr>
        <w:t>e</w:t>
      </w:r>
      <w:bookmarkStart w:id="2443" w:name="__Fieldmark__1525_3852820974"/>
      <w:r>
        <w:rPr>
          <w:rFonts w:cs="Calibri" w:cstheme="minorHAnsi"/>
        </w:rPr>
        <w:t>m</w:t>
      </w:r>
      <w:bookmarkStart w:id="2444" w:name="__Fieldmark__1388_3917936936"/>
      <w:r>
        <w:rPr>
          <w:rFonts w:cs="Calibri" w:cstheme="minorHAnsi"/>
        </w:rPr>
        <w:t>o</w:t>
      </w:r>
      <w:bookmarkStart w:id="2445" w:name="__Fieldmark__1250_3265051427"/>
      <w:r>
        <w:rPr>
          <w:rFonts w:cs="Calibri" w:cstheme="minorHAnsi"/>
        </w:rPr>
        <w:t>u</w:t>
      </w:r>
      <w:bookmarkStart w:id="2446" w:name="__Fieldmark__1111_837005789"/>
      <w:r>
        <w:rPr>
          <w:rFonts w:cs="Calibri" w:cstheme="minorHAnsi"/>
        </w:rPr>
        <w:t>c</w:t>
      </w:r>
      <w:bookmarkStart w:id="2447" w:name="__Fieldmark__971_3470823330"/>
      <w:r>
        <w:rPr>
          <w:rFonts w:cs="Calibri" w:cstheme="minorHAnsi"/>
        </w:rPr>
        <w:t>h</w:t>
      </w:r>
      <w:bookmarkStart w:id="2448" w:name="__Fieldmark__835_2630548144"/>
      <w:r>
        <w:rPr>
          <w:rFonts w:cs="Calibri" w:cstheme="minorHAnsi"/>
        </w:rPr>
        <w:t>y</w:t>
      </w:r>
      <w:bookmarkStart w:id="2449" w:name="__Fieldmark__3089_2304565098"/>
      <w:r>
        <w:rPr>
          <w:rFonts w:cs="Calibri" w:cstheme="minorHAnsi"/>
        </w:rPr>
        <w:t xml:space="preserve"> </w:t>
      </w:r>
      <w:bookmarkStart w:id="2450" w:name="__Fieldmark__1161_2304565098"/>
      <w:r>
        <w:rPr>
          <w:rFonts w:cs="Calibri" w:cstheme="minorHAnsi"/>
        </w:rPr>
        <w:t>and Mackwell 2006)</w:t>
      </w:r>
      <w:r>
        <w:rPr>
          <w:rFonts w:cs="Calibri" w:cstheme="minorHAnsi"/>
        </w:rPr>
      </w:r>
      <w:r>
        <w:fldChar w:fldCharType="end"/>
      </w:r>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w:t>
      </w:r>
      <w:del w:id="173" w:author="Elizabeth F" w:date="2017-11-06T15:18:49Z">
        <w:r>
          <w:rPr>
            <w:rFonts w:cs="Calibri" w:cstheme="minorHAnsi"/>
          </w:rPr>
          <w:delText xml:space="preserve"> after hydrating to saturate the PP mechanism</w:delText>
        </w:r>
      </w:del>
      <w:r>
        <w:rPr>
          <w:rFonts w:cs="Calibri" w:cstheme="minorHAnsi"/>
        </w:rPr>
        <w:t>.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w:t>
      </w:r>
      <w:r>
        <w:rPr>
          <w:rFonts w:cs="Calibri" w:cstheme="minorHAnsi"/>
        </w:rPr>
        <w:commentReference w:id="18"/>
      </w:r>
      <w:r>
        <w:rPr>
          <w:rFonts w:cs="Calibri" w:cstheme="minorHAnsi"/>
        </w:rPr>
        <w:commentReference w:id="19"/>
      </w:r>
      <w:r>
        <w:rPr>
          <w:rFonts w:cs="Calibri" w:cstheme="minorHAnsi"/>
        </w:rPr>
        <w:t xml:space="preserve">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2451" w:name="__Fieldmark__9035_1417665735"/>
      <w:r>
        <w:rPr>
          <w:rFonts w:cs="Calibri" w:cstheme="minorHAnsi"/>
        </w:rPr>
        <w:t>Kohlstedt and Mackwell (1998)</w:t>
      </w:r>
      <w:bookmarkStart w:id="2452" w:name="__Fieldmark__8398_3310317172"/>
      <w:bookmarkStart w:id="2453" w:name="__Fieldmark__1423_3917936936"/>
      <w:bookmarkStart w:id="2454" w:name="__Fieldmark__1138_837005789"/>
      <w:bookmarkStart w:id="2455" w:name="__Fieldmark__854_2630548144"/>
      <w:bookmarkStart w:id="2456" w:name="__Fieldmark__1194_2304565098"/>
      <w:bookmarkStart w:id="2457" w:name="__Fieldmark__3104_2304565098"/>
      <w:bookmarkStart w:id="2458" w:name="__Fieldmark__994_3470823330"/>
      <w:bookmarkStart w:id="2459" w:name="__Fieldmark__1281_3265051427"/>
      <w:bookmarkStart w:id="2460" w:name="__Fieldmark__1564_3852820974"/>
      <w:bookmarkStart w:id="2461" w:name="__Fieldmark__1702_4019975519"/>
      <w:bookmarkStart w:id="2462" w:name="__Fieldmark__1846_4213078475"/>
      <w:bookmarkStart w:id="2463" w:name="__Fieldmark__1990_3149341642"/>
      <w:bookmarkStart w:id="2464" w:name="__Fieldmark__2134_3231691474"/>
      <w:bookmarkStart w:id="2465" w:name="__Fieldmark__3850_2994147849"/>
      <w:bookmarkStart w:id="2466" w:name="__Fieldmark__2421_148202576"/>
      <w:bookmarkStart w:id="2467" w:name="__Fieldmark__2564_1692434574"/>
      <w:bookmarkStart w:id="2468" w:name="__Fieldmark__2709_2534479100"/>
      <w:bookmarkStart w:id="2469" w:name="__Fieldmark__2845_649753871"/>
      <w:bookmarkStart w:id="2470" w:name="__Fieldmark__2987_1216455718"/>
      <w:bookmarkStart w:id="2471" w:name="__Fieldmark__3129_188299688"/>
      <w:bookmarkStart w:id="2472" w:name="__Fieldmark__3270_2161409428"/>
      <w:bookmarkStart w:id="2473" w:name="__Fieldmark__3410_2312622389"/>
      <w:bookmarkStart w:id="2474" w:name="__Fieldmark__3545_948816634"/>
      <w:bookmarkStart w:id="2475" w:name="__Fieldmark__3682_462321902"/>
      <w:bookmarkStart w:id="2476" w:name="__Fieldmark__3817_739104655"/>
      <w:bookmarkStart w:id="2477" w:name="__Fieldmark__3947_1929513578"/>
      <w:bookmarkStart w:id="2478" w:name="__Fieldmark__4080_1105856583"/>
      <w:bookmarkStart w:id="2479" w:name="__Fieldmark__4208_2209115713"/>
      <w:bookmarkStart w:id="2480" w:name="__Fieldmark__4338_687217606"/>
      <w:bookmarkStart w:id="2481" w:name="__Fieldmark__4468_2049629825"/>
      <w:bookmarkStart w:id="2482" w:name="__Fieldmark__4598_2362112943"/>
      <w:bookmarkStart w:id="2483" w:name="__Fieldmark__4978_3642959469"/>
      <w:bookmarkStart w:id="2484" w:name="__Fieldmark__5105_527255555"/>
      <w:bookmarkStart w:id="2485" w:name="__Fieldmark__5500_2048093008"/>
      <w:bookmarkStart w:id="2486" w:name="__Fieldmark__12754_1777031281"/>
      <w:bookmarkStart w:id="2487" w:name="__Fieldmark__6437_908293503"/>
      <w:bookmarkStart w:id="2488" w:name="__Fieldmark__6904_2280461051"/>
      <w:bookmarkStart w:id="2489" w:name="__Fieldmark__7264_1561598236"/>
      <w:bookmarkStart w:id="2490" w:name="__Fieldmark__8852_2505137388"/>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r>
        <w:rPr>
          <w:rFonts w:cs="Calibri" w:cstheme="minorHAnsi"/>
        </w:rPr>
      </w:r>
      <w:r>
        <w:fldChar w:fldCharType="end"/>
      </w:r>
      <w:ins w:id="174" w:author="Elizabeth F" w:date="2017-11-06T15:21:54Z">
        <w:bookmarkEnd w:id="2451"/>
        <w:r>
          <w:rPr>
            <w:rFonts w:cs="Calibri" w:cstheme="minorHAnsi"/>
          </w:rPr>
          <w:t xml:space="preserve">. This large </w:t>
        </w:r>
      </w:ins>
      <w:ins w:id="175" w:author="Elizabeth F" w:date="2017-11-06T15:22:01Z">
        <w:r>
          <w:rPr>
            <w:rFonts w:cs="Calibri" w:cstheme="minorHAnsi"/>
          </w:rPr>
          <w:t>difference has been difficult to reconcile but may be related in part</w:t>
        </w:r>
      </w:ins>
      <w:del w:id="176" w:author="Elizabeth F" w:date="2017-11-06T15:21:54Z">
        <w:r>
          <w:rPr>
            <w:rFonts w:cs="Calibri" w:cstheme="minorHAnsi"/>
          </w:rPr>
          <w:delText>,</w:delText>
        </w:r>
      </w:del>
      <w:del w:id="177" w:author="Elizabeth F" w:date="2017-11-06T15:22:25Z">
        <w:r>
          <w:rPr>
            <w:rFonts w:cs="Calibri" w:cstheme="minorHAnsi"/>
          </w:rPr>
          <w:delText xml:space="preserve"> possibly because of</w:delText>
        </w:r>
      </w:del>
      <w:ins w:id="178" w:author="Elizabeth F" w:date="2017-11-06T15:22:25Z">
        <w:r>
          <w:rPr>
            <w:rFonts w:cs="Calibri" w:cstheme="minorHAnsi"/>
          </w:rPr>
          <w:t>to</w:t>
        </w:r>
      </w:ins>
      <w:r>
        <w:rPr>
          <w:rFonts w:cs="Calibri" w:cstheme="minorHAnsi"/>
        </w:rPr>
        <w:t xml:space="preserve"> differences in the forsterite content </w:t>
      </w:r>
      <w:r>
        <w:rPr>
          <w:rFonts w:cs="Calibri" w:cstheme="minorHAnsi"/>
        </w:rPr>
        <w:commentReference w:id="20"/>
      </w:r>
      <w:r>
        <w:rPr>
          <w:rFonts w:cs="Calibri" w:cstheme="minorHAnsi"/>
        </w:rPr>
        <w:commentReference w:id="21"/>
      </w:r>
      <w:r>
        <w:rPr>
          <w:rFonts w:cs="Calibri" w:cstheme="minorHAnsi"/>
        </w:rPr>
        <w:t>and/or the calibrations used</w:t>
      </w:r>
      <w:r>
        <w:rPr>
          <w:rFonts w:cs="Calibri" w:cstheme="minorHAnsi"/>
        </w:rPr>
        <w:commentReference w:id="22"/>
      </w:r>
      <w:r>
        <w:rPr>
          <w:rFonts w:cs="Calibri" w:cstheme="minorHAnsi"/>
        </w:rPr>
        <w:commentReference w:id="23"/>
      </w:r>
      <w:r>
        <w:rPr>
          <w:rFonts w:cs="Calibri" w:cstheme="minorHAnsi"/>
        </w:rPr>
        <w:t xml:space="preserve"> to determine H</w:t>
      </w:r>
      <w:r>
        <w:rPr>
          <w:rFonts w:cs="Calibri" w:cstheme="minorHAnsi"/>
          <w:vertAlign w:val="superscript"/>
        </w:rPr>
        <w:t>+</w:t>
      </w:r>
      <w:r>
        <w:rPr>
          <w:rFonts w:cs="Calibri" w:cstheme="minorHAnsi"/>
        </w:rPr>
        <w:t xml:space="preserve"> concentrations from FTIR spectra in the two studies. The accepted values for </w:t>
      </w:r>
      <w:ins w:id="179" w:author="Elizabeth F" w:date="2017-11-06T15:22:52Z">
        <w:r>
          <w:rPr>
            <w:rFonts w:cs="Calibri" w:cstheme="minorHAnsi"/>
          </w:rPr>
          <w:t xml:space="preserve">the </w:t>
        </w:r>
      </w:ins>
      <w:r>
        <w:rPr>
          <w:rFonts w:cs="Calibri" w:cstheme="minorHAnsi"/>
        </w:rPr>
        <w:t xml:space="preserve">PV </w:t>
      </w:r>
      <w:ins w:id="180" w:author="Elizabeth F" w:date="2017-11-06T15:22:54Z">
        <w:r>
          <w:rPr>
            <w:rFonts w:cs="Calibri" w:cstheme="minorHAnsi"/>
          </w:rPr>
          <w:t xml:space="preserve">rate </w:t>
        </w:r>
      </w:ins>
      <w:r>
        <w:rPr>
          <w:rFonts w:cs="Calibri" w:cstheme="minorHAnsi"/>
        </w:rPr>
        <w:t>(Demouchy and Mackwell 2006) 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r>
        <w:rPr>
          <w:rFonts w:cs="Calibri" w:cstheme="minorHAnsi"/>
          <w:vertAlign w:val="superscript"/>
        </w:rPr>
        <w:t>+</w:t>
      </w:r>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2491" w:name="__Fieldmark__9179_1417665735"/>
      <w:r>
        <w:rPr>
          <w:rFonts w:cs="Calibri" w:cstheme="minorHAnsi"/>
        </w:rPr>
        <w:t>(Tollan et al. 2017:20; Zhao, Ginsberg, and Kohstedt 2004; Mosenfelder et al. 2006)</w:t>
      </w:r>
      <w:bookmarkStart w:id="2492" w:name="__Fieldmark__8529_3310317172"/>
      <w:bookmarkStart w:id="2493" w:name="__Fieldmark__1217_2304565098"/>
      <w:bookmarkStart w:id="2494" w:name="__Fieldmark__3116_2304565098"/>
      <w:bookmarkStart w:id="2495" w:name="__Fieldmark__874_2630548144"/>
      <w:bookmarkStart w:id="2496" w:name="__Fieldmark__1014_3470823330"/>
      <w:bookmarkStart w:id="2497" w:name="__Fieldmark__1162_837005789"/>
      <w:bookmarkStart w:id="2498" w:name="__Fieldmark__1309_3265051427"/>
      <w:bookmarkStart w:id="2499" w:name="__Fieldmark__1455_3917936936"/>
      <w:bookmarkStart w:id="2500" w:name="__Fieldmark__1600_3852820974"/>
      <w:bookmarkStart w:id="2501" w:name="__Fieldmark__1742_4019975519"/>
      <w:bookmarkStart w:id="2502" w:name="__Fieldmark__1890_4213078475"/>
      <w:bookmarkStart w:id="2503" w:name="__Fieldmark__2038_3149341642"/>
      <w:bookmarkStart w:id="2504" w:name="__Fieldmark__2186_3231691474"/>
      <w:bookmarkStart w:id="2505" w:name="__Fieldmark__3906_2994147849"/>
      <w:bookmarkStart w:id="2506" w:name="__Fieldmark__2481_148202576"/>
      <w:bookmarkStart w:id="2507" w:name="__Fieldmark__2628_1692434574"/>
      <w:bookmarkStart w:id="2508" w:name="__Fieldmark__2777_2534479100"/>
      <w:bookmarkStart w:id="2509" w:name="__Fieldmark__2917_649753871"/>
      <w:bookmarkStart w:id="2510" w:name="__Fieldmark__3063_1216455718"/>
      <w:bookmarkStart w:id="2511" w:name="__Fieldmark__3209_188299688"/>
      <w:bookmarkStart w:id="2512" w:name="__Fieldmark__3354_2161409428"/>
      <w:bookmarkStart w:id="2513" w:name="__Fieldmark__3498_2312622389"/>
      <w:bookmarkStart w:id="2514" w:name="__Fieldmark__3637_948816634"/>
      <w:bookmarkStart w:id="2515" w:name="__Fieldmark__3778_462321902"/>
      <w:bookmarkStart w:id="2516" w:name="__Fieldmark__3917_739104655"/>
      <w:bookmarkStart w:id="2517" w:name="__Fieldmark__4051_1929513578"/>
      <w:bookmarkStart w:id="2518" w:name="__Fieldmark__4188_1105856583"/>
      <w:bookmarkStart w:id="2519" w:name="__Fieldmark__4320_2209115713"/>
      <w:bookmarkStart w:id="2520" w:name="__Fieldmark__4454_687217606"/>
      <w:bookmarkStart w:id="2521" w:name="__Fieldmark__4588_2049629825"/>
      <w:bookmarkStart w:id="2522" w:name="__Fieldmark__4722_2362112943"/>
      <w:bookmarkStart w:id="2523" w:name="__Fieldmark__5105_3642959469"/>
      <w:bookmarkStart w:id="2524" w:name="__Fieldmark__5235_527255555"/>
      <w:bookmarkStart w:id="2525" w:name="__Fieldmark__5633_2048093008"/>
      <w:bookmarkStart w:id="2526" w:name="__Fieldmark__12893_1777031281"/>
      <w:bookmarkStart w:id="2527" w:name="__Fieldmark__6578_908293503"/>
      <w:bookmarkStart w:id="2528" w:name="__Fieldmark__7048_2280461051"/>
      <w:bookmarkStart w:id="2529" w:name="__Fieldmark__7411_1561598236"/>
      <w:bookmarkStart w:id="2530" w:name="__Fieldmark__9055_2505137388"/>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r>
        <w:rPr>
          <w:rFonts w:cs="Calibri" w:cstheme="minorHAnsi"/>
        </w:rPr>
      </w:r>
      <w:r>
        <w:fldChar w:fldCharType="end"/>
      </w:r>
      <w:bookmarkEnd w:id="2491"/>
      <w:r>
        <w:rPr>
          <w:rFonts w:cs="Calibri" w:cstheme="minorHAnsi"/>
        </w:rPr>
        <w:t>. Figure 4 shows the best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w:t>
      </w:r>
      <w:del w:id="181" w:author="Elizabeth F" w:date="2017-11-06T15:23:24Z">
        <w:r>
          <w:rPr>
            <w:rFonts w:cs="Calibri" w:cstheme="minorHAnsi"/>
          </w:rPr>
          <w:delText>are generally associated with the PV mechanism</w:delText>
        </w:r>
      </w:del>
      <w:ins w:id="182" w:author="Elizabeth F" w:date="2017-11-06T15:23:24Z">
        <w:r>
          <w:rPr>
            <w:rFonts w:cs="Calibri" w:cstheme="minorHAnsi"/>
          </w:rPr>
          <w:t>the PV diffusivities</w:t>
        </w:r>
      </w:ins>
      <w:r>
        <w:rPr>
          <w:rFonts w:cs="Calibri" w:cstheme="minorHAnsi"/>
        </w:rPr>
        <w:t xml:space="preserve">, particularly || </w:t>
      </w:r>
      <w:r>
        <w:rPr>
          <w:rFonts w:cs="Calibri" w:cstheme="minorHAnsi"/>
          <w:i/>
          <w:iCs/>
        </w:rPr>
        <w:t>b</w:t>
      </w:r>
      <w:r>
        <w:rPr>
          <w:rFonts w:cs="Calibri" w:cstheme="minorHAnsi"/>
        </w:rPr>
        <w:t xml:space="preserve">. Diffusivities higher along </w:t>
      </w:r>
      <w:r>
        <w:rPr>
          <w:rFonts w:cs="Calibri" w:cstheme="minorHAnsi"/>
          <w:i/>
          <w:iCs/>
        </w:rPr>
        <w:t>b</w:t>
      </w:r>
      <w:r>
        <w:rPr>
          <w:rFonts w:cs="Calibri" w:cstheme="minorHAnsi"/>
        </w:rPr>
        <w:t xml:space="preserve"> than </w:t>
      </w:r>
      <w:r>
        <w:rPr>
          <w:rFonts w:cs="Calibri" w:cstheme="minorHAnsi"/>
          <w:i/>
          <w:iCs/>
        </w:rPr>
        <w:t>c</w:t>
      </w:r>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2531" w:name="__Fieldmark__9312_1417665735"/>
      <w:r>
        <w:rPr>
          <w:rFonts w:cs="Calibri" w:cstheme="minorHAnsi"/>
        </w:rPr>
        <w:t>(e.g., Demouchy et al. 2016; Demouchy and Mackwell 2003) and not well constrained by three interior points</w:t>
      </w:r>
      <w:bookmarkStart w:id="2532" w:name="__Fieldmark__8656_3310317172"/>
      <w:bookmarkStart w:id="2533" w:name="__Fieldmark__1240_2304565098"/>
      <w:bookmarkStart w:id="2534" w:name="__Fieldmark__3128_2304565098"/>
      <w:bookmarkStart w:id="2535" w:name="__Fieldmark__890_2630548144"/>
      <w:bookmarkStart w:id="2536" w:name="__Fieldmark__1034_3470823330"/>
      <w:bookmarkStart w:id="2537" w:name="__Fieldmark__1186_837005789"/>
      <w:bookmarkStart w:id="2538" w:name="__Fieldmark__1337_3265051427"/>
      <w:bookmarkStart w:id="2539" w:name="__Fieldmark__1487_3917936936"/>
      <w:bookmarkStart w:id="2540" w:name="__Fieldmark__1636_3852820974"/>
      <w:bookmarkStart w:id="2541" w:name="__Fieldmark__1779_4019975519"/>
      <w:bookmarkStart w:id="2542" w:name="__Fieldmark__1931_4213078475"/>
      <w:bookmarkStart w:id="2543" w:name="__Fieldmark__2083_3149341642"/>
      <w:bookmarkStart w:id="2544" w:name="__Fieldmark__2235_3231691474"/>
      <w:bookmarkStart w:id="2545" w:name="__Fieldmark__3959_2994147849"/>
      <w:bookmarkStart w:id="2546" w:name="__Fieldmark__2538_148202576"/>
      <w:bookmarkStart w:id="2547" w:name="__Fieldmark__2691_1692434574"/>
      <w:bookmarkStart w:id="2548" w:name="__Fieldmark__2842_2534479100"/>
      <w:bookmarkStart w:id="2549" w:name="__Fieldmark__2986_649753871"/>
      <w:bookmarkStart w:id="2550" w:name="__Fieldmark__3136_1216455718"/>
      <w:bookmarkStart w:id="2551" w:name="__Fieldmark__3286_188299688"/>
      <w:bookmarkStart w:id="2552" w:name="__Fieldmark__3435_2161409428"/>
      <w:bookmarkStart w:id="2553" w:name="__Fieldmark__3583_2312622389"/>
      <w:bookmarkStart w:id="2554" w:name="__Fieldmark__3726_948816634"/>
      <w:bookmarkStart w:id="2555" w:name="__Fieldmark__3871_462321902"/>
      <w:bookmarkStart w:id="2556" w:name="__Fieldmark__4014_739104655"/>
      <w:bookmarkStart w:id="2557" w:name="__Fieldmark__4152_1929513578"/>
      <w:bookmarkStart w:id="2558" w:name="__Fieldmark__4293_1105856583"/>
      <w:bookmarkStart w:id="2559" w:name="__Fieldmark__4429_2209115713"/>
      <w:bookmarkStart w:id="2560" w:name="__Fieldmark__4567_687217606"/>
      <w:bookmarkStart w:id="2561" w:name="__Fieldmark__4705_2049629825"/>
      <w:bookmarkStart w:id="2562" w:name="__Fieldmark__4843_2362112943"/>
      <w:bookmarkStart w:id="2563" w:name="__Fieldmark__5230_3642959469"/>
      <w:bookmarkStart w:id="2564" w:name="__Fieldmark__5364_527255555"/>
      <w:bookmarkStart w:id="2565" w:name="__Fieldmark__5766_2048093008"/>
      <w:bookmarkStart w:id="2566" w:name="__Fieldmark__13033_1777031281"/>
      <w:bookmarkStart w:id="2567" w:name="__Fieldmark__6722_908293503"/>
      <w:bookmarkStart w:id="2568" w:name="__Fieldmark__7196_2280461051"/>
      <w:bookmarkStart w:id="2569" w:name="__Fieldmark__7563_1561598236"/>
      <w:bookmarkStart w:id="2570" w:name="__Fieldmark__9257_2505137388"/>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r>
        <w:rPr>
          <w:rFonts w:cs="Calibri" w:cstheme="minorHAnsi"/>
        </w:rPr>
      </w:r>
      <w:r>
        <w:fldChar w:fldCharType="end"/>
      </w:r>
      <w:bookmarkStart w:id="2571" w:name="__Fieldmark__7710_1561598236"/>
      <w:bookmarkEnd w:id="2531"/>
      <w:bookmarkEnd w:id="2571"/>
      <w:r>
        <w:rPr>
          <w:rFonts w:cs="Calibri" w:cstheme="minorHAnsi"/>
        </w:rPr>
        <w:t xml:space="preserve">.  </w:t>
      </w:r>
      <w:r>
        <w:fldChar w:fldCharType="begin"/>
      </w:r>
      <w:r/>
      <w:r>
        <w:fldChar w:fldCharType="separate"/>
      </w:r>
      <w:bookmarkStart w:id="2572" w:name="__Fieldmark__9438_1417665735"/>
      <w:r>
        <w:rPr>
          <w:rFonts w:cs="Calibri" w:cstheme="minorHAnsi"/>
        </w:rPr>
      </w:r>
      <w:bookmarkStart w:id="2573" w:name="__Fieldmark__8779_3310317172"/>
      <w:bookmarkStart w:id="2574" w:name="__Fieldmark__9448_2505137388"/>
      <w:bookmarkEnd w:id="2573"/>
      <w:bookmarkEnd w:id="2574"/>
      <w:bookmarkEnd w:id="2572"/>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w:t>
      </w:r>
      <w:r>
        <w:rPr>
          <w:vertAlign w:val="superscript"/>
        </w:rPr>
        <w:t>+</w:t>
      </w:r>
      <w:r>
        <w:rPr/>
        <w:t xml:space="preserve"> concentrations but very different histories, compositions, and distributions of H</w:t>
      </w:r>
      <w:r>
        <w:rPr>
          <w:vertAlign w:val="superscript"/>
        </w:rPr>
        <w:t>+</w:t>
      </w:r>
      <w:r>
        <w:rPr/>
        <w:t xml:space="preserve">, were sequentially dehydrated in a gas-mixing furnace (Figure 5). The choice of baseline is well known as a major source of error in FTIR analyses, and associated errors in the resulting peak heights and areas may be as high as 30%, consistent across profiles. All profiles were normalized to a relatively homogeneous starting profile. While this error due to baseline selection is very large, it is a consistent offset for all estimates that is mostly eliminated by dividing by the initial values, which contain the same systemic error related to baseline choice.   </w:t>
      </w:r>
    </w:p>
    <w:p>
      <w:pPr>
        <w:pStyle w:val="Normal"/>
        <w:rPr/>
      </w:pPr>
      <w:r>
        <w:rPr/>
        <w:t>P</w:t>
      </w:r>
      <w:r>
        <w:rPr>
          <w:rFonts w:cs="Calibri" w:cstheme="minorHAnsi"/>
        </w:rPr>
        <w:t>ath-integrated 3-dimensional diffusion modeling was then performed on each profile to estimate the rate of H</w:t>
      </w:r>
      <w:r>
        <w:rPr>
          <w:rFonts w:cs="Calibri" w:cstheme="minorHAnsi"/>
          <w:vertAlign w:val="superscript"/>
        </w:rPr>
        <w:t>+</w:t>
      </w:r>
      <w:r>
        <w:rPr>
          <w:rFonts w:cs="Calibri" w:cstheme="minorHAnsi"/>
        </w:rPr>
        <w:t xml:space="preserve"> movement after each heating step and associated errors (see Supplemental PDF). These efforts are described in more detail for each sample in the sections below.</w:t>
      </w:r>
      <w:r>
        <w:rPr/>
        <w:t xml:space="preserve"> Much of the resulting diffusivities (see Supplemental Table) show H</w:t>
      </w:r>
      <w:r>
        <w:rPr>
          <w:vertAlign w:val="superscript"/>
        </w:rPr>
        <w:t>+</w:t>
      </w:r>
      <w:r>
        <w:rPr/>
        <w:t xml:space="preserve"> loss rates that are </w:t>
      </w:r>
      <w:r>
        <w:rPr>
          <w:i/>
        </w:rPr>
        <w:t>intermediate</w:t>
      </w:r>
      <w:r>
        <w:rPr/>
        <w:t xml:space="preserve"> between </w:t>
      </w:r>
      <w:ins w:id="183" w:author="Elizabeth F" w:date="2017-11-06T15:23:55Z">
        <w:r>
          <w:rPr/>
          <w:t xml:space="preserve">the </w:t>
        </w:r>
      </w:ins>
      <w:r>
        <w:rPr/>
        <w:t xml:space="preserve">PP and PV </w:t>
      </w:r>
      <w:ins w:id="184" w:author="Elizabeth F" w:date="2017-11-06T15:23:59Z">
        <w:r>
          <w:rPr/>
          <w:t>rate</w:t>
        </w:r>
      </w:ins>
      <w:ins w:id="185" w:author="Elizabeth F" w:date="2017-11-06T15:24:00Z">
        <w:r>
          <w:rPr/>
          <w:t>s</w:t>
        </w:r>
      </w:ins>
      <w:del w:id="186" w:author="Elizabeth F" w:date="2017-11-06T15:23:59Z">
        <w:r>
          <w:rPr/>
          <w:delText>mechanism diffusivities</w:delText>
        </w:r>
      </w:del>
      <w:r>
        <w:rPr/>
        <w:t xml:space="preserve">. </w:t>
      </w:r>
    </w:p>
    <w:p>
      <w:pPr>
        <w:pStyle w:val="Heading3"/>
        <w:rPr/>
      </w:pPr>
      <w:r>
        <w:rPr/>
        <w:t>Dehydration of San Carlos olivine</w:t>
      </w:r>
    </w:p>
    <w:p>
      <w:pPr>
        <w:pStyle w:val="Normal"/>
        <w:rPr/>
      </w:pPr>
      <w:r>
        <w:rPr/>
        <w:t>We determined H</w:t>
      </w:r>
      <w:r>
        <w:rPr>
          <w:vertAlign w:val="superscript"/>
        </w:rPr>
        <w:t>+</w:t>
      </w:r>
      <w:r>
        <w:rPr/>
        <w:t xml:space="preserve"> loss curves and diffusivities for bulk H</w:t>
      </w:r>
      <w:r>
        <w:rPr>
          <w:vertAlign w:val="superscript"/>
        </w:rPr>
        <w:t>+</w:t>
      </w:r>
      <w:r>
        <w:rPr/>
        <w:t>, [Si-Fe</w:t>
      </w:r>
      <w:r>
        <w:rPr>
          <w:vertAlign w:val="superscript"/>
        </w:rPr>
        <w:t>2+</w:t>
      </w:r>
      <w:r>
        <w:rPr/>
        <w:t>] at 3600 cm</w:t>
      </w:r>
      <w:r>
        <w:rPr>
          <w:vertAlign w:val="superscript"/>
        </w:rPr>
        <w:t>-1</w:t>
      </w:r>
      <w:r>
        <w:rPr/>
        <w:t xml:space="preserve">, and [Ti-3525] in San Carlos SC1-2.  All spectra, baselines, profile data, and best-fit curves are provided in the Supplemental PDF. Selected profile data are shown in comparison with expected proton-polaron </w:t>
      </w:r>
      <w:ins w:id="187" w:author="Elizabeth F" w:date="2017-11-06T16:13:02Z">
        <w:r>
          <w:rPr/>
          <w:t>rate</w:t>
        </w:r>
      </w:ins>
      <w:del w:id="188" w:author="Elizabeth F" w:date="2017-11-06T16:13:02Z">
        <w:r>
          <w:rPr/>
          <w:delText>mechanism</w:delText>
        </w:r>
      </w:del>
      <w:r>
        <w:rPr/>
        <w:t xml:space="preserve"> profiles in Figure 6, and all estimated diffusivities are shown as a function of heating time in Figure 7. </w:t>
      </w:r>
    </w:p>
    <w:p>
      <w:pPr>
        <w:pStyle w:val="Normal"/>
        <w:rPr/>
      </w:pPr>
      <w:r>
        <w:rPr/>
        <w:t>The height of the [Si-Fe</w:t>
      </w:r>
      <w:r>
        <w:rPr>
          <w:vertAlign w:val="superscript"/>
        </w:rPr>
        <w:t>2+</w:t>
      </w:r>
      <w:r>
        <w:rPr/>
        <w:t xml:space="preserve">] peak clearly decreases more slowly than the rest of the peaks and did not </w:t>
      </w:r>
      <w:commentRangeStart w:id="24"/>
      <w:r>
        <w:rPr/>
        <w:t>decrease</w:t>
      </w:r>
      <w:r>
        <w:rPr/>
      </w:r>
      <w:commentRangeEnd w:id="24"/>
      <w:r>
        <w:commentReference w:id="24"/>
      </w:r>
      <w:r>
        <w:rPr/>
        <w:t xml:space="preserve"> in height during the first 5 heating steps at 800°C. After 43 hours, when the large majority of the initial H</w:t>
      </w:r>
      <w:r>
        <w:rPr>
          <w:vertAlign w:val="superscript"/>
        </w:rPr>
        <w:t>+</w:t>
      </w:r>
      <w:r>
        <w:rPr/>
        <w:t xml:space="preserve"> had left the crystal and the bulk of the remaining H</w:t>
      </w:r>
      <w:r>
        <w:rPr>
          <w:vertAlign w:val="superscript"/>
        </w:rPr>
        <w:t>+</w:t>
      </w:r>
      <w:r>
        <w:rPr/>
        <w:t xml:space="preserve"> was present in the [Si-Fe</w:t>
      </w:r>
      <w:r>
        <w:rPr>
          <w:vertAlign w:val="superscript"/>
        </w:rPr>
        <w:t>2+</w:t>
      </w:r>
      <w:r>
        <w:rPr/>
        <w:t xml:space="preserve"> peak], clear H</w:t>
      </w:r>
      <w:r>
        <w:rPr>
          <w:vertAlign w:val="superscript"/>
        </w:rPr>
        <w:t>+</w:t>
      </w:r>
      <w:r>
        <w:rPr/>
        <w:t>-loss profiles could be observed for [Si-Fe</w:t>
      </w:r>
      <w:r>
        <w:rPr>
          <w:vertAlign w:val="superscript"/>
        </w:rPr>
        <w:t>2+</w:t>
      </w:r>
      <w:r>
        <w:rPr/>
        <w:t xml:space="preserve">], with apparent diffusivities that were relatively fast compared to the initial stages and with a fast direction || </w:t>
      </w:r>
      <w:r>
        <w:rPr>
          <w:i/>
          <w:iCs/>
        </w:rPr>
        <w:t>a</w:t>
      </w:r>
      <w:r>
        <w:rPr/>
        <w:t>. These [Si-Fe</w:t>
      </w:r>
      <w:r>
        <w:rPr>
          <w:vertAlign w:val="superscript"/>
        </w:rPr>
        <w:t>2+</w:t>
      </w:r>
      <w:r>
        <w:rPr/>
        <w:t>] loss profiles also differ from the majority of profiles observed in this study in that they did not decrease to zero near the edges, but rather to about 40% of the initial concentration, which was the final concentration used when modeling the diffusivities. Over the course of the final heating steps, the rate of [Si]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r>
        <w:rPr>
          <w:i/>
          <w:iCs/>
        </w:rPr>
        <w:t>a</w:t>
      </w:r>
      <w:r>
        <w:rPr/>
        <w:t xml:space="preserve"> at 68 hours.</w:t>
      </w:r>
    </w:p>
    <w:p>
      <w:pPr>
        <w:pStyle w:val="Normal"/>
        <w:rPr/>
      </w:pPr>
      <w:r>
        <w:rPr/>
        <w:t>While the decrease in the height of the [Si-Fe</w:t>
      </w:r>
      <w:r>
        <w:rPr>
          <w:vertAlign w:val="superscript"/>
        </w:rPr>
        <w:t>2+</w:t>
      </w:r>
      <w:r>
        <w:rPr/>
        <w:t>] peak accelerated during the experiment, the loss of H</w:t>
      </w:r>
      <w:r>
        <w:rPr>
          <w:vertAlign w:val="superscript"/>
        </w:rPr>
        <w:t>+</w:t>
      </w:r>
      <w:r>
        <w:rPr/>
        <w:t xml:space="preserve"> from the [Ti-3525] peak slowed down. To observe this decrease in H</w:t>
      </w:r>
      <w:r>
        <w:rPr>
          <w:vertAlign w:val="superscript"/>
        </w:rPr>
        <w:t>+</w:t>
      </w:r>
      <w:r>
        <w:rPr/>
        <w:t xml:space="preserve"> loss rate in the profile data, compare the close correspondence of the [Ti-3525] data with the expected PP </w:t>
      </w:r>
      <w:ins w:id="189" w:author="Elizabeth F" w:date="2017-11-06T15:24:16Z">
        <w:r>
          <w:rPr/>
          <w:t xml:space="preserve">rate </w:t>
        </w:r>
      </w:ins>
      <w:r>
        <w:rPr/>
        <w:t>curves at 7 hours with the large difference between the data and the PP curves at 19 hours (Figure 6D-F). The [Si-Fe</w:t>
      </w:r>
      <w:r>
        <w:rPr>
          <w:vertAlign w:val="superscript"/>
        </w:rPr>
        <w:t>2+</w:t>
      </w:r>
      <w:r>
        <w:rPr/>
        <w:t>] and [Ti-3525] diffusivities eventually come close to converging, but the [Ti-3525] peak diffusivity is always higher (Figure 7). Profiles for the other [Ti] peak and additional [Si] peaks in SC1-2 are not shown but behave similarly to [Ti-3525].</w:t>
      </w:r>
    </w:p>
    <w:p>
      <w:pPr>
        <w:pStyle w:val="Normal"/>
        <w:rPr/>
      </w:pPr>
      <w:r>
        <w:rPr/>
        <w:t>The bulk H</w:t>
      </w:r>
      <w:r>
        <w:rPr>
          <w:vertAlign w:val="superscript"/>
        </w:rPr>
        <w:t>+</w:t>
      </w:r>
      <w:r>
        <w:rPr/>
        <w:t xml:space="preserve"> curves, which consist of a combination of peaks, the [Si] and [Ti] peaks, show apparent diffusivities that are intermediate between the final [Ti-3525] and [Si-Fe</w:t>
      </w:r>
      <w:r>
        <w:rPr>
          <w:vertAlign w:val="superscript"/>
        </w:rPr>
        <w:t>2+</w:t>
      </w:r>
      <w:r>
        <w:rPr/>
        <w:t>] mechanism diffusivities. The bulk H</w:t>
      </w:r>
      <w:r>
        <w:rPr>
          <w:vertAlign w:val="superscript"/>
        </w:rPr>
        <w:t>+</w:t>
      </w:r>
      <w:r>
        <w:rPr/>
        <w:t xml:space="preserve"> curves are typically less symmetric than the profiles of either the [Ti] or [Si] peak, in part because of the occasional appearance of spectra with relatively large [tri-Fe</w:t>
      </w:r>
      <w:r>
        <w:rPr>
          <w:vertAlign w:val="superscript"/>
        </w:rPr>
        <w:t>3+</w:t>
      </w:r>
      <w:r>
        <w:rPr/>
        <w:t xml:space="preserve">] peaks and distorted baselines (see Supplemental PDF, e.g., 100 μm from the edge along </w:t>
      </w:r>
      <w:r>
        <w:rPr>
          <w:i/>
          <w:iCs/>
        </w:rPr>
        <w:t>a</w:t>
      </w:r>
      <w:r>
        <w:rPr/>
        <w:t xml:space="preserve"> after 43 hours of heat treatment). This [tri-Fe</w:t>
      </w:r>
      <w:r>
        <w:rPr>
          <w:vertAlign w:val="superscript"/>
        </w:rPr>
        <w:t>3+</w:t>
      </w:r>
      <w:r>
        <w:rPr/>
        <w:t>] appeared intermittently near all edges of SC1-2 frequently enough that it is unlikely to be contamination but too infrequently to model with confidence. The final bulk H</w:t>
      </w:r>
      <w:r>
        <w:rPr>
          <w:vertAlign w:val="superscript"/>
        </w:rPr>
        <w:t>+</w:t>
      </w:r>
      <w:r>
        <w:rPr/>
        <w:t xml:space="preserve"> concentration was modeled using 15% of the initial homogeneous partially hydrated concentration because the [Si-Fe</w:t>
      </w:r>
      <w:r>
        <w:rPr>
          <w:vertAlign w:val="superscript"/>
        </w:rPr>
        <w:t>2+</w:t>
      </w:r>
      <w:r>
        <w:rPr/>
        <w:t>] peak does not decrease to zero at the rim (as noted above), and therefore the bulk H</w:t>
      </w:r>
      <w:r>
        <w:rPr>
          <w:vertAlign w:val="superscript"/>
        </w:rPr>
        <w:t>+</w:t>
      </w:r>
      <w:r>
        <w:rPr/>
        <w:t xml:space="preserve"> also cannot go to zero. During initial dehydration stages, when the [Si-Fe</w:t>
      </w:r>
      <w:r>
        <w:rPr>
          <w:vertAlign w:val="superscript"/>
        </w:rPr>
        <w:t>2+</w:t>
      </w:r>
      <w:r>
        <w:rPr/>
        <w:t>] peak at 3600 cm</w:t>
      </w:r>
      <w:r>
        <w:rPr>
          <w:vertAlign w:val="superscript"/>
        </w:rPr>
        <w:t>-1</w:t>
      </w:r>
      <w:r>
        <w:rPr/>
        <w:t xml:space="preserve"> was a relatively minor component, the bulk H</w:t>
      </w:r>
      <w:r>
        <w:rPr>
          <w:vertAlign w:val="superscript"/>
        </w:rPr>
        <w:t>+</w:t>
      </w:r>
      <w:r>
        <w:rPr/>
        <w:t xml:space="preserve"> could be modeled well with PP, similar to [Ti]. By the end of the experiment, the bulk H</w:t>
      </w:r>
      <w:r>
        <w:rPr>
          <w:vertAlign w:val="superscript"/>
        </w:rPr>
        <w:t>+</w:t>
      </w:r>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r>
        <w:rPr>
          <w:i/>
          <w:iCs/>
        </w:rPr>
        <w:t>a</w:t>
      </w:r>
      <w:r>
        <w:rPr/>
        <w:t xml:space="preserve">.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1000°C, largely at NNO-2.6 (for 3, 6 and 7 total hrs) and then at NNO+1.9 for a final increment at 8 total hours . Heating the Kilauea Iki sample at 800°C for 8 hours did not produce any clear loss in bulk H or [Ti-3525] (Figure 8). Although bulk H</w:t>
      </w:r>
      <w:r>
        <w:rPr>
          <w:vertAlign w:val="superscript"/>
        </w:rPr>
        <w:t>+</w:t>
      </w:r>
      <w:r>
        <w:rPr/>
        <w:t xml:space="preserve"> and [Ti] did not change, heating the Kilauea Iki olivine at 800°C did result in significant re-organization, wher the H</w:t>
      </w:r>
      <w:r>
        <w:rPr>
          <w:vertAlign w:val="superscript"/>
        </w:rPr>
        <w:t>+</w:t>
      </w:r>
      <w:r>
        <w:rPr/>
        <w:t xml:space="preserve"> from [tri-Fe</w:t>
      </w:r>
      <w:r>
        <w:rPr>
          <w:vertAlign w:val="superscript"/>
        </w:rPr>
        <w:t>3+</w:t>
      </w:r>
      <w:r>
        <w:rPr/>
        <w:t>] decreased by 50% and the H from [Si] doubled. The Kilauea Iki 800°C [tri] loss on reorganization rates were initially fast, around 10</w:t>
      </w:r>
      <w:r>
        <w:rPr>
          <w:vertAlign w:val="superscript"/>
        </w:rPr>
        <w:t>-11.0</w:t>
      </w:r>
      <w:r>
        <w:rPr/>
        <w:t xml:space="preserve"> m</w:t>
      </w:r>
      <w:r>
        <w:rPr>
          <w:vertAlign w:val="superscript"/>
        </w:rPr>
        <w:t>2</w:t>
      </w:r>
      <w:r>
        <w:rPr/>
        <w:t xml:space="preserve">/s || </w:t>
      </w:r>
      <w:r>
        <w:rPr>
          <w:i/>
          <w:iCs/>
        </w:rPr>
        <w:t>c</w:t>
      </w:r>
      <w:r>
        <w:rPr/>
        <w:t xml:space="preserve"> at 1 hour before dropping to 10</w:t>
      </w:r>
      <w:r>
        <w:rPr>
          <w:vertAlign w:val="superscript"/>
        </w:rPr>
        <w:t>-12.5</w:t>
      </w:r>
      <w:r>
        <w:rPr/>
        <w:t xml:space="preserve"> m</w:t>
      </w:r>
      <w:r>
        <w:rPr>
          <w:vertAlign w:val="superscript"/>
        </w:rPr>
        <w:t>2</w:t>
      </w:r>
      <w:r>
        <w:rPr/>
        <w:t>/s at 8 hours. This drop in the [tri] movement rate suggests that the large majority of the internal H</w:t>
      </w:r>
      <w:r>
        <w:rPr>
          <w:vertAlign w:val="superscript"/>
        </w:rPr>
        <w:t>+</w:t>
      </w:r>
      <w:r>
        <w:rPr/>
        <w:t xml:space="preserve"> reorganization had been completed. The relative flatness of all of the profiles suggests that the movement was occurring everywhere throughout the crystal simultaneously, consistent with reorganization. The profiles from these 8 hours of heating at 800°C were used as the ‘initial’ profiles for data collected during a second stage of heating at a higher temperature.</w:t>
      </w:r>
    </w:p>
    <w:p>
      <w:pPr>
        <w:pStyle w:val="Normal"/>
        <w:rPr/>
      </w:pPr>
      <w:r>
        <w:rPr/>
        <w:t>The heating temperature was raised to 1000°C because the maximum bulk H</w:t>
      </w:r>
      <w:r>
        <w:rPr>
          <w:vertAlign w:val="superscript"/>
        </w:rPr>
        <w:t>+</w:t>
      </w:r>
      <w:r>
        <w:rPr/>
        <w:t xml:space="preserve"> diffusivities observed at 800°C were unlikely to produce clear H</w:t>
      </w:r>
      <w:r>
        <w:rPr>
          <w:vertAlign w:val="superscript"/>
        </w:rPr>
        <w:t>+</w:t>
      </w:r>
      <w:r>
        <w:rPr/>
        <w:t xml:space="preserve"> loss profiles within laboratory time scales. The oxygen fugacity was maintained along the same buffer curve, NNO-2.6, for 3 heating steps totaling 3, 6, and 7 hours, and in each of these steps, the rate of H</w:t>
      </w:r>
      <w:r>
        <w:rPr>
          <w:vertAlign w:val="superscript"/>
        </w:rPr>
        <w:t>+</w:t>
      </w:r>
      <w:r>
        <w:rPr/>
        <w:t xml:space="preserve"> loss could be estimated as 10</w:t>
      </w:r>
      <w:r>
        <w:rPr>
          <w:vertAlign w:val="superscript"/>
        </w:rPr>
        <w:t>-10.9</w:t>
      </w:r>
      <w:r>
        <w:rPr/>
        <w:t xml:space="preserve"> m</w:t>
      </w:r>
      <w:r>
        <w:rPr>
          <w:vertAlign w:val="superscript"/>
        </w:rPr>
        <w:t>2</w:t>
      </w:r>
      <w:r>
        <w:rPr/>
        <w:t>/s for bulk H</w:t>
      </w:r>
      <w:r>
        <w:rPr>
          <w:vertAlign w:val="superscript"/>
        </w:rPr>
        <w:t>+</w:t>
      </w:r>
      <w:r>
        <w:rPr/>
        <w:t xml:space="preserve"> and [Ti] and 10</w:t>
      </w:r>
      <w:r>
        <w:rPr>
          <w:vertAlign w:val="superscript"/>
        </w:rPr>
        <w:t>-10.7</w:t>
      </w:r>
      <w:r>
        <w:rPr/>
        <w:t xml:space="preserve"> m</w:t>
      </w:r>
      <w:r>
        <w:rPr>
          <w:vertAlign w:val="superscript"/>
        </w:rPr>
        <w:t>2</w:t>
      </w:r>
      <w:r>
        <w:rPr/>
        <w:t>/s for [Si-Fe</w:t>
      </w:r>
      <w:r>
        <w:rPr>
          <w:vertAlign w:val="superscript"/>
        </w:rPr>
        <w:t>2+</w:t>
      </w:r>
      <w:r>
        <w:rPr/>
        <w:t xml:space="preserve">] || to the fast direction </w:t>
      </w:r>
      <w:r>
        <w:rPr>
          <w:i/>
          <w:iCs/>
        </w:rPr>
        <w:t>a</w:t>
      </w:r>
      <w:r>
        <w:rPr/>
        <w:t>. These fits are shown in Figure 9 for the 6 hour data, and the rest are provided in the Supplement. The [Si-Fe</w:t>
      </w:r>
      <w:r>
        <w:rPr>
          <w:vertAlign w:val="superscript"/>
        </w:rPr>
        <w:t>2+</w:t>
      </w:r>
      <w:r>
        <w:rPr/>
        <w:t xml:space="preserve">] loss profiles in Kilauea Iki (Figure 9 J-L), unlike in San Carlos (Figure 6 G-I), appear to decrease to </w:t>
      </w:r>
      <w:commentRangeStart w:id="25"/>
      <w:r>
        <w:rPr/>
        <w:t>zero c</w:t>
      </w:r>
      <w:r>
        <w:rPr/>
      </w:r>
      <w:commentRangeEnd w:id="25"/>
      <w:r>
        <w:commentReference w:id="25"/>
      </w:r>
      <w:r>
        <w:rPr/>
        <w:commentReference w:id="26"/>
      </w:r>
      <w:r>
        <w:rPr/>
        <w:t xml:space="preserve">oncentration at the rim, and to decrease at a rate faster than [Ti-3525]. The [tri] loss at 1000°C was slower than the other peaks and did not include an obvious fast direction. </w:t>
      </w:r>
    </w:p>
    <w:p>
      <w:pPr>
        <w:pStyle w:val="Normal"/>
        <w:rPr/>
      </w:pPr>
      <w:r>
        <w:rPr/>
        <w:t>A final heating step of 1 additional hour was performed for a total of 8 hours heating at 1000°C under more oxidizing conditions, NNO+1.9. The resulting loss of H</w:t>
      </w:r>
      <w:r>
        <w:rPr>
          <w:vertAlign w:val="superscript"/>
        </w:rPr>
        <w:t>+</w:t>
      </w:r>
      <w:r>
        <w:rPr/>
        <w:t xml:space="preserve"> for all mechanisms was consistent with the diffusivities determined under more reducing conditions, which suggests that the role of oxygen fugacity has little effect on the diffusivities, at least for this very late stage of dehydration and over such short timescales (1 hour).</w:t>
      </w:r>
    </w:p>
    <w:p>
      <w:pPr>
        <w:pStyle w:val="Normal"/>
        <w:rPr/>
      </w:pPr>
      <w:r>
        <w:rPr/>
      </w:r>
    </w:p>
    <w:p>
      <w:pPr>
        <w:pStyle w:val="Normal"/>
        <w:rPr/>
      </w:pPr>
      <w:r>
        <w:rPr>
          <w:rFonts w:ascii="Calibri Light" w:hAnsi="Calibri Light" w:asciiTheme="majorHAnsi" w:hAnsiTheme="majorHAnsi"/>
          <w:b/>
          <w:i/>
          <w:sz w:val="24"/>
          <w:szCs w:val="24"/>
        </w:rPr>
        <w:t>Bulk H</w:t>
      </w:r>
      <w:r>
        <w:rPr>
          <w:rFonts w:ascii="Calibri Light" w:hAnsi="Calibri Light" w:asciiTheme="majorHAnsi" w:hAnsiTheme="majorHAnsi"/>
          <w:b/>
          <w:i/>
          <w:sz w:val="24"/>
          <w:szCs w:val="24"/>
          <w:vertAlign w:val="superscript"/>
        </w:rPr>
        <w:t>+</w:t>
      </w:r>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r>
        <w:rPr>
          <w:i/>
          <w:iCs/>
        </w:rPr>
        <w:t>a</w:t>
      </w:r>
      <w:r>
        <w:rPr/>
        <w:t xml:space="preserve"> axis indicates a central H</w:t>
      </w:r>
      <w:r>
        <w:rPr>
          <w:vertAlign w:val="superscript"/>
        </w:rPr>
        <w:t>+</w:t>
      </w:r>
      <w:r>
        <w:rPr/>
        <w:t xml:space="preserve"> concentration of ~11 ppm H</w:t>
      </w:r>
      <w:r>
        <w:rPr>
          <w:vertAlign w:val="subscript"/>
        </w:rPr>
        <w:t>2</w:t>
      </w:r>
      <w:r>
        <w:rPr/>
        <w:t>O, decreasing to concentrations of ~6 ppm at the crystal edges (Figure 10). The H</w:t>
      </w:r>
      <w:r>
        <w:rPr>
          <w:vertAlign w:val="superscript"/>
        </w:rPr>
        <w:t>+</w:t>
      </w:r>
      <w:r>
        <w:rPr/>
        <w:t xml:space="preserve"> concentration gradients recorded in the outer ~200 μm of the crystal are suggestive of syneruptive water loss from the olivine in response to degassing of the host magma on ascent. Unlike the profile along </w:t>
      </w:r>
      <w:r>
        <w:rPr>
          <w:i/>
          <w:iCs/>
        </w:rPr>
        <w:t>a</w:t>
      </w:r>
      <w:r>
        <w:rPr/>
        <w:t xml:space="preserve">, the profile measured along </w:t>
      </w:r>
      <w:r>
        <w:rPr>
          <w:i/>
          <w:iCs/>
        </w:rPr>
        <w:t>c</w:t>
      </w:r>
      <w:r>
        <w:rPr/>
        <w:t xml:space="preserve"> exhibits a constant H</w:t>
      </w:r>
      <w:r>
        <w:rPr>
          <w:vertAlign w:val="superscript"/>
        </w:rPr>
        <w:t>+</w:t>
      </w:r>
      <w:r>
        <w:rPr/>
        <w:t xml:space="preserve"> concentration. No decrease in H</w:t>
      </w:r>
      <w:r>
        <w:rPr>
          <w:vertAlign w:val="superscript"/>
        </w:rPr>
        <w:t>+</w:t>
      </w:r>
      <w:r>
        <w:rPr/>
        <w:t xml:space="preserve"> concentration was detected at the edge of the crystal along the </w:t>
      </w:r>
      <w:r>
        <w:rPr>
          <w:i/>
          <w:iCs/>
        </w:rPr>
        <w:t>c</w:t>
      </w:r>
      <w:r>
        <w:rPr/>
        <w:t xml:space="preserve"> axis, suggesting that any signature of syneruptive degassing along the </w:t>
      </w:r>
      <w:r>
        <w:rPr>
          <w:i/>
          <w:iCs/>
        </w:rPr>
        <w:t>c</w:t>
      </w:r>
      <w:r>
        <w:rPr/>
        <w:t xml:space="preserve"> direction may be confined to the region &lt;~20 μm from the edge of the crystal, i.e., not resolvable at the spatial resolution of our analyses. These observations indicate that, under the conditions of generation of these H</w:t>
      </w:r>
      <w:r>
        <w:rPr>
          <w:vertAlign w:val="superscript"/>
        </w:rPr>
        <w:t>+</w:t>
      </w:r>
      <w:r>
        <w:rPr/>
        <w:t xml:space="preserve"> concentration gradients, the diffusivity of H</w:t>
      </w:r>
      <w:r>
        <w:rPr>
          <w:vertAlign w:val="superscript"/>
        </w:rPr>
        <w:t>+</w:t>
      </w:r>
      <w:r>
        <w:rPr/>
        <w:t xml:space="preserve"> parallel to </w:t>
      </w:r>
      <w:r>
        <w:rPr>
          <w:i/>
          <w:iCs/>
        </w:rPr>
        <w:t>a</w:t>
      </w:r>
      <w:r>
        <w:rPr/>
        <w:t xml:space="preserve"> is greater than that parallel to </w:t>
      </w:r>
      <w:r>
        <w:rPr>
          <w:i/>
          <w:iCs/>
        </w:rPr>
        <w:t>c</w:t>
      </w:r>
      <w:r>
        <w:rPr/>
        <w:t xml:space="preserve">.  </w:t>
      </w:r>
    </w:p>
    <w:p>
      <w:pPr>
        <w:pStyle w:val="Normal"/>
        <w:rPr/>
      </w:pPr>
      <w:r>
        <w:rPr/>
        <w:t>The plateau in H</w:t>
      </w:r>
      <w:r>
        <w:rPr>
          <w:vertAlign w:val="superscript"/>
        </w:rPr>
        <w:t>+</w:t>
      </w:r>
      <w:r>
        <w:rPr/>
        <w:t xml:space="preserve"> concentration along </w:t>
      </w:r>
      <w:r>
        <w:rPr>
          <w:i/>
        </w:rPr>
        <w:t>a</w:t>
      </w:r>
      <w:r>
        <w:rPr/>
        <w:t xml:space="preserve"> (the apparent fast direction) supports our use of a 1D model, the results of which indicate a trade-off between D and K</w:t>
      </w:r>
      <w:r>
        <w:rPr>
          <w:vertAlign w:val="subscript"/>
        </w:rPr>
        <w:t xml:space="preserve">d, </w:t>
      </w:r>
      <w:r>
        <w:rPr/>
        <w:t>with higher best-fit values of K</w:t>
      </w:r>
      <w:r>
        <w:rPr>
          <w:vertAlign w:val="subscript"/>
        </w:rPr>
        <w:t>d</w:t>
      </w:r>
      <w:r>
        <w:rPr/>
        <w:t xml:space="preserve"> resulting in higher best-fit values of D. No clear trade-off is observed between best-fit values of D and dP/dt. Our Monte-Carlo simulation suggests a H</w:t>
      </w:r>
      <w:r>
        <w:rPr>
          <w:vertAlign w:val="superscript"/>
        </w:rPr>
        <w:t>+</w:t>
      </w:r>
      <w:r>
        <w:rPr/>
        <w:t xml:space="preserve"> diffusivity || </w:t>
      </w:r>
      <w:r>
        <w:rPr>
          <w:i/>
          <w:iCs/>
        </w:rPr>
        <w:t>a</w:t>
      </w:r>
      <w:r>
        <w:rPr/>
        <w:t xml:space="preserve"> of 10</w:t>
      </w:r>
      <w:r>
        <w:rPr>
          <w:vertAlign w:val="superscript"/>
        </w:rPr>
        <w:t>–10.17+/- 0.08</w:t>
      </w:r>
      <w:r>
        <w:rPr/>
        <w:t xml:space="preserve"> m</w:t>
      </w:r>
      <w:r>
        <w:rPr>
          <w:vertAlign w:val="superscript"/>
        </w:rPr>
        <w:t>2</w:t>
      </w:r>
      <w:r>
        <w:rPr/>
        <w:t>/s at 1200°C.</w:t>
      </w:r>
    </w:p>
    <w:p>
      <w:pPr>
        <w:pStyle w:val="Heading2"/>
        <w:rPr/>
      </w:pPr>
      <w:r>
        <w:rPr/>
        <w:t>Estimated bulk H diffusivity during dehydration of natural olivine</w:t>
      </w:r>
    </w:p>
    <w:p>
      <w:pPr>
        <w:pStyle w:val="Normal"/>
        <w:rPr/>
      </w:pPr>
      <w:r>
        <w:rPr/>
        <w:t>We use the H</w:t>
      </w:r>
      <w:r>
        <w:rPr>
          <w:vertAlign w:val="superscript"/>
        </w:rPr>
        <w:t>+</w:t>
      </w:r>
      <w:r>
        <w:rPr/>
        <w:t xml:space="preserve"> diffusivities determined at the end of each experiment, i.e., the data in San Carlos olivine SC1-2 after 68 hours of heating at 800°C and in the Kilauea Iki olivine after 8 hours of heating at 1000°C, combined with the diffusivity || </w:t>
      </w:r>
      <w:r>
        <w:rPr>
          <w:i/>
          <w:iCs/>
        </w:rPr>
        <w:t>a</w:t>
      </w:r>
      <w:r>
        <w:rPr/>
        <w:t xml:space="preserve"> for the untreated Kilauea Iki olivine at 1200°C, to estimate rough Arrhenius laws for bulk H</w:t>
      </w:r>
      <w:r>
        <w:rPr>
          <w:vertAlign w:val="superscript"/>
        </w:rPr>
        <w:t>+</w:t>
      </w:r>
      <w:r>
        <w:rPr/>
        <w:t xml:space="preserve"> in natural Fe-bearing olivine in all three directions during dehydration (Figure 11). For convenience, we assume a constant activation energy of 130 kJ/mol and vary the pre-exponential factor D</w:t>
      </w:r>
      <w:r>
        <w:rPr>
          <w:vertAlign w:val="subscript"/>
        </w:rPr>
        <w:t>0</w:t>
      </w:r>
      <w:r>
        <w:rPr/>
        <w:t>, which, as plotted in Figure 10, is 10</w:t>
      </w:r>
      <w:r>
        <w:rPr>
          <w:vertAlign w:val="superscript"/>
        </w:rPr>
        <w:t>-5.4</w:t>
      </w:r>
      <w:r>
        <w:rPr/>
        <w:t xml:space="preserve"> m</w:t>
      </w:r>
      <w:r>
        <w:rPr>
          <w:vertAlign w:val="superscript"/>
        </w:rPr>
        <w:t>2</w:t>
      </w:r>
      <w:r>
        <w:rPr/>
        <w:t xml:space="preserve">/s || </w:t>
      </w:r>
      <w:r>
        <w:rPr>
          <w:i/>
          <w:iCs/>
        </w:rPr>
        <w:t>a</w:t>
      </w:r>
      <w:r>
        <w:rPr/>
        <w:t>, 10</w:t>
      </w:r>
      <w:r>
        <w:rPr>
          <w:vertAlign w:val="superscript"/>
        </w:rPr>
        <w:t>-6.9</w:t>
      </w:r>
      <w:r>
        <w:rPr/>
        <w:t xml:space="preserve"> m</w:t>
      </w:r>
      <w:r>
        <w:rPr>
          <w:vertAlign w:val="superscript"/>
        </w:rPr>
        <w:t>2</w:t>
      </w:r>
      <w:r>
        <w:rPr/>
        <w:t xml:space="preserve">/s || </w:t>
      </w:r>
      <w:r>
        <w:rPr>
          <w:i/>
          <w:iCs/>
        </w:rPr>
        <w:t>b</w:t>
      </w:r>
      <w:r>
        <w:rPr/>
        <w:t>, and 10</w:t>
      </w:r>
      <w:r>
        <w:rPr>
          <w:vertAlign w:val="superscript"/>
        </w:rPr>
        <w:t xml:space="preserve">-6.6 </w:t>
      </w:r>
      <w:r>
        <w:rPr/>
        <w:t>m</w:t>
      </w:r>
      <w:r>
        <w:rPr>
          <w:vertAlign w:val="superscript"/>
        </w:rPr>
        <w:t>2</w:t>
      </w:r>
      <w:r>
        <w:rPr/>
        <w:t xml:space="preserve">/s || </w:t>
      </w:r>
      <w:r>
        <w:rPr>
          <w:i/>
          <w:iCs/>
        </w:rPr>
        <w:t>c</w:t>
      </w:r>
      <w:r>
        <w:rPr/>
        <w:t>. The errors on these estimates are difficult to estimate with only 2 to 3 data points, and additional data, particularly at high temperatures, would be very useful.</w:t>
      </w:r>
      <w:bookmarkStart w:id="2575" w:name="move3707164271"/>
      <w:r>
        <w:rPr/>
        <w:t xml:space="preserve"> </w:t>
      </w:r>
      <w:bookmarkEnd w:id="2575"/>
      <w:r>
        <w:rPr/>
        <w:t>The final diffusivity estimates for [Ti] and [Si] are similar to those for bulk H</w:t>
      </w:r>
      <w:r>
        <w:rPr>
          <w:vertAlign w:val="superscript"/>
        </w:rPr>
        <w:t>+</w:t>
      </w:r>
      <w:r>
        <w:rPr/>
        <w:t xml:space="preserve"> and so are likely to follow similar Arrhenius laws.</w:t>
      </w:r>
    </w:p>
    <w:p>
      <w:pPr>
        <w:pStyle w:val="Heading1"/>
        <w:rPr/>
      </w:pPr>
      <w:r>
        <w:rPr/>
        <w:t>Discussion</w:t>
      </w:r>
    </w:p>
    <w:p>
      <w:pPr>
        <w:pStyle w:val="Heading2"/>
        <w:rPr/>
      </w:pPr>
      <w:r>
        <w:rPr/>
        <w:t xml:space="preserve">Comparison with previous work for bulk </w:t>
      </w:r>
      <w:r>
        <w:rPr>
          <w:rFonts w:eastAsia="Calibri"/>
        </w:rPr>
        <w:t>H</w:t>
      </w:r>
      <w:r>
        <w:rPr>
          <w:rFonts w:eastAsia="Calibri"/>
          <w:vertAlign w:val="superscript"/>
        </w:rPr>
        <w:t>+</w:t>
      </w:r>
    </w:p>
    <w:p>
      <w:pPr>
        <w:pStyle w:val="Normal"/>
        <w:rPr/>
      </w:pPr>
      <w:r>
        <w:rPr/>
        <w:t>The Arrhenius laws for our final bulk H</w:t>
      </w:r>
      <w:r>
        <w:rPr>
          <w:vertAlign w:val="superscript"/>
        </w:rPr>
        <w:t>+</w:t>
      </w:r>
      <w:r>
        <w:rPr/>
        <w:t xml:space="preserve"> diffusivities (Figure 11) are consistent with the large majority of previous observations of H</w:t>
      </w:r>
      <w:r>
        <w:rPr>
          <w:vertAlign w:val="superscript"/>
        </w:rPr>
        <w:t>+</w:t>
      </w:r>
      <w:r>
        <w:rPr/>
        <w:t xml:space="preserve"> movement out of Fe-bearing olivines in nature. Thoraval and Demouchy 2014 extensively discuss 1- and 3-dimensional modeling of FTIR profiles of natural dehydrated olivine, with specific application to H</w:t>
      </w:r>
      <w:r>
        <w:rPr>
          <w:vertAlign w:val="superscript"/>
        </w:rPr>
        <w:t>+</w:t>
      </w:r>
      <w:r>
        <w:rPr/>
        <w:t xml:space="preserve"> profiles in Pali-aike olivine measured by Demouchy et al. 2006 and including discussion of H</w:t>
      </w:r>
      <w:r>
        <w:rPr>
          <w:vertAlign w:val="superscript"/>
        </w:rPr>
        <w:t>+</w:t>
      </w:r>
      <w:r>
        <w:rPr/>
        <w:t xml:space="preserve"> profiles measured by Peslier and Luhr 2006 and Denis et al. 2013. They conclude “The concentration profiles measured for Pali-aiki samples are characteristic of dehydration. However, they are neither consistent with PP process, which is too fast, nor with PV process, since a fast [001] axis is not observed.” Profiles reported in Peslier et al. 2008 and Peslier et al. 2015 could also be reasonably interpreted as having a fast direction || </w:t>
      </w:r>
      <w:r>
        <w:rPr>
          <w:i/>
          <w:iCs/>
        </w:rPr>
        <w:t>a</w:t>
      </w:r>
      <w:r>
        <w:rPr/>
        <w:t xml:space="preserve"> rather than || </w:t>
      </w:r>
      <w:r>
        <w:rPr>
          <w:i/>
          <w:iCs/>
        </w:rPr>
        <w:t>c</w:t>
      </w:r>
      <w:r>
        <w:rPr/>
        <w:t xml:space="preserve">. These many observations of dehydration rates intermediate between PP and PV </w:t>
      </w:r>
      <w:ins w:id="190" w:author="Elizabeth F" w:date="2017-11-06T15:25:10Z">
        <w:r>
          <w:rPr/>
          <w:t xml:space="preserve">rates </w:t>
        </w:r>
      </w:ins>
      <w:r>
        <w:rPr/>
        <w:t xml:space="preserve">with a fast direction || </w:t>
      </w:r>
      <w:r>
        <w:rPr>
          <w:i/>
          <w:iCs/>
        </w:rPr>
        <w:t>a</w:t>
      </w:r>
      <w:r>
        <w:rPr/>
        <w:t xml:space="preserve"> in natural samples are fully consistent with the results of the experiments presented here. </w:t>
      </w:r>
    </w:p>
    <w:p>
      <w:pPr>
        <w:pStyle w:val="Normal"/>
        <w:rPr/>
      </w:pPr>
      <w:r>
        <w:rPr/>
        <w:t>Our proposed Arrhenius laws are also consistent with the observation of H</w:t>
      </w:r>
      <w:r>
        <w:rPr>
          <w:vertAlign w:val="superscript"/>
        </w:rPr>
        <w:t>+</w:t>
      </w:r>
      <w:r>
        <w:rPr/>
        <w:t xml:space="preserve"> distribution in and around melt inclusions by Le Voyer et al. 2014 and Lloyd et al. 2013. Le Voyer et al. 2014 used SIMS data to map the bulk H</w:t>
      </w:r>
      <w:r>
        <w:rPr>
          <w:vertAlign w:val="superscript"/>
        </w:rPr>
        <w:t>+</w:t>
      </w:r>
      <w:r>
        <w:rPr/>
        <w:t xml:space="preserve"> around an olivine-hosted melt inclusion and found strongly anisotropic diffusion with a fast direction of </w:t>
      </w:r>
      <w:r>
        <w:rPr>
          <w:i/>
          <w:iCs/>
        </w:rPr>
        <w:t>a</w:t>
      </w:r>
      <w:r>
        <w:rPr/>
        <w:t xml:space="preserve">. They interpreted this observed anisotropy as dehydration </w:t>
      </w:r>
      <w:ins w:id="191" w:author="Elizabeth F" w:date="2017-11-06T15:25:25Z">
        <w:r>
          <w:rPr/>
          <w:t xml:space="preserve">at the </w:t>
        </w:r>
      </w:ins>
      <w:del w:id="192" w:author="Elizabeth F" w:date="2017-11-06T15:25:25Z">
        <w:r>
          <w:rPr/>
          <w:delText>occurring by</w:delText>
        </w:r>
      </w:del>
      <w:r>
        <w:rPr/>
        <w:t xml:space="preserve"> PP</w:t>
      </w:r>
      <w:ins w:id="193" w:author="Elizabeth F" w:date="2017-11-06T15:25:28Z">
        <w:r>
          <w:rPr/>
          <w:t xml:space="preserve"> rate</w:t>
        </w:r>
      </w:ins>
      <w:r>
        <w:rPr/>
        <w:t xml:space="preserve">, but the results presented here demonstrate that dehydration can occur with a fast direction || </w:t>
      </w:r>
      <w:r>
        <w:rPr>
          <w:i/>
          <w:iCs/>
        </w:rPr>
        <w:t>a</w:t>
      </w:r>
      <w:r>
        <w:rPr/>
        <w:t xml:space="preserve"> and diffusivities </w:t>
      </w:r>
      <w:del w:id="194" w:author="Elizabeth F" w:date="2017-11-06T15:25:36Z">
        <w:r>
          <w:rPr/>
          <w:delText>s</w:delText>
        </w:r>
      </w:del>
      <w:r>
        <w:rPr/>
        <w:t>lower than PP. Lloyd et al. 2013 document water loss from olivine-hosted melt inclusions as a function of the size of the pyroclast. Their implied diffusivity depends strongly on the choice of ascent rate in their model, requiring either short ascent times with PP or long ascent times with PV. Our results suggest that intermediate ascent times and diffusivities are also possible.</w:t>
      </w:r>
    </w:p>
    <w:p>
      <w:pPr>
        <w:pStyle w:val="Normal"/>
        <w:rPr/>
      </w:pPr>
      <w:r>
        <w:rPr/>
        <w:t>Hauri 2002, Portnyagin et al. 2008, Chen et al. 2011, Gaetani et al. 2012, and Mironov et al. 2015 use changes in the water concentration in the melt inclusions in unoriented olivines to estimate H</w:t>
      </w:r>
      <w:r>
        <w:rPr>
          <w:vertAlign w:val="superscript"/>
        </w:rPr>
        <w:t>+</w:t>
      </w:r>
      <w:r>
        <w:rPr/>
        <w:t xml:space="preserve"> diffusivities in natural olivine. As discussed in some detail by Chen et al. 2011, diffusive anisotropy is very difficult to account for in these models, and the resulting estimates are likely to fall somewhere between the fast and slow direction diffusivities. Indeed, six of the seven diffusivity estimates produced from these melt inclusions studies fall between our estimated fast direction diffusivities || </w:t>
      </w:r>
      <w:r>
        <w:rPr>
          <w:i/>
          <w:iCs/>
        </w:rPr>
        <w:t>a</w:t>
      </w:r>
      <w:r>
        <w:rPr/>
        <w:t xml:space="preserve"> and our slower direction diffusivities (Figure 11). Thus, the H</w:t>
      </w:r>
      <w:r>
        <w:rPr>
          <w:vertAlign w:val="superscript"/>
        </w:rPr>
        <w:t>+</w:t>
      </w:r>
      <w:r>
        <w:rPr/>
        <w:t xml:space="preserve"> diffusivity estimates from </w:t>
      </w:r>
      <w:bookmarkStart w:id="2576" w:name="__DdeLink__5775_687217606"/>
      <w:r>
        <w:rPr/>
        <w:t>Portnyagin et al. 2008, Chen et al. 2011, Gaetani et al. 2012, and Mironov et al. 2015</w:t>
      </w:r>
      <w:bookmarkEnd w:id="2576"/>
      <w:r>
        <w:rPr/>
        <w:t xml:space="preserve"> are all fully consistent with the results presented here. This agreement is remarkable given the wide variety of experimental conditions represented by these efforts, including both hydration and dehydration and oxygen fugacities ranging from QFM-7 (Chen et al. 2011) to QFM+3.3 (Portnyagin et al. 2008). </w:t>
      </w:r>
    </w:p>
    <w:p>
      <w:pPr>
        <w:pStyle w:val="Normal"/>
        <w:rPr/>
      </w:pPr>
      <w:r>
        <w:rPr/>
        <w:t xml:space="preserve">The only exception to the broad agreement of the above studies is a single, very fast estimate by Hauri 2002 for the dehydration of a melt-inclusion-bearing olivine from Loihi. This very rapid movement is difficult to understand with any certainty in the absence of either oriented profiles or FTIR spectra, but it does match well with </w:t>
      </w:r>
      <w:ins w:id="195" w:author="Elizabeth F" w:date="2017-11-06T15:26:17Z">
        <w:r>
          <w:rPr/>
          <w:t xml:space="preserve">the </w:t>
        </w:r>
      </w:ins>
      <w:r>
        <w:rPr/>
        <w:t xml:space="preserve">PP </w:t>
      </w:r>
      <w:del w:id="196" w:author="Elizabeth F" w:date="2017-11-06T15:26:14Z">
        <w:r>
          <w:rPr/>
          <w:delText>mechanism diffusion</w:delText>
        </w:r>
      </w:del>
      <w:ins w:id="197" w:author="Elizabeth F" w:date="2017-11-06T15:26:14Z">
        <w:r>
          <w:rPr/>
          <w:t>rate</w:t>
        </w:r>
      </w:ins>
      <w:r>
        <w:rPr/>
        <w:t xml:space="preserve"> observed during very early stages of dehydration in San Carlos olivine SC1-2. Thus, while most natural olivine is likely dehydrating at the intermediate rates shown in pink lines in Figure 11, H</w:t>
      </w:r>
      <w:r>
        <w:rPr>
          <w:vertAlign w:val="superscript"/>
        </w:rPr>
        <w:t>+</w:t>
      </w:r>
      <w:r>
        <w:rPr/>
        <w:t xml:space="preserve"> diffusion may in at least some cases be faster, particularly during early stages of dehydration.</w:t>
      </w:r>
    </w:p>
    <w:p>
      <w:pPr>
        <w:pStyle w:val="Normal"/>
        <w:rPr/>
      </w:pPr>
      <w:r>
        <w:rPr/>
        <w:t>While more work remains to better understand and predict the variations in the rate of H loss from olivine, the frequent observation of rapid H</w:t>
      </w:r>
      <w:r>
        <w:rPr>
          <w:vertAlign w:val="superscript"/>
        </w:rPr>
        <w:t>+</w:t>
      </w:r>
      <w:r>
        <w:rPr/>
        <w:t xml:space="preserve"> loss and anisotropy from natural samples suggests that at least some of the H</w:t>
      </w:r>
      <w:r>
        <w:rPr>
          <w:vertAlign w:val="superscript"/>
        </w:rPr>
        <w:t>+</w:t>
      </w:r>
      <w:r>
        <w:rPr/>
        <w:t xml:space="preserve"> in a typical olivine dehydrating upon ascent is exiting </w:t>
      </w:r>
      <w:ins w:id="198" w:author="Elizabeth F" w:date="2017-11-06T16:13:12Z">
        <w:r>
          <w:rPr/>
          <w:t>at the PP rate</w:t>
        </w:r>
      </w:ins>
      <w:del w:id="199" w:author="Elizabeth F" w:date="2017-11-06T16:13:12Z">
        <w:r>
          <w:rPr/>
          <w:delText>via the proton-polaron mechanism</w:delText>
        </w:r>
      </w:del>
      <w:r>
        <w:rPr/>
        <w:t>, resulting in H</w:t>
      </w:r>
      <w:r>
        <w:rPr>
          <w:vertAlign w:val="superscript"/>
        </w:rPr>
        <w:t>+</w:t>
      </w:r>
      <w:r>
        <w:rPr/>
        <w:t xml:space="preserve"> diffusion with a fast direction || </w:t>
      </w:r>
      <w:r>
        <w:rPr>
          <w:i/>
          <w:iCs/>
        </w:rPr>
        <w:t>a</w:t>
      </w:r>
      <w:r>
        <w:rPr/>
        <w:t xml:space="preserve"> and diffusivities faster than PV. </w:t>
      </w:r>
    </w:p>
    <w:p>
      <w:pPr>
        <w:pStyle w:val="Heading2"/>
        <w:rPr/>
      </w:pPr>
      <w:r>
        <w:rPr/>
        <w:t>Comparison with previous work on peak-specific behavior</w:t>
      </w:r>
    </w:p>
    <w:p>
      <w:pPr>
        <w:pStyle w:val="Normal"/>
        <w:rPr/>
      </w:pPr>
      <w:r>
        <w:rPr/>
        <w:t>H</w:t>
      </w:r>
      <w:r>
        <w:rPr>
          <w:vertAlign w:val="superscript"/>
        </w:rPr>
        <w:t>+</w:t>
      </w:r>
      <w:r>
        <w:rPr/>
        <w:t xml:space="preserve"> loss or gain occurs from different FTIR peaks at different rates (Figures 6-9; Padron-Navarta et al. 2014; Hilchie et al. 2014; Tollan et al. 2015; Peslier et al. 2015; Jollands et al. 2016). Most of the peak-specific H</w:t>
      </w:r>
      <w:r>
        <w:rPr>
          <w:vertAlign w:val="superscript"/>
        </w:rPr>
        <w:t>+</w:t>
      </w:r>
      <w:r>
        <w:rPr/>
        <w:t xml:space="preserve"> diffusivities observed in this study are orders of magnitude higher than any of the diffusivities observed in synthetic forsterite (Figure 11). Peak-specific diffusivities may also change over time (Figure 7), most likely due to a redistribution of H</w:t>
      </w:r>
      <w:r>
        <w:rPr>
          <w:vertAlign w:val="superscript"/>
        </w:rPr>
        <w:t>+</w:t>
      </w:r>
      <w:r>
        <w:rPr/>
        <w:t xml:space="preserve"> among different defects and discussed further below. Thus, single values for peak-specific diffusivities measured in synthetic forsterite (Padron-Navarta et al. 2014; Jollands et al. 2016) are unlikely to apply to natural Fe-bearing olivines where </w:t>
      </w:r>
      <w:ins w:id="200" w:author="Elizabeth F" w:date="2017-11-06T15:27:00Z">
        <w:r>
          <w:rPr/>
          <w:t>H</w:t>
        </w:r>
      </w:ins>
      <w:ins w:id="201" w:author="Elizabeth F" w:date="2017-11-06T15:27:00Z">
        <w:r>
          <w:rPr>
            <w:vertAlign w:val="superscript"/>
          </w:rPr>
          <w:t>+</w:t>
        </w:r>
      </w:ins>
      <w:ins w:id="202" w:author="Elizabeth F" w:date="2017-11-06T15:27:00Z">
        <w:r>
          <w:rPr/>
          <w:t xml:space="preserve"> movement at or near the PP rate</w:t>
        </w:r>
      </w:ins>
      <w:del w:id="203" w:author="Elizabeth F" w:date="2017-11-06T15:27:00Z">
        <w:r>
          <w:rPr/>
          <w:delText>PP</w:delText>
        </w:r>
      </w:del>
      <w:r>
        <w:rPr/>
        <w:t xml:space="preserve"> is taking place</w:t>
      </w:r>
      <w:ins w:id="204" w:author="Elizabeth F" w:date="2017-11-06T15:28:07Z">
        <w:r>
          <w:rPr/>
          <w:t>,</w:t>
        </w:r>
      </w:ins>
      <w:r>
        <w:rPr/>
        <w:t xml:space="preserv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[Mg] and/or [tri] relative to Si-vacancy-related defects [Ti] and [Si] during dehydration. This observation is echoed in our </w:t>
      </w:r>
      <w:del w:id="205" w:author="Elizabeth F" w:date="2017-11-06T15:28:41Z">
        <w:r>
          <w:rPr/>
          <w:delText xml:space="preserve">PV </w:delText>
        </w:r>
      </w:del>
      <w:r>
        <w:rPr/>
        <w:t xml:space="preserve">hydration data for SC1-7 (Figure 4) but we were unable to test this result during dehydration of our SC1-2 sample because these peaks were either not present ([Mg]) or not systematically present ([tri]).  </w:t>
      </w:r>
    </w:p>
    <w:p>
      <w:pPr>
        <w:pStyle w:val="Normal"/>
        <w:rPr/>
      </w:pPr>
      <w:r>
        <w:rPr/>
        <w:t xml:space="preserve">During the sequential dehydration of the Kilauea Iki olivine, we observe a clear fast direction || </w:t>
      </w:r>
      <w:r>
        <w:rPr>
          <w:i/>
          <w:iCs/>
        </w:rPr>
        <w:t>a</w:t>
      </w:r>
      <w:r>
        <w:rPr/>
        <w:t xml:space="preserve"> in [Si] and [Ti] but not the </w:t>
      </w:r>
      <w:commentRangeStart w:id="27"/>
      <w:r>
        <w:rPr/>
        <w:t>[tri] peaks</w:t>
      </w:r>
      <w:r>
        <w:rPr/>
      </w:r>
      <w:commentRangeEnd w:id="27"/>
      <w:r>
        <w:commentReference w:id="27"/>
      </w:r>
      <w:r>
        <w:rPr/>
        <w:commentReference w:id="28"/>
      </w:r>
      <w:r>
        <w:rPr/>
        <w:t xml:space="preserve">, which produce noisy, isotropic profiles with diffusivities that are, while still faster than would be expected from vacancy-controlled diffusivities in forsterite, roughly an order of magnitude slower || </w:t>
      </w:r>
      <w:r>
        <w:rPr>
          <w:i/>
          <w:iCs/>
        </w:rPr>
        <w:t>a</w:t>
      </w:r>
      <w:r>
        <w:rPr/>
        <w:t xml:space="preserve"> than the [Ti] and [Si] peaks, in contrast to the observations of faster [tri] movement by other authors. The difference in anisotropy also suggests that the dominant mechanism by which in our SC1-2 sample leaves [tri] is different from that by which in our SC1-2 sample leaves the [Ti] and [Si]. Perhaps, for instance, in our SC1-2 sample leaves [Ti] and [Si] primarily </w:t>
      </w:r>
      <w:ins w:id="206" w:author="Elizabeth F" w:date="2017-11-06T15:29:01Z">
        <w:r>
          <w:rPr/>
          <w:t>at</w:t>
        </w:r>
      </w:ins>
      <w:del w:id="207" w:author="Elizabeth F" w:date="2017-11-06T15:29:01Z">
        <w:r>
          <w:rPr/>
          <w:delText>by</w:delText>
        </w:r>
      </w:del>
      <w:r>
        <w:rPr/>
        <w:t xml:space="preserve"> </w:t>
      </w:r>
      <w:ins w:id="208" w:author="Elizabeth F" w:date="2017-11-06T15:29:05Z">
        <w:r>
          <w:rPr/>
          <w:t xml:space="preserve">the </w:t>
        </w:r>
      </w:ins>
      <w:r>
        <w:rPr/>
        <w:t xml:space="preserve">PP </w:t>
      </w:r>
      <w:ins w:id="209" w:author="Elizabeth F" w:date="2017-11-06T15:29:03Z">
        <w:r>
          <w:rPr/>
          <w:t xml:space="preserve">rate </w:t>
        </w:r>
      </w:ins>
      <w:r>
        <w:rPr/>
        <w:t>but leaves [tri] primarily during some redistribution process, for instance by moving from a Mg vacancy to a Si vacancy as discussed in more detail later in the discussion.</w:t>
      </w:r>
    </w:p>
    <w:p>
      <w:pPr>
        <w:pStyle w:val="Normal"/>
        <w:rPr/>
      </w:pPr>
      <w:r>
        <w:rPr/>
        <w:t xml:space="preserve">The SC1-2 partial hydration to metastable equilibrium resulted in minuscule amounts of [Mg] and [tri] (Figures 3 and 4) too small to give meaningful diffusivities during dehydration. The absence of these peaks from SC1-2 and large increase in [Ti] suggest that in San Carlos olivine, the vast majority of </w:t>
      </w:r>
      <w:ins w:id="210" w:author="Elizabeth F" w:date="2017-11-06T15:29:33Z">
        <w:r>
          <w:rPr/>
          <w:t>H</w:t>
        </w:r>
      </w:ins>
      <w:ins w:id="211" w:author="Elizabeth F" w:date="2017-11-06T15:29:33Z">
        <w:r>
          <w:rPr>
            <w:vertAlign w:val="superscript"/>
          </w:rPr>
          <w:t>+</w:t>
        </w:r>
      </w:ins>
      <w:ins w:id="212" w:author="Elizabeth F" w:date="2017-11-06T15:29:33Z">
        <w:r>
          <w:rPr/>
          <w:t xml:space="preserve"> diffusion at the </w:t>
        </w:r>
      </w:ins>
      <w:r>
        <w:rPr/>
        <w:t>PP</w:t>
      </w:r>
      <w:ins w:id="213" w:author="Elizabeth F" w:date="2017-11-06T15:29:38Z">
        <w:r>
          <w:rPr/>
          <w:t xml:space="preserve"> rate</w:t>
        </w:r>
      </w:ins>
      <w:r>
        <w:rPr/>
        <w:t xml:space="preserve"> </w:t>
      </w:r>
      <w:del w:id="214" w:author="Elizabeth F" w:date="2017-11-06T15:29:29Z">
        <w:r>
          <w:rPr/>
          <w:delText>mechanism diffusion</w:delText>
        </w:r>
      </w:del>
      <w:r>
        <w:rPr/>
        <w:t xml:space="preserve"> is affecting the [Ti] specifically. The reason for this close association is not entirely clear, but the [Ti] defect requires Ti</w:t>
      </w:r>
      <w:r>
        <w:rPr>
          <w:vertAlign w:val="superscript"/>
        </w:rPr>
        <w:t>4+</w:t>
      </w:r>
      <w:r>
        <w:rPr/>
        <w:t xml:space="preserve"> substituting onto an octahedral site (Berry et al. 2007 XANES paper). The fact that H</w:t>
      </w:r>
      <w:r>
        <w:rPr>
          <w:vertAlign w:val="superscript"/>
        </w:rPr>
        <w:t>+</w:t>
      </w:r>
      <w:r>
        <w:rPr/>
        <w:t xml:space="preserve"> is able to enter San Carlos olivine so quickly in the first hours of hydration </w:t>
      </w:r>
      <w:ins w:id="215" w:author="Elizabeth F" w:date="2017-11-06T15:29:50Z">
        <w:r>
          <w:rPr/>
          <w:t xml:space="preserve">at the </w:t>
        </w:r>
      </w:ins>
      <w:del w:id="216" w:author="Elizabeth F" w:date="2017-11-06T15:29:50Z">
        <w:r>
          <w:rPr/>
          <w:delText>by</w:delText>
        </w:r>
      </w:del>
      <w:r>
        <w:rPr/>
        <w:t xml:space="preserve"> PP </w:t>
      </w:r>
      <w:ins w:id="217" w:author="Elizabeth F" w:date="2017-11-06T15:29:55Z">
        <w:r>
          <w:rPr/>
          <w:t xml:space="preserve">rate </w:t>
        </w:r>
      </w:ins>
      <w:r>
        <w:rPr/>
        <w:t xml:space="preserve">suggests that at least some octahedral Ti is initially present in San Carlos olivine. If all of the Ti were on the tetrahedral site initially, then some of that Ti would need to change its position in the crystal to create the [Ti] defect, a process that is unlikely to occur under the hour timescales at which </w:t>
      </w:r>
      <w:del w:id="218" w:author="Elizabeth F" w:date="2017-11-06T15:30:10Z">
        <w:r>
          <w:rPr/>
          <w:delText>PP</w:delText>
        </w:r>
      </w:del>
      <w:ins w:id="219" w:author="Elizabeth F" w:date="2017-11-06T15:30:10Z">
        <w:r>
          <w:rPr/>
          <w:t>diffusion</w:t>
        </w:r>
      </w:ins>
      <w:r>
        <w:rPr/>
        <w:t xml:space="preserve"> is observed. Thus, any rapid influx of H</w:t>
      </w:r>
      <w:r>
        <w:rPr>
          <w:vertAlign w:val="superscript"/>
        </w:rPr>
        <w:t>+</w:t>
      </w:r>
      <w:r>
        <w:rPr/>
        <w:t xml:space="preserve"> </w:t>
      </w:r>
      <w:ins w:id="220" w:author="Elizabeth F" w:date="2017-11-06T15:30:18Z">
        <w:r>
          <w:rPr/>
          <w:t>at the</w:t>
        </w:r>
      </w:ins>
      <w:del w:id="221" w:author="Elizabeth F" w:date="2017-11-06T15:30:18Z">
        <w:r>
          <w:rPr/>
          <w:delText>by</w:delText>
        </w:r>
      </w:del>
      <w:r>
        <w:rPr/>
        <w:t xml:space="preserve"> PP </w:t>
      </w:r>
      <w:ins w:id="222" w:author="Elizabeth F" w:date="2017-11-06T15:30:24Z">
        <w:r>
          <w:rPr/>
          <w:t xml:space="preserve">rate </w:t>
        </w:r>
      </w:ins>
      <w:r>
        <w:rPr/>
        <w:t>into an olivine may be limited not only by the initial quantity of Fe</w:t>
      </w:r>
      <w:r>
        <w:rPr>
          <w:vertAlign w:val="superscript"/>
        </w:rPr>
        <w:t>3+</w:t>
      </w:r>
      <w:r>
        <w:rPr/>
        <w:t xml:space="preserve"> (Kohlstedt and Mackwell 1998) but the initial amount of octahedral Ti.</w:t>
      </w:r>
    </w:p>
    <w:p>
      <w:pPr>
        <w:pStyle w:val="Normal"/>
        <w:rPr/>
      </w:pPr>
      <w:r>
        <w:rPr/>
        <w:t>The convergence of peak-specific rates in San Carlos olivine (Figure 7) suggests that in some applications peak-specific behavior may be safely ignored. An important exception may be the high-wavenumber [Si]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rim concentration of zero in </w:t>
      </w:r>
      <w:r>
        <w:rPr/>
        <w:commentReference w:id="29"/>
      </w:r>
      <w:r>
        <w:rPr/>
        <w:commentReference w:id="30"/>
      </w:r>
      <w:r>
        <w:rPr/>
        <w:t>either of these experiments, and was particularly slow moving during early stages of dehydration. However, the 3600 cm</w:t>
      </w:r>
      <w:r>
        <w:rPr>
          <w:vertAlign w:val="superscript"/>
        </w:rPr>
        <w:t>-1</w:t>
      </w:r>
      <w:r>
        <w:rPr/>
        <w:t xml:space="preserve"> peak first rises (at 800°C) and then drops (at 1000°C) significantly in the Kilauea Iki olivine, indicating that it can sometimes be very mobile. Additional work to understand peak-specific behavior is warranted, and any workers concerned with H</w:t>
      </w:r>
      <w:r>
        <w:rPr>
          <w:vertAlign w:val="superscript"/>
        </w:rPr>
        <w:t>+</w:t>
      </w:r>
      <w:r>
        <w:rPr/>
        <w:t xml:space="preserve"> diffusion in or out of olivine or olivine-hosted melt inclusions should routinely obtain polarized FTIR profiles to help determine the importance of differences in individual peak behavior for a given olivine.</w:t>
      </w:r>
    </w:p>
    <w:p>
      <w:pPr>
        <w:pStyle w:val="Heading2"/>
        <w:rPr/>
      </w:pPr>
      <w:r>
        <w:rPr/>
        <w:t>The transition from PP to PV during dehydration</w:t>
      </w:r>
    </w:p>
    <w:p>
      <w:pPr>
        <w:pStyle w:val="Normal"/>
        <w:rPr/>
      </w:pPr>
      <w:r>
        <w:rPr/>
        <w:t>We observe diffusivities significantly higher than those expected for vacancy-facilitated diffusion</w:t>
      </w:r>
      <w:ins w:id="223" w:author="Elizabeth F" w:date="2017-11-06T15:31:07Z">
        <w:r>
          <w:rPr/>
          <w:t xml:space="preserve"> measured in synthetic forsterite</w:t>
        </w:r>
      </w:ins>
      <w:r>
        <w:rPr/>
        <w:t xml:space="preserve"> (Figure 11), which suggests that at least one mechanism is occurring that involves only the movement of H</w:t>
      </w:r>
      <w:r>
        <w:rPr>
          <w:vertAlign w:val="superscript"/>
        </w:rPr>
        <w:t>+</w:t>
      </w:r>
      <w:r>
        <w:rPr/>
        <w:t xml:space="preserve"> and electrons, most famously as </w:t>
      </w:r>
      <w:del w:id="224" w:author="Elizabeth F" w:date="2017-11-06T15:32:05Z">
        <w:r>
          <w:rPr/>
          <w:delText>PP:</w:delText>
        </w:r>
      </w:del>
      <w:r>
        <w:rPr/>
        <w:t xml:space="preserve"> 2H</w:t>
      </w:r>
      <w:r>
        <w:rPr>
          <w:vertAlign w:val="superscript"/>
        </w:rPr>
        <w:t>+</w:t>
      </w:r>
      <w:r>
        <w:rPr/>
        <w:t xml:space="preserve"> + 2Fe</w:t>
      </w:r>
      <w:r>
        <w:rPr>
          <w:vertAlign w:val="superscript"/>
        </w:rPr>
        <w:t xml:space="preserve">2+ </w:t>
      </w:r>
      <w:r>
        <w:rPr/>
        <w:t>→</w:t>
      </w:r>
      <w:r>
        <w:rPr>
          <w:vertAlign w:val="superscript"/>
        </w:rPr>
        <w:t xml:space="preserve"> </w:t>
      </w:r>
      <w:r>
        <w:rPr/>
        <w:t>H</w:t>
      </w:r>
      <w:r>
        <w:rPr>
          <w:vertAlign w:val="subscript"/>
        </w:rPr>
        <w:t>2</w:t>
      </w:r>
      <w:r>
        <w:rPr/>
        <w:t xml:space="preserve"> + 2Fe</w:t>
      </w:r>
      <w:r>
        <w:rPr>
          <w:vertAlign w:val="superscript"/>
        </w:rPr>
        <w:t xml:space="preserve">3+ </w:t>
      </w:r>
      <w:del w:id="225" w:author="Elizabeth F" w:date="2017-11-06T15:32:12Z">
        <w:r>
          <w:rPr>
            <w:vertAlign w:val="superscript"/>
          </w:rPr>
          <w:delText xml:space="preserve"> </w:delText>
        </w:r>
      </w:del>
      <w:r>
        <w:rPr/>
        <w:t xml:space="preserve">(Kohlstedt and Mackwell 1998). The relationship between </w:t>
      </w:r>
      <w:ins w:id="226" w:author="Elizabeth F" w:date="2017-11-06T15:32:31Z">
        <w:r>
          <w:rPr/>
          <w:t>this rapid process</w:t>
        </w:r>
      </w:ins>
      <w:del w:id="227" w:author="Elizabeth F" w:date="2017-11-06T15:32:56Z">
        <w:r>
          <w:rPr/>
          <w:delText>PP and PV</w:delText>
        </w:r>
      </w:del>
      <w:ins w:id="228" w:author="Elizabeth F" w:date="2017-11-06T15:32:56Z">
        <w:r>
          <w:rPr/>
          <w:t xml:space="preserve"> and </w:t>
        </w:r>
      </w:ins>
      <w:ins w:id="229" w:author="Elizabeth F" w:date="2017-11-06T15:33:03Z">
        <w:r>
          <w:rPr/>
          <w:t>purely vacancy-facilitated diffusion</w:t>
        </w:r>
      </w:ins>
      <w:r>
        <w:rPr/>
        <w:t xml:space="preserve"> is traditionally understood in terms of the abrupt transition, a sort of light switch that is set to either on or off, </w:t>
      </w:r>
      <w:ins w:id="230" w:author="Elizabeth F" w:date="2017-11-06T15:33:48Z">
        <w:r>
          <w:rPr/>
          <w:t xml:space="preserve">at rates equal to either </w:t>
        </w:r>
      </w:ins>
      <w:r>
        <w:rPr/>
        <w:t xml:space="preserve">PP or PV. This clear transition has been observed for hydration (Figure 4; Kohlstedt &amp; Mackwell 1998; Demouchy &amp; Mackwell 2006), but our dehydration data are not not fully consistent with this model in terms of either edge concentrations or the rate of change in the diffusivities. Thoraval and Demouchy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w:t>
      </w:r>
      <w:ins w:id="231" w:author="Elizabeth F" w:date="2017-11-06T15:34:26Z">
        <w:r>
          <w:rPr/>
          <w:t>at the</w:t>
        </w:r>
      </w:ins>
      <w:del w:id="232" w:author="Elizabeth F" w:date="2017-11-06T15:34:25Z">
        <w:r>
          <w:rPr/>
          <w:delText>by</w:delText>
        </w:r>
      </w:del>
      <w:r>
        <w:rPr/>
        <w:t xml:space="preserve"> PV</w:t>
      </w:r>
      <w:ins w:id="233" w:author="Elizabeth F" w:date="2017-11-06T15:34:29Z">
        <w:r>
          <w:rPr/>
          <w:t xml:space="preserve"> rate</w:t>
        </w:r>
      </w:ins>
      <w:r>
        <w:rPr/>
        <w:t>. The Kilauea Iki bulk H</w:t>
      </w:r>
      <w:r>
        <w:rPr>
          <w:vertAlign w:val="superscript"/>
        </w:rPr>
        <w:t>+</w:t>
      </w:r>
      <w:r>
        <w:rPr/>
        <w:t xml:space="preserve"> profiles change very little during initial heating at 800</w:t>
      </w:r>
      <w:r>
        <w:rPr>
          <w:rFonts w:cs="Calibri"/>
        </w:rPr>
        <w:t xml:space="preserve">°C, when Thoraval and Demouchy suggest that </w:t>
      </w:r>
      <w:ins w:id="234" w:author="Elizabeth F" w:date="2017-11-06T15:34:37Z">
        <w:r>
          <w:rPr>
            <w:rFonts w:cs="Calibri"/>
          </w:rPr>
          <w:t xml:space="preserve">rapid </w:t>
        </w:r>
      </w:ins>
      <w:r>
        <w:rPr>
          <w:rFonts w:cs="Calibri"/>
        </w:rPr>
        <w:t xml:space="preserve">PP </w:t>
      </w:r>
      <w:ins w:id="235" w:author="Elizabeth F" w:date="2017-11-06T15:34:40Z">
        <w:r>
          <w:rPr>
            <w:rFonts w:cs="Calibri"/>
          </w:rPr>
          <w:t>rate d</w:t>
        </w:r>
      </w:ins>
      <w:ins w:id="236" w:author="Elizabeth F" w:date="2017-11-06T15:35:00Z">
        <w:r>
          <w:rPr>
            <w:rFonts w:cs="Calibri"/>
          </w:rPr>
          <w:t xml:space="preserve">iffusion </w:t>
        </w:r>
      </w:ins>
      <w:r>
        <w:rPr>
          <w:rFonts w:cs="Calibri"/>
        </w:rPr>
        <w:t xml:space="preserve">should be </w:t>
      </w:r>
      <w:ins w:id="237" w:author="Elizabeth F" w:date="2017-11-06T15:35:04Z">
        <w:r>
          <w:rPr>
            <w:rFonts w:cs="Calibri"/>
          </w:rPr>
          <w:t>occuring</w:t>
        </w:r>
      </w:ins>
      <w:del w:id="238" w:author="Elizabeth F" w:date="2017-11-06T15:35:04Z">
        <w:r>
          <w:rPr>
            <w:rFonts w:cs="Calibri"/>
          </w:rPr>
          <w:delText>dominant</w:delText>
        </w:r>
      </w:del>
      <w:r>
        <w:rPr>
          <w:rFonts w:cs="Calibri"/>
        </w:rPr>
        <w:t xml:space="preserve">,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w:t>
      </w:r>
      <w:ins w:id="239" w:author="Elizabeth F" w:date="2017-11-06T15:35:31Z">
        <w:r>
          <w:rPr>
            <w:rFonts w:cs="Calibri"/>
          </w:rPr>
          <w:t>at the</w:t>
        </w:r>
      </w:ins>
      <w:del w:id="240" w:author="Elizabeth F" w:date="2017-11-06T15:35:30Z">
        <w:r>
          <w:rPr>
            <w:rFonts w:cs="Calibri"/>
          </w:rPr>
          <w:delText>by</w:delText>
        </w:r>
      </w:del>
      <w:r>
        <w:rPr>
          <w:rFonts w:cs="Calibri"/>
        </w:rPr>
        <w:t xml:space="preserve"> PP </w:t>
      </w:r>
      <w:ins w:id="241" w:author="Elizabeth F" w:date="2017-11-06T15:35:34Z">
        <w:r>
          <w:rPr>
            <w:rFonts w:cs="Calibri"/>
          </w:rPr>
          <w:t xml:space="preserve">rate </w:t>
        </w:r>
      </w:ins>
      <w:r>
        <w:rPr>
          <w:rFonts w:cs="Calibri"/>
        </w:rPr>
        <w:t>until all of the H</w:t>
      </w:r>
      <w:r>
        <w:rPr>
          <w:rFonts w:cs="Calibri"/>
          <w:vertAlign w:val="superscript"/>
        </w:rPr>
        <w:t>+</w:t>
      </w:r>
      <w:r>
        <w:rPr>
          <w:rFonts w:cs="Calibri"/>
        </w:rPr>
        <w:t xml:space="preserve"> had returned to its untreated level. Instead, the bulk H</w:t>
      </w:r>
      <w:r>
        <w:rPr>
          <w:rFonts w:cs="Calibri"/>
          <w:vertAlign w:val="superscript"/>
        </w:rPr>
        <w:t>+</w:t>
      </w:r>
      <w:r>
        <w:rPr>
          <w:rFonts w:cs="Calibri"/>
        </w:rPr>
        <w:t xml:space="preserve"> diffusivity in SC1-2 appears to slow down over time. </w:t>
      </w:r>
      <w:r>
        <w:rPr/>
        <w:t>The behavior of H</w:t>
      </w:r>
      <w:r>
        <w:rPr>
          <w:vertAlign w:val="superscript"/>
        </w:rPr>
        <w:t>+</w:t>
      </w:r>
      <w:r>
        <w:rPr/>
        <w:t xml:space="preserve"> and transition from </w:t>
      </w:r>
      <w:ins w:id="242" w:author="Elizabeth F" w:date="2017-11-06T15:35:42Z">
        <w:r>
          <w:rPr/>
          <w:t xml:space="preserve">the </w:t>
        </w:r>
      </w:ins>
      <w:r>
        <w:rPr/>
        <w:t xml:space="preserve">PP to </w:t>
      </w:r>
      <w:ins w:id="243" w:author="Elizabeth F" w:date="2017-11-06T15:35:44Z">
        <w:r>
          <w:rPr/>
          <w:t xml:space="preserve">the </w:t>
        </w:r>
      </w:ins>
      <w:r>
        <w:rPr/>
        <w:t xml:space="preserve">PV </w:t>
      </w:r>
      <w:ins w:id="244" w:author="Elizabeth F" w:date="2017-11-06T15:35:46Z">
        <w:r>
          <w:rPr/>
          <w:t xml:space="preserve">rate </w:t>
        </w:r>
      </w:ins>
      <w:r>
        <w:rPr/>
        <w:t xml:space="preserve">thus appears to be fundamentally different during dehydration than what might be expected from hydration experiments. </w:t>
      </w:r>
    </w:p>
    <w:p>
      <w:pPr>
        <w:pStyle w:val="Normal"/>
        <w:rPr/>
      </w:pPr>
      <w:r>
        <w:rPr/>
        <w:t>This difference may be attributed to the relative instability of Fe</w:t>
      </w:r>
      <w:r>
        <w:rPr>
          <w:vertAlign w:val="superscript"/>
        </w:rPr>
        <w:t>3+</w:t>
      </w:r>
      <w:r>
        <w:rPr/>
        <w:t xml:space="preserve"> in the olivine structure. </w:t>
      </w:r>
      <w:ins w:id="245" w:author="Elizabeth F" w:date="2017-11-06T15:36:14Z">
        <w:r>
          <w:rPr/>
          <w:t xml:space="preserve">During </w:t>
        </w:r>
      </w:ins>
      <w:r>
        <w:rPr/>
        <w:t>PP</w:t>
      </w:r>
      <w:ins w:id="246" w:author="Elizabeth F" w:date="2017-11-06T15:36:16Z">
        <w:r>
          <w:rPr/>
          <w:t xml:space="preserve">-rate </w:t>
        </w:r>
      </w:ins>
      <w:del w:id="247" w:author="Elizabeth F" w:date="2017-11-06T15:36:24Z">
        <w:r>
          <w:rPr/>
          <w:delText xml:space="preserve"> during </w:delText>
        </w:r>
      </w:del>
      <w:r>
        <w:rPr/>
        <w:t xml:space="preserve">hydration, </w:t>
      </w:r>
      <w:ins w:id="248" w:author="Elizabeth F" w:date="2017-11-06T15:36:39Z">
        <w:r>
          <w:rPr/>
          <w:t xml:space="preserve">the reaction </w:t>
        </w:r>
      </w:ins>
      <w:r>
        <w:rPr/>
        <w:t>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del w:id="249" w:author="Elizabeth F" w:date="2017-11-06T15:36:43Z">
        <w:r>
          <w:rPr>
            <w:vertAlign w:val="superscript"/>
          </w:rPr>
          <w:delText>,</w:delText>
        </w:r>
      </w:del>
      <w:r>
        <w:rPr/>
        <w:t xml:space="preserve">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that is already present, the less stable the overall structure, and the slower the reaction. This gradual slowing down may account for the decrease in H</w:t>
      </w:r>
      <w:r>
        <w:rPr>
          <w:vertAlign w:val="superscript"/>
        </w:rPr>
        <w:t>+</w:t>
      </w:r>
      <w:r>
        <w:rPr/>
        <w:t xml:space="preserve"> diffusivity during dehydration of SC1-2. We can also understand the difference in behavior for SC1-2 (decreasing diffusivities with time from fast to relatively slow) and Kiki at 1000°C (constant relatively slow diffusivities) as a difference in initial Fe</w:t>
      </w:r>
      <w:r>
        <w:rPr>
          <w:vertAlign w:val="superscript"/>
        </w:rPr>
        <w:t>3+</w:t>
      </w:r>
      <w:r>
        <w:rPr/>
        <w:t xml:space="preserve"> concentrations, with SC1-2 starting with relatively little Fe</w:t>
      </w:r>
      <w:r>
        <w:rPr>
          <w:vertAlign w:val="superscript"/>
        </w:rPr>
        <w:t>3+</w:t>
      </w:r>
      <w:r>
        <w:rPr/>
        <w:t xml:space="preserve"> and thus experiencing more initial H</w:t>
      </w:r>
      <w:r>
        <w:rPr>
          <w:vertAlign w:val="superscript"/>
        </w:rPr>
        <w:t>+</w:t>
      </w:r>
      <w:r>
        <w:rPr/>
        <w:t xml:space="preserve"> loss </w:t>
      </w:r>
      <w:ins w:id="250" w:author="Elizabeth F" w:date="2017-11-06T15:37:15Z">
        <w:r>
          <w:rPr/>
          <w:t>at</w:t>
        </w:r>
      </w:ins>
      <w:del w:id="251" w:author="Elizabeth F" w:date="2017-11-06T15:37:14Z">
        <w:r>
          <w:rPr/>
          <w:delText>by</w:delText>
        </w:r>
      </w:del>
      <w:r>
        <w:rPr/>
        <w:t xml:space="preserve"> </w:t>
      </w:r>
      <w:ins w:id="252" w:author="Elizabeth F" w:date="2017-11-06T15:37:17Z">
        <w:r>
          <w:rPr/>
          <w:t xml:space="preserve">the </w:t>
        </w:r>
      </w:ins>
      <w:r>
        <w:rPr/>
        <w:t>PP</w:t>
      </w:r>
      <w:ins w:id="253" w:author="Elizabeth F" w:date="2017-11-06T15:37:18Z">
        <w:r>
          <w:rPr/>
          <w:t xml:space="preserve"> rate</w:t>
        </w:r>
      </w:ins>
      <w:r>
        <w:rPr/>
        <w:t>. In contrast, PP</w:t>
      </w:r>
      <w:ins w:id="254" w:author="Elizabeth F" w:date="2017-11-06T15:37:34Z">
        <w:r>
          <w:rPr/>
          <w:t>-rate loss of H</w:t>
        </w:r>
      </w:ins>
      <w:ins w:id="255" w:author="Elizabeth F" w:date="2017-11-06T15:37:34Z">
        <w:r>
          <w:rPr>
            <w:vertAlign w:val="superscript"/>
          </w:rPr>
          <w:t>+</w:t>
        </w:r>
      </w:ins>
      <w:r>
        <w:rPr/>
        <w:t xml:space="preserve"> may have been impeded in the significantly oxidized (Helz et al. 2017) Kilauea Iki olivine.</w:t>
      </w:r>
    </w:p>
    <w:p>
      <w:pPr>
        <w:pStyle w:val="Normal"/>
        <w:rPr/>
      </w:pPr>
      <w:r>
        <w:rPr/>
        <w:t xml:space="preserve"> </w:t>
      </w:r>
      <w:r>
        <w:rPr/>
        <w:t>Because of this decrease in the bulk H</w:t>
      </w:r>
      <w:r>
        <w:rPr>
          <w:vertAlign w:val="superscript"/>
        </w:rPr>
        <w:t>+</w:t>
      </w:r>
      <w:r>
        <w:rPr/>
        <w:t xml:space="preserve"> diffusivity, the transition from </w:t>
      </w:r>
      <w:ins w:id="256" w:author="Elizabeth F" w:date="2017-11-06T15:38:06Z">
        <w:r>
          <w:rPr/>
          <w:t xml:space="preserve">the </w:t>
        </w:r>
      </w:ins>
      <w:r>
        <w:rPr/>
        <w:t>PP</w:t>
      </w:r>
      <w:ins w:id="257" w:author="Elizabeth F" w:date="2017-11-06T15:38:10Z">
        <w:r>
          <w:rPr/>
          <w:t xml:space="preserve"> rate</w:t>
        </w:r>
      </w:ins>
      <w:r>
        <w:rPr/>
        <w:t xml:space="preserve"> to </w:t>
      </w:r>
      <w:ins w:id="258" w:author="Elizabeth F" w:date="2017-11-06T15:38:11Z">
        <w:r>
          <w:rPr/>
          <w:t xml:space="preserve">the </w:t>
        </w:r>
      </w:ins>
      <w:r>
        <w:rPr/>
        <w:t>PV</w:t>
      </w:r>
      <w:ins w:id="259" w:author="Elizabeth F" w:date="2017-11-06T15:38:13Z">
        <w:r>
          <w:rPr/>
          <w:t xml:space="preserve"> rate</w:t>
        </w:r>
      </w:ins>
      <w:r>
        <w:rPr/>
        <w:t xml:space="preserve"> during dehydration is less like a light switch and more like a dimmer switch, with a top setting of PP and bottom setting of PV. However, this analogy is not perfect because, as discussed in the next two sections, variations in H</w:t>
      </w:r>
      <w:r>
        <w:rPr>
          <w:vertAlign w:val="superscript"/>
        </w:rPr>
        <w:t>+</w:t>
      </w:r>
      <w:r>
        <w:rPr/>
        <w:t xml:space="preserve"> diffusivities can also be affected by changes in the ferric/ferrous ratio and a competition between dehydration and rehydration associated with H</w:t>
      </w:r>
      <w:r>
        <w:rPr>
          <w:vertAlign w:val="superscript"/>
        </w:rPr>
        <w:t>+</w:t>
      </w:r>
      <w:r>
        <w:rPr/>
        <w:t xml:space="preserve"> redistributing among defect sites.</w:t>
      </w:r>
    </w:p>
    <w:p>
      <w:pPr>
        <w:pStyle w:val="Heading2"/>
        <w:rPr/>
      </w:pPr>
      <w:r>
        <w:rPr/>
        <w:t>Redox re-equilibration and common Arrhenius laws</w:t>
      </w:r>
    </w:p>
    <w:p>
      <w:pPr>
        <w:pStyle w:val="Normal"/>
        <w:rPr/>
      </w:pPr>
      <w:r>
        <w:rPr/>
        <w:t>An added complication is the potential for re-equilibration of the ferric/ferrous ratio with the outside (Gaetani et al. 2012) at rates likely to be set by vacancy diffusion (Uli Faul ref), which could reduce the Fe and allow PP</w:t>
      </w:r>
      <w:ins w:id="260" w:author="Elizabeth F" w:date="2017-11-06T15:38:49Z">
        <w:r>
          <w:rPr/>
          <w:t>-rate diffusion</w:t>
        </w:r>
      </w:ins>
      <w:r>
        <w:rPr/>
        <w:t xml:space="preserve"> to continue where it might otherwise have stopped on account of a local over-abundance of Fe</w:t>
      </w:r>
      <w:r>
        <w:rPr>
          <w:vertAlign w:val="superscript"/>
        </w:rPr>
        <w:t>3+</w:t>
      </w:r>
      <w:r>
        <w:rPr/>
        <w:t>. Once the lattice of a given olivine’s ability to accept Fe</w:t>
      </w:r>
      <w:r>
        <w:rPr>
          <w:vertAlign w:val="superscript"/>
        </w:rPr>
        <w:t>3+</w:t>
      </w:r>
      <w:r>
        <w:rPr/>
        <w:t xml:space="preserve"> has been saturation, PP</w:t>
      </w:r>
      <w:ins w:id="261" w:author="Elizabeth F" w:date="2017-11-06T15:38:59Z">
        <w:r>
          <w:rPr/>
          <w:t>-</w:t>
        </w:r>
      </w:ins>
      <w:ins w:id="262" w:author="Elizabeth F" w:date="2017-11-06T15:39:00Z">
        <w:r>
          <w:rPr/>
          <w:t>rate diffusion</w:t>
        </w:r>
      </w:ins>
      <w:r>
        <w:rPr/>
        <w:t xml:space="preserve"> in that olivine will then be limited by the rate at which Fe</w:t>
      </w:r>
      <w:r>
        <w:rPr>
          <w:vertAlign w:val="superscript"/>
        </w:rPr>
        <w:t>3+</w:t>
      </w:r>
      <w:r>
        <w:rPr/>
        <w:t xml:space="preserve"> can be re-introduced. This ferrous/ferric re-equilibration rate, if it is similar for different olivines, may at least partially explain the observation of a common set of Arrhenius laws for a variety of different olivines (Figure 11). </w:t>
      </w:r>
    </w:p>
    <w:p>
      <w:pPr>
        <w:pStyle w:val="Heading2"/>
        <w:rPr/>
      </w:pPr>
      <w:r>
        <w:rPr/>
        <w:t>Redistribution of H</w:t>
      </w:r>
      <w:r>
        <w:rPr>
          <w:vertAlign w:val="superscript"/>
        </w:rPr>
        <w:t>+</w:t>
      </w:r>
      <w:r>
        <w:rPr/>
        <w:t xml:space="preserve"> among incorporation sites</w:t>
      </w:r>
    </w:p>
    <w:p>
      <w:pPr>
        <w:pStyle w:val="Normal"/>
        <w:rPr/>
      </w:pPr>
      <w:r>
        <w:rPr/>
        <w:t xml:space="preserve">In addition </w:t>
      </w:r>
      <w:del w:id="263" w:author="Elizabeth F" w:date="2017-11-06T15:39:28Z">
        <w:r>
          <w:rPr/>
          <w:delText>to PP and PV</w:delText>
        </w:r>
      </w:del>
      <w:r>
        <w:rPr/>
        <w:t xml:space="preserve"> moving H</w:t>
      </w:r>
      <w:ins w:id="264" w:author="Elizabeth F" w:date="2017-11-06T15:39:32Z">
        <w:r>
          <w:rPr>
            <w:vertAlign w:val="superscript"/>
          </w:rPr>
          <w:t>+</w:t>
        </w:r>
      </w:ins>
      <w:r>
        <w:rPr/>
        <w:t xml:space="preserve"> out of the structure, a hydrous olivine moved into a lower pressure environment, e.g. 1 bar at Kilauea Iki (Ferguson et al. 2016), may improve its stability in part through a redistribution of the H</w:t>
      </w:r>
      <w:r>
        <w:rPr>
          <w:vertAlign w:val="superscript"/>
        </w:rPr>
        <w:t>+</w:t>
      </w:r>
      <w:r>
        <w:rPr/>
        <w:t xml:space="preserve"> among different sites. Such a redistribution can be seen in both the Kilauea Iki and San Carlos </w:t>
      </w:r>
      <w:commentRangeStart w:id="31"/>
      <w:r>
        <w:rPr/>
        <w:t>olivine</w:t>
      </w:r>
      <w:r>
        <w:rPr/>
      </w:r>
      <w:commentRangeEnd w:id="31"/>
      <w:r>
        <w:commentReference w:id="31"/>
      </w:r>
      <w:r>
        <w:rPr/>
        <w:commentReference w:id="32"/>
      </w:r>
      <w:r>
        <w:rPr/>
        <w:t>.</w:t>
      </w:r>
    </w:p>
    <w:p>
      <w:pPr>
        <w:pStyle w:val="Heading3"/>
        <w:rPr/>
      </w:pPr>
      <w:r>
        <w:rPr/>
        <w:t>Peak redistribution in Kilauea Iki</w:t>
      </w:r>
    </w:p>
    <w:p>
      <w:pPr>
        <w:pStyle w:val="Normal"/>
        <w:rPr/>
      </w:pPr>
      <w:r>
        <w:rPr/>
        <w:t>After 8 hours of heating at 800°C, Kilauea Iki olivine shows a clear decrease in the [tri] concentration and corresponding increase in [Si], while the [Ti] peaks and bulk H</w:t>
      </w:r>
      <w:r>
        <w:rPr>
          <w:vertAlign w:val="superscript"/>
        </w:rPr>
        <w:t>+</w:t>
      </w:r>
      <w:r>
        <w:rPr/>
        <w:t xml:space="preserve"> were essentially immobile (Figure 8), in striking contrast to the clear loss in [Ti] from San Carlos olivine SC1-2 under the same experimental conditions (Figure 6). After increasing the temperature to 1000°C, the [Ti] exhibited fast, anisotropic loss profiles from Iki (Figure 9). The reason for this jump in the [Ti] movement rate, from essentially immobile (</w:t>
      </w:r>
      <w:ins w:id="265" w:author="Elizabeth F" w:date="2017-11-06T15:40:03Z">
        <w:r>
          <w:rPr/>
          <w:t>at or near the</w:t>
        </w:r>
      </w:ins>
      <w:del w:id="266" w:author="Elizabeth F" w:date="2017-11-06T15:40:03Z">
        <w:r>
          <w:rPr/>
          <w:delText xml:space="preserve">all </w:delText>
        </w:r>
      </w:del>
      <w:r>
        <w:rPr/>
        <w:t>PV</w:t>
      </w:r>
      <w:ins w:id="267" w:author="Elizabeth F" w:date="2017-11-06T15:40:07Z">
        <w:r>
          <w:rPr/>
          <w:t xml:space="preserve"> rate</w:t>
        </w:r>
      </w:ins>
      <w:r>
        <w:rPr/>
        <w:t>) to noticeable H</w:t>
      </w:r>
      <w:r>
        <w:rPr>
          <w:vertAlign w:val="superscript"/>
        </w:rPr>
        <w:t>+</w:t>
      </w:r>
      <w:r>
        <w:rPr/>
        <w:t xml:space="preserve"> loss </w:t>
      </w:r>
      <w:ins w:id="268" w:author="Elizabeth F" w:date="2017-11-06T15:40:10Z">
        <w:r>
          <w:rPr/>
          <w:t>at the</w:t>
        </w:r>
      </w:ins>
      <w:del w:id="269" w:author="Elizabeth F" w:date="2017-11-06T15:40:10Z">
        <w:r>
          <w:rPr/>
          <w:delText>by</w:delText>
        </w:r>
      </w:del>
      <w:r>
        <w:rPr/>
        <w:t xml:space="preserve"> PP</w:t>
      </w:r>
      <w:ins w:id="270" w:author="Elizabeth F" w:date="2017-11-06T15:40:13Z">
        <w:r>
          <w:rPr/>
          <w:t xml:space="preserve"> rate</w:t>
        </w:r>
      </w:ins>
      <w:r>
        <w:rPr/>
        <w:t xml:space="preserve">, is not entirely clear but may be related to the equilibration in the redox state of the crystal. </w:t>
      </w:r>
    </w:p>
    <w:p>
      <w:pPr>
        <w:pStyle w:val="Normal"/>
        <w:rPr/>
      </w:pPr>
      <w:r>
        <w:rPr/>
        <w:t>Although the experiments were run at relatively reducing conditions, at 800°C the kinetics of Fe oxidation state equilibration may have been too sluggish to produce enough Fe</w:t>
      </w:r>
      <w:r>
        <w:rPr>
          <w:vertAlign w:val="superscript"/>
        </w:rPr>
        <w:t>2+</w:t>
      </w:r>
      <w:r>
        <w:rPr/>
        <w:t xml:space="preserve"> in Kiki for PP</w:t>
      </w:r>
      <w:ins w:id="271" w:author="Elizabeth F" w:date="2017-11-06T15:40:26Z">
        <w:r>
          <w:rPr/>
          <w:t>-rate diffusion</w:t>
        </w:r>
      </w:ins>
      <w:r>
        <w:rPr/>
        <w:t xml:space="preserve"> to proceed efficiently. Alternatively, PP</w:t>
      </w:r>
      <w:ins w:id="272" w:author="Elizabeth F" w:date="2017-11-06T15:40:34Z">
        <w:r>
          <w:rPr/>
          <w:t>-rate diffusion</w:t>
        </w:r>
      </w:ins>
      <w:r>
        <w:rPr/>
        <w:t xml:space="preserve"> may have been occurring from [Ti] at 800°C, but that loss could have been masked by rapid redistribution of H</w:t>
      </w:r>
      <w:r>
        <w:rPr>
          <w:vertAlign w:val="superscript"/>
        </w:rPr>
        <w:t>+</w:t>
      </w:r>
      <w:r>
        <w:rPr/>
        <w:t xml:space="preserve"> from [Si] and/or [tri]. Both possibilities are difficult to test with the current data set. What is clear is that after an initial period of re-equilibration and redistribution and at the higher temperature more relevant to most geologic applications, [Ti] dehydration profiles show a clear fast direction || </w:t>
      </w:r>
      <w:r>
        <w:rPr>
          <w:i/>
          <w:iCs/>
        </w:rPr>
        <w:t>a</w:t>
      </w:r>
      <w:r>
        <w:rPr/>
        <w:t xml:space="preserve"> and diffusivities intermediate between PP and PV. </w:t>
      </w:r>
    </w:p>
    <w:p>
      <w:pPr>
        <w:pStyle w:val="Heading3"/>
        <w:rPr/>
      </w:pPr>
      <w:r>
        <w:rPr/>
        <w:t>Peak redistribution in San Carlos olivine</w:t>
      </w:r>
    </w:p>
    <w:p>
      <w:pPr>
        <w:pStyle w:val="Normal"/>
        <w:rPr/>
      </w:pPr>
      <w:r>
        <w:rPr/>
        <w:t>Immediately prior to dehydration, the H</w:t>
      </w:r>
      <w:r>
        <w:rPr>
          <w:vertAlign w:val="superscript"/>
        </w:rPr>
        <w:t>+</w:t>
      </w:r>
      <w:r>
        <w:rPr/>
        <w:t xml:space="preserve"> in San Carlos olivine SC1-2 was observed almost entirely as [Ti], which </w:t>
      </w:r>
      <w:ins w:id="273" w:author="Elizabeth F" w:date="2017-11-06T15:41:05Z">
        <w:r>
          <w:rPr/>
          <w:t>decreased rapidly</w:t>
        </w:r>
      </w:ins>
      <w:del w:id="274" w:author="Elizabeth F" w:date="2017-11-06T15:41:05Z">
        <w:r>
          <w:rPr/>
          <w:delText>proved highly mobile</w:delText>
        </w:r>
      </w:del>
      <w:r>
        <w:rPr/>
        <w:t xml:space="preserve"> with a fast direction || </w:t>
      </w:r>
      <w:r>
        <w:rPr>
          <w:i/>
          <w:iCs/>
        </w:rPr>
        <w:t>a</w:t>
      </w:r>
      <w:r>
        <w:rPr/>
        <w:t>. Most of the [Si] peaks behaved similarly to [Ti], with the exception of one small peak at 3600 cm</w:t>
      </w:r>
      <w:r>
        <w:rPr>
          <w:vertAlign w:val="superscript"/>
        </w:rPr>
        <w:t>-1</w:t>
      </w:r>
      <w:r>
        <w:rPr/>
        <w:t xml:space="preserve"> (Figure 5). The increase in the rate of [Si] movement coupled with a decrease in the rate of [Ti] (Figure 7) suggests that at least some of the H</w:t>
      </w:r>
      <w:r>
        <w:rPr>
          <w:vertAlign w:val="superscript"/>
        </w:rPr>
        <w:t>+</w:t>
      </w:r>
      <w:r>
        <w:rPr/>
        <w:t xml:space="preserve"> leaving the [Si] is doing so by moving into other Si vacancies associated with [Ti] rather than leaving the crystal directly.</w:t>
      </w:r>
    </w:p>
    <w:p>
      <w:pPr>
        <w:pStyle w:val="Normal"/>
        <w:rPr/>
      </w:pPr>
      <w:r>
        <w:rPr/>
        <w:t xml:space="preserve">The initial hydrogen movement of [Ti] out of SC1-2 occurs at rates comparable to the </w:t>
      </w:r>
      <w:del w:id="275" w:author="Elizabeth F" w:date="2017-11-06T15:41:49Z">
        <w:r>
          <w:rPr/>
          <w:delText xml:space="preserve">classic </w:delText>
        </w:r>
      </w:del>
      <w:r>
        <w:rPr/>
        <w:t>PP</w:t>
      </w:r>
      <w:ins w:id="276" w:author="Elizabeth F" w:date="2017-11-06T15:41:21Z">
        <w:r>
          <w:rPr/>
          <w:t xml:space="preserve"> rate</w:t>
        </w:r>
      </w:ins>
      <w:r>
        <w:rPr/>
        <w:t xml:space="preserve"> </w:t>
      </w:r>
      <w:del w:id="277" w:author="Elizabeth F" w:date="2017-11-06T15:41:39Z">
        <w:r>
          <w:rPr/>
          <w:delText>mechanism</w:delText>
        </w:r>
      </w:del>
      <w:r>
        <w:rPr/>
        <w:t xml:space="preserve"> (Figure 6 D-F), which </w:t>
      </w:r>
      <w:ins w:id="278" w:author="Elizabeth F" w:date="2017-11-06T15:41:56Z">
        <w:r>
          <w:rPr/>
          <w:t xml:space="preserve">suggests </w:t>
        </w:r>
      </w:ins>
      <w:ins w:id="279" w:author="Elizabeth F" w:date="2017-11-06T15:42:02Z">
        <w:r>
          <w:rPr/>
          <w:t xml:space="preserve">Fe oxidation and an </w:t>
        </w:r>
      </w:ins>
      <w:r>
        <w:rPr/>
        <w:t>increase</w:t>
      </w:r>
      <w:ins w:id="280" w:author="Elizabeth F" w:date="2017-11-06T15:42:07Z">
        <w:r>
          <w:rPr/>
          <w:t xml:space="preserve"> in</w:t>
        </w:r>
      </w:ins>
      <w:del w:id="281" w:author="Elizabeth F" w:date="2017-11-06T15:42:07Z">
        <w:r>
          <w:rPr/>
          <w:delText>s</w:delText>
        </w:r>
      </w:del>
      <w:r>
        <w:rPr/>
        <w:t xml:space="preserve"> the number of open tetrahedral site vacancies near octahedral Ti: </w:t>
      </w:r>
    </w:p>
    <w:p>
      <w:pPr>
        <w:pStyle w:val="Normal"/>
        <w:rPr/>
      </w:pPr>
      <w:r>
        <w:rPr/>
      </w:r>
    </w:p>
    <w:p>
      <w:pPr>
        <w:pStyle w:val="Normal"/>
        <w:rPr/>
      </w:pPr>
      <w:r>
        <w:rPr/>
        <w:t>2(Fe</w:t>
      </w:r>
      <w:r>
        <w:rPr>
          <w:vertAlign w:val="superscript"/>
        </w:rPr>
        <w:t>2+</w:t>
      </w:r>
      <w:r>
        <w:rPr>
          <w:vertAlign w:val="subscript"/>
        </w:rPr>
        <w:t>M</w:t>
      </w:r>
      <w:r>
        <w:rPr/>
        <w:t>)</w:t>
      </w:r>
      <w:r>
        <w:rPr>
          <w:vertAlign w:val="superscript"/>
        </w:rPr>
        <w:t xml:space="preserve">x </w:t>
      </w:r>
      <w:r>
        <w:rPr/>
        <w:t xml:space="preserve"> + (Ti</w:t>
      </w:r>
      <w:r>
        <w:rPr>
          <w:vertAlign w:val="subscript"/>
        </w:rPr>
        <w:t xml:space="preserve">M </w:t>
      </w:r>
      <w:r>
        <w:rPr/>
        <w:t>)</w:t>
      </w:r>
      <w:r>
        <w:rPr>
          <w:vertAlign w:val="superscript"/>
        </w:rPr>
        <w:t>**</w:t>
      </w:r>
      <w:r>
        <w:rPr/>
        <w:t xml:space="preserve"> + (2H</w:t>
      </w:r>
      <w:r>
        <w:rPr>
          <w:vertAlign w:val="superscript"/>
        </w:rPr>
        <w:t>+</w:t>
      </w:r>
      <w:r>
        <w:rPr>
          <w:vertAlign w:val="subscript"/>
        </w:rPr>
        <w:t>T</w:t>
      </w:r>
      <w:r>
        <w:rPr/>
        <w:t>)</w:t>
      </w:r>
      <w:r>
        <w:rPr>
          <w:vertAlign w:val="superscript"/>
        </w:rPr>
        <w:t xml:space="preserve">’’ </w:t>
      </w:r>
      <w:r>
        <w:rPr/>
        <w:t>→ 2H</w:t>
      </w:r>
      <w:r>
        <w:rPr>
          <w:vertAlign w:val="subscript"/>
        </w:rPr>
        <w:t>2</w:t>
      </w:r>
      <w:r>
        <w:rPr/>
        <w:t xml:space="preserve"> + 2(Fe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(V</w:t>
      </w:r>
      <w:r>
        <w:rPr>
          <w:vertAlign w:val="subscript"/>
        </w:rPr>
        <w:t>T</w:t>
      </w:r>
      <w:r>
        <w:rPr/>
        <w:t>)</w:t>
      </w:r>
      <w:r>
        <w:rPr>
          <w:vertAlign w:val="superscript"/>
        </w:rPr>
        <w:t>’’’’</w:t>
      </w:r>
      <w:r>
        <w:rPr/>
        <w:t>.</w:t>
      </w:r>
      <w:r>
        <w:rPr>
          <w:vertAlign w:val="superscript"/>
        </w:rPr>
        <w:tab/>
        <w:tab/>
      </w:r>
    </w:p>
    <w:p>
      <w:pPr>
        <w:pStyle w:val="Normal"/>
        <w:rPr/>
      </w:pPr>
      <w:r>
        <w:rPr/>
      </w:r>
    </w:p>
    <w:p>
      <w:pPr>
        <w:pStyle w:val="Normal"/>
        <w:ind w:hanging="0"/>
        <w:rPr/>
      </w:pPr>
      <w:r>
        <w:rPr/>
        <w:t>In contrast, the profiles for the high-wavenumber [Si] peak that was initially present in our sample (Figure 2A) did not change significantly during the initial stages of either hydration or dehydration, suggesting that H</w:t>
      </w:r>
      <w:r>
        <w:rPr>
          <w:vertAlign w:val="superscript"/>
        </w:rPr>
        <w:t>+</w:t>
      </w:r>
      <w:r>
        <w:rPr/>
        <w:t xml:space="preserve"> loss by PP from this site was impeded for reasons that are unclear.</w:t>
      </w:r>
    </w:p>
    <w:p>
      <w:pPr>
        <w:pStyle w:val="Normal"/>
        <w:rPr/>
      </w:pPr>
      <w:r>
        <w:rPr/>
        <w:t>The [Ti] mechanism is known from incorporation studies as a particularly favorable position for H</w:t>
      </w:r>
      <w:r>
        <w:rPr>
          <w:vertAlign w:val="superscript"/>
        </w:rPr>
        <w:t>+</w:t>
      </w:r>
      <w:r>
        <w:rPr/>
        <w:t xml:space="preserve"> (e.g., Berry et al. 2005). Because of the relative stability of [Ti], any H</w:t>
      </w:r>
      <w:r>
        <w:rPr>
          <w:vertAlign w:val="superscript"/>
        </w:rPr>
        <w:t>+</w:t>
      </w:r>
      <w:r>
        <w:rPr/>
        <w:t xml:space="preserve"> that are unable to leave readily by PP from [Si] may prefer to move into recently-vacated Si vacancies that bring them closer to the octahedral Ti:</w:t>
      </w:r>
    </w:p>
    <w:p>
      <w:pPr>
        <w:pStyle w:val="Normal"/>
        <w:rPr/>
      </w:pPr>
      <w:r>
        <w:rPr/>
      </w:r>
    </w:p>
    <w:p>
      <w:pPr>
        <w:pStyle w:val="Normal"/>
        <w:rPr/>
      </w:pPr>
      <w:r>
        <w:rPr/>
        <w:t xml:space="preserve"> </w:t>
      </w:r>
      <w:r>
        <w:rPr/>
        <w:t>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(V</w:t>
      </w:r>
      <w:r>
        <w:rPr>
          <w:vertAlign w:val="subscript"/>
        </w:rPr>
        <w:t>T</w:t>
      </w:r>
      <w:r>
        <w:rPr/>
        <w:t>)</w:t>
      </w:r>
      <w:r>
        <w:rPr>
          <w:vertAlign w:val="superscript"/>
        </w:rPr>
        <w:t>’’’’</w:t>
      </w:r>
      <w:r>
        <w:rPr/>
        <w:t xml:space="preserve"> + (4H</w:t>
      </w:r>
      <w:r>
        <w:rPr>
          <w:vertAlign w:val="superscript"/>
        </w:rPr>
        <w:t>+</w:t>
      </w:r>
      <w:r>
        <w:rPr/>
        <w:t>)</w:t>
      </w:r>
      <w:r>
        <w:rPr>
          <w:vertAlign w:val="subscript"/>
        </w:rPr>
        <w:t>Si</w:t>
      </w:r>
      <w:r>
        <w:rPr>
          <w:vertAlign w:val="superscript"/>
        </w:rPr>
        <w:t>x</w:t>
      </w:r>
      <w:r>
        <w:rPr/>
        <w:t xml:space="preserve"> → 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+ 2(2H</w:t>
      </w:r>
      <w:r>
        <w:rPr>
          <w:vertAlign w:val="superscript"/>
        </w:rPr>
        <w:t>+</w:t>
      </w:r>
      <w:r>
        <w:rPr/>
        <w:t>)</w:t>
      </w:r>
      <w:r>
        <w:rPr>
          <w:vertAlign w:val="superscript"/>
        </w:rPr>
        <w:t>’’</w:t>
      </w:r>
      <w:r>
        <w:rPr/>
        <w:t>.</w:t>
      </w:r>
    </w:p>
    <w:p>
      <w:pPr>
        <w:pStyle w:val="Normal"/>
        <w:rPr/>
      </w:pPr>
      <w:r>
        <w:rPr/>
      </w:r>
    </w:p>
    <w:p>
      <w:pPr>
        <w:pStyle w:val="Normal"/>
        <w:ind w:hanging="0"/>
        <w:rPr/>
      </w:pPr>
      <w:r>
        <w:rPr/>
        <w:t xml:space="preserve">As H loss proceeds </w:t>
      </w:r>
      <w:ins w:id="282" w:author="Elizabeth F" w:date="2017-11-06T15:42:41Z">
        <w:r>
          <w:rPr/>
          <w:t>at the</w:t>
        </w:r>
      </w:ins>
      <w:del w:id="283" w:author="Elizabeth F" w:date="2017-11-06T15:42:40Z">
        <w:r>
          <w:rPr/>
          <w:delText>by</w:delText>
        </w:r>
      </w:del>
      <w:r>
        <w:rPr/>
        <w:t xml:space="preserve"> PP</w:t>
      </w:r>
      <w:ins w:id="284" w:author="Elizabeth F" w:date="2017-11-06T15:42:43Z">
        <w:r>
          <w:rPr/>
          <w:t xml:space="preserve"> rate</w:t>
        </w:r>
      </w:ins>
      <w:r>
        <w:rPr/>
        <w:t xml:space="preserve"> from [Ti], the number of Si vacancies near octahedral Ti increases, and so the redistribution of H</w:t>
      </w:r>
      <w:r>
        <w:rPr>
          <w:vertAlign w:val="superscript"/>
        </w:rPr>
        <w:t>+</w:t>
      </w:r>
      <w:r>
        <w:rPr/>
        <w:t xml:space="preserve"> from [Si] to [Ti] becomes easier and thus faster. This increase in Si vacancies is also likely to increase the rate of vacancy-facilitated diffusion of the H</w:t>
      </w:r>
      <w:r>
        <w:rPr>
          <w:vertAlign w:val="superscript"/>
        </w:rPr>
        <w:t>+</w:t>
      </w:r>
      <w:r>
        <w:rPr/>
        <w:t xml:space="preserve"> in this [Si] peak out of the crystal.</w:t>
      </w:r>
    </w:p>
    <w:p>
      <w:pPr>
        <w:pStyle w:val="Normal"/>
        <w:rPr/>
      </w:pPr>
      <w:r>
        <w:rPr/>
        <w:t>Such a redistribution would explain the relative changes in rates that we observe between [Ti] and [Si] in Figure 7. The H</w:t>
      </w:r>
      <w:r>
        <w:rPr>
          <w:vertAlign w:val="superscript"/>
        </w:rPr>
        <w:t>+</w:t>
      </w:r>
      <w:r>
        <w:rPr/>
        <w:t xml:space="preserve"> leaves quickly from [Ti] </w:t>
      </w:r>
      <w:ins w:id="285" w:author="Elizabeth F" w:date="2017-11-06T15:42:55Z">
        <w:r>
          <w:rPr/>
          <w:t>at the</w:t>
        </w:r>
      </w:ins>
      <w:del w:id="286" w:author="Elizabeth F" w:date="2017-11-06T15:42:55Z">
        <w:r>
          <w:rPr/>
          <w:delText>by</w:delText>
        </w:r>
      </w:del>
      <w:r>
        <w:rPr/>
        <w:t xml:space="preserve"> PP </w:t>
      </w:r>
      <w:ins w:id="287" w:author="Elizabeth F" w:date="2017-11-06T15:42:58Z">
        <w:r>
          <w:rPr/>
          <w:t xml:space="preserve">rate </w:t>
        </w:r>
      </w:ins>
      <w:r>
        <w:rPr/>
        <w:t>throughout the duration of the experiment, but the peak appears to slow down as more and more H</w:t>
      </w:r>
      <w:r>
        <w:rPr>
          <w:vertAlign w:val="superscript"/>
        </w:rPr>
        <w:t>+</w:t>
      </w:r>
      <w:r>
        <w:rPr/>
        <w:t xml:space="preserve"> moves into [Ti] from [Si]. Thus, the observed loss of the [Si] peak may not represent H</w:t>
      </w:r>
      <w:r>
        <w:rPr>
          <w:vertAlign w:val="superscript"/>
        </w:rPr>
        <w:t>+</w:t>
      </w:r>
      <w:r>
        <w:rPr/>
        <w:t xml:space="preserve"> moving out of the sample at all, but rather may indicate rate at which the H</w:t>
      </w:r>
      <w:r>
        <w:rPr>
          <w:vertAlign w:val="superscript"/>
        </w:rPr>
        <w:t>+</w:t>
      </w:r>
      <w:r>
        <w:rPr/>
        <w:t xml:space="preserve"> is redistributing between sites. This redistribution is slow enough to observe over a period of days because this experiment was conducted at the relatively low temperature of 800°C, but at magmatic temperatures and/or in samples with higher concentrations of H</w:t>
      </w:r>
      <w:r>
        <w:rPr>
          <w:vertAlign w:val="superscript"/>
        </w:rPr>
        <w:t>+</w:t>
      </w:r>
      <w:r>
        <w:rPr/>
        <w:t xml:space="preserve"> in relatively unstable defects, the redistribution rates are likely to be higher.</w:t>
      </w:r>
    </w:p>
    <w:p>
      <w:pPr>
        <w:pStyle w:val="Normal"/>
        <w:rPr/>
      </w:pPr>
      <w:r>
        <w:rPr/>
        <w:t>Conclusions</w:t>
      </w:r>
    </w:p>
    <w:p>
      <w:pPr>
        <w:pStyle w:val="Normal"/>
        <w:rPr/>
      </w:pPr>
      <w:r>
        <w:rPr/>
        <w:t>We conducted a series of hydration and dehydration experiments to gain insight into the behavior of H</w:t>
      </w:r>
      <w:r>
        <w:rPr>
          <w:vertAlign w:val="superscript"/>
        </w:rPr>
        <w:t>+</w:t>
      </w:r>
      <w:r>
        <w:rPr/>
        <w:t xml:space="preserve"> in natural olivine. The results indicate a great deal of complexity, even for just the two olivines used in our study. H</w:t>
      </w:r>
      <w:r>
        <w:rPr>
          <w:vertAlign w:val="superscript"/>
        </w:rPr>
        <w:t>+</w:t>
      </w:r>
      <w:r>
        <w:rPr/>
        <w:t xml:space="preserve"> movement in other olivines may deviate considerably from our results given significantly different defect structures or under different pressure and temperature conditions, as was observed for instance in different in H</w:t>
      </w:r>
      <w:r>
        <w:rPr>
          <w:vertAlign w:val="superscript"/>
        </w:rPr>
        <w:t>+</w:t>
      </w:r>
      <w:r>
        <w:rPr/>
        <w:t xml:space="preserve"> behavior in the Kilauea Iki olivine at 800°C versus 1000°C. While there is still much that we do not understand, we can however draw three conclusions with some certainty.</w:t>
      </w:r>
    </w:p>
    <w:p>
      <w:pPr>
        <w:pStyle w:val="Normal"/>
        <w:rPr/>
      </w:pPr>
      <w:r>
        <w:rPr/>
        <w:t>First, the [Ti] mechanism, which is associated with octahedral Ti, can and does move very fast, at or near proton-polaron rates, during hydration. H</w:t>
      </w:r>
      <w:r>
        <w:rPr>
          <w:vertAlign w:val="superscript"/>
        </w:rPr>
        <w:t>+</w:t>
      </w:r>
      <w:r>
        <w:rPr/>
        <w:t xml:space="preserve"> movement into this defect at these very fast rates requires that the Ti be present initially in an octahedral rather than tetrahedral site because the movement of H</w:t>
      </w:r>
      <w:r>
        <w:rPr>
          <w:vertAlign w:val="superscript"/>
        </w:rPr>
        <w:t>+</w:t>
      </w:r>
      <w:r>
        <w:rPr/>
        <w:t xml:space="preserve"> is too rapid to allow for a reaction to occur in which Ti, or any other large ion, can move between sites. Thus, rapid hydration of olivine depends at least partially on the initial concentration of octahedral Ti.</w:t>
      </w:r>
    </w:p>
    <w:p>
      <w:pPr>
        <w:pStyle w:val="Normal"/>
        <w:rPr/>
      </w:pPr>
      <w:r>
        <w:rPr/>
        <w:t>Second, the rates at which both bulk H</w:t>
      </w:r>
      <w:r>
        <w:rPr>
          <w:vertAlign w:val="superscript"/>
        </w:rPr>
        <w:t>+</w:t>
      </w:r>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defect-rich samples. Further, the changes in bulk H</w:t>
      </w:r>
      <w:r>
        <w:rPr>
          <w:vertAlign w:val="superscript"/>
        </w:rPr>
        <w:t>+</w:t>
      </w:r>
      <w:r>
        <w:rPr/>
        <w:t xml:space="preserve"> diffusivities observed here for dehydration are different from the binary change of rates from proton-polaron to proton-vacancy suggested by Thoraval &amp; Demouchy 2014 based on observations of hydration. Instead, the buildup of Fe</w:t>
      </w:r>
      <w:r>
        <w:rPr>
          <w:vertAlign w:val="superscript"/>
        </w:rPr>
        <w:t>3+</w:t>
      </w:r>
      <w:r>
        <w:rPr/>
        <w:t xml:space="preserve"> and redistribution of H</w:t>
      </w:r>
      <w:r>
        <w:rPr>
          <w:vertAlign w:val="superscript"/>
        </w:rPr>
        <w:t>+</w:t>
      </w:r>
      <w:r>
        <w:rPr/>
        <w:t xml:space="preserve"> defects effectively slow down dehydration from proton-polaron rates.</w:t>
      </w:r>
    </w:p>
    <w:p>
      <w:pPr>
        <w:pStyle w:val="Normal"/>
        <w:rPr/>
      </w:pPr>
      <w:r>
        <w:rPr/>
        <w:t>Third, there appears to be a common set of Arrhenius laws that can be used to explain most experimental and natural data: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PP and PV models of diffusivity observed during hydration and are in good agreement with many observations of a fast direction || </w:t>
      </w:r>
      <w:r>
        <w:rPr>
          <w:i/>
          <w:iCs/>
        </w:rPr>
        <w:t>a</w:t>
      </w:r>
      <w:r>
        <w:rPr/>
        <w:t xml:space="preserve"> in natural olivine. While variations in different H</w:t>
      </w:r>
      <w:r>
        <w:rPr>
          <w:vertAlign w:val="superscript"/>
        </w:rPr>
        <w:t>+</w:t>
      </w:r>
      <w:r>
        <w:rPr/>
        <w:t xml:space="preserve"> incorporation mechanisms and other defects may produce potentially large variations in the bulk H</w:t>
      </w:r>
      <w:r>
        <w:rPr>
          <w:vertAlign w:val="superscript"/>
        </w:rPr>
        <w:t>+</w:t>
      </w:r>
      <w:r>
        <w:rPr/>
        <w:t xml:space="preserve"> diffusivities for different olivines, the generic bulk H</w:t>
      </w:r>
      <w:r>
        <w:rPr>
          <w:vertAlign w:val="superscript"/>
        </w:rPr>
        <w:t>+</w:t>
      </w:r>
      <w:r>
        <w:rPr/>
        <w:t xml:space="preserve"> Arrhenius laws determined here are expected to apply to most natural olivines and therefore should provide reasonable starting estimates for applications such as the determination of decompression rates from H</w:t>
      </w:r>
      <w:r>
        <w:rPr>
          <w:vertAlign w:val="superscript"/>
        </w:rPr>
        <w:t>+</w:t>
      </w:r>
      <w:r>
        <w:rPr/>
        <w:t xml:space="preserve"> zonation profiles.</w:t>
      </w:r>
    </w:p>
    <w:p>
      <w:pPr>
        <w:pStyle w:val="Heading1"/>
        <w:rPr/>
      </w:pPr>
      <w:r>
        <w:rPr/>
        <w:t>Acknowledgments</w:t>
      </w:r>
    </w:p>
    <w:p>
      <w:pPr>
        <w:pStyle w:val="Normal"/>
        <w:rPr/>
      </w:pPr>
      <w:r>
        <w:rPr/>
        <w:t>This work was supported by National Science Foundation grant #1449699. Daniel Rasmussen performed the electron microprobe analyses.</w:t>
      </w:r>
    </w:p>
    <w:p>
      <w:pPr>
        <w:pStyle w:val="Normal"/>
        <w:rPr/>
      </w:pPr>
      <w:r>
        <w:rPr/>
      </w:r>
    </w:p>
    <w:p>
      <w:pPr>
        <w:pStyle w:val="Normal"/>
        <w:rPr/>
      </w:pPr>
      <w:r>
        <w:rPr/>
      </w:r>
    </w:p>
    <w:p>
      <w:pPr>
        <w:pStyle w:val="Heading1"/>
        <w:rPr/>
      </w:pPr>
      <w:r>
        <w:rPr/>
        <w:t>Figures</w:t>
      </w:r>
    </w:p>
    <w:p>
      <w:pPr>
        <w:pStyle w:val="Normal"/>
        <w:ind w:hanging="0"/>
        <w:rPr/>
      </w:pPr>
      <w:r>
        <w:rPr/>
      </w:r>
    </w:p>
    <w:p>
      <w:pPr>
        <w:pStyle w:val="Normal"/>
        <w:ind w:hanging="0"/>
        <w:rPr/>
      </w:pPr>
      <w:bookmarkStart w:id="2577"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2577"/>
      <w:r>
        <w:rPr/>
        <w:t xml:space="preserve"> </w:t>
      </w:r>
      <w:r>
        <w:rPr/>
        <w:fldChar w:fldCharType="begin"/>
      </w:r>
      <w:r>
        <w:instrText> SEQ Figure \* ARABIC </w:instrText>
      </w:r>
      <w:r>
        <w:fldChar w:fldCharType="separate"/>
      </w:r>
      <w:r>
        <w:t>1</w:t>
      </w:r>
      <w:r>
        <w:fldChar w:fldCharType="end"/>
      </w:r>
      <w:bookmarkStart w:id="2578" w:name="_Ref477259778"/>
      <w:bookmarkEnd w:id="2578"/>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w:t>
      </w:r>
      <w:ins w:id="288" w:author="Elizabeth F" w:date="2017-11-02T20:19:00Z">
        <w:r>
          <w:rPr/>
          <w:t xml:space="preserve"> Minor differences in </w:t>
        </w:r>
      </w:ins>
      <w:ins w:id="289" w:author="Elizabeth F" w:date="2017-11-02T20:19:00Z">
        <w:r>
          <w:rPr>
            <w:bCs/>
            <w:szCs w:val="18"/>
          </w:rPr>
          <w:t>t</w:t>
        </w:r>
      </w:ins>
      <w:ins w:id="290" w:author="Elizabeth F" w:date="2017-11-02T20:20:00Z">
        <w:r>
          <w:rPr>
            <w:bCs/>
            <w:szCs w:val="18"/>
          </w:rPr>
          <w:t xml:space="preserve">he </w:t>
        </w:r>
      </w:ins>
      <w:ins w:id="291" w:author="Elizabeth F" w:date="2017-11-02T20:20:00Z">
        <w:r>
          <w:rPr/>
          <w:t>capsule shapes are a result of differences in Cu machining techniques.</w:t>
        </w:r>
      </w:ins>
    </w:p>
    <w:p>
      <w:pPr>
        <w:pStyle w:val="Normal"/>
        <w:rPr/>
      </w:pPr>
      <w:r>
        <w:rPr/>
      </w:r>
    </w:p>
    <w:p>
      <w:pPr>
        <w:pStyle w:val="Normal"/>
        <w:ind w:hanging="0"/>
        <w:rPr/>
      </w:pPr>
      <w:r>
        <w:rPr/>
        <w:drawing>
          <wp:anchor behindDoc="0" distT="0" distB="0" distL="0" distR="0" simplePos="0" locked="0" layoutInCell="1" allowOverlap="1" relativeHeight="10">
            <wp:simplePos x="0" y="0"/>
            <wp:positionH relativeFrom="column">
              <wp:posOffset>-40640</wp:posOffset>
            </wp:positionH>
            <wp:positionV relativeFrom="paragraph">
              <wp:posOffset>148590</wp:posOffset>
            </wp:positionV>
            <wp:extent cx="2743200" cy="2825750"/>
            <wp:effectExtent l="0" t="0" r="0" b="0"/>
            <wp:wrapSquare wrapText="bothSides"/>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743200" cy="282575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ins w:id="292" w:author="Elizabeth F" w:date="2017-11-06T03:08:47Z">
        <w:bookmarkStart w:id="2579" w:name="_Ref4772859181"/>
        <w:r>
          <w:rPr/>
          <w:t>Figure</w:t>
        </w:r>
      </w:ins>
      <w:ins w:id="293" w:author="Elizabeth F" w:date="2017-11-06T03:08:47Z">
        <w:bookmarkEnd w:id="2579"/>
        <w:r>
          <w:rPr/>
          <w:t xml:space="preserve"> </w:t>
        </w:r>
      </w:ins>
      <w:r>
        <w:rPr/>
        <w:fldChar w:fldCharType="begin"/>
      </w:r>
      <w:r>
        <w:instrText> SEQ Figure \* ARABIC </w:instrText>
      </w:r>
      <w:r>
        <w:fldChar w:fldCharType="separate"/>
      </w:r>
      <w:r>
        <w:t>2</w:t>
      </w:r>
      <w:r>
        <w:fldChar w:fldCharType="end"/>
      </w:r>
      <w:ins w:id="294" w:author="Elizabeth F" w:date="2017-11-06T03:08:47Z">
        <w:bookmarkStart w:id="2580" w:name="_Ref4772597782"/>
        <w:bookmarkEnd w:id="2580"/>
        <w:r>
          <w:rPr/>
          <w:t xml:space="preserve">. Schematic </w:t>
        </w:r>
      </w:ins>
      <w:ins w:id="295" w:author="Elizabeth F" w:date="2017-11-06T16:00:29Z">
        <w:r>
          <w:rPr/>
          <w:t xml:space="preserve">illustration of the orientations of the traverses, ray paths, and electric vectors used </w:t>
        </w:r>
      </w:ins>
      <w:ins w:id="296" w:author="Elizabeth F" w:date="2017-11-06T16:01:03Z">
        <w:r>
          <w:rPr/>
          <w:t xml:space="preserve">to collect FTIR profiles for diffusion modeling, including standard Miler indices and labels </w:t>
        </w:r>
      </w:ins>
      <w:ins w:id="297" w:author="Elizabeth F" w:date="2017-11-06T16:01:03Z">
        <w:r>
          <w:rPr>
            <w:i/>
            <w:iCs/>
          </w:rPr>
          <w:t>a</w:t>
        </w:r>
      </w:ins>
      <w:ins w:id="298" w:author="Elizabeth F" w:date="2017-11-06T16:01:03Z">
        <w:r>
          <w:rPr/>
          <w:t xml:space="preserve">, </w:t>
        </w:r>
      </w:ins>
      <w:ins w:id="299" w:author="Elizabeth F" w:date="2017-11-06T16:01:03Z">
        <w:r>
          <w:rPr>
            <w:i/>
            <w:iCs/>
          </w:rPr>
          <w:t>b</w:t>
        </w:r>
      </w:ins>
      <w:ins w:id="300" w:author="Elizabeth F" w:date="2017-11-06T16:01:03Z">
        <w:r>
          <w:rPr/>
          <w:t xml:space="preserve">, and </w:t>
        </w:r>
      </w:ins>
      <w:ins w:id="301" w:author="Elizabeth F" w:date="2017-11-06T16:01:03Z">
        <w:r>
          <w:rPr>
            <w:i/>
            <w:iCs/>
          </w:rPr>
          <w:t>c</w:t>
        </w:r>
      </w:ins>
      <w:ins w:id="302" w:author="Elizabeth F" w:date="2017-11-06T16:01:03Z">
        <w:r>
          <w:rPr/>
          <w:t xml:space="preserve"> used throughout the text and figures.</w:t>
        </w:r>
      </w:ins>
    </w:p>
    <w:p>
      <w:pPr>
        <w:pStyle w:val="Normal"/>
        <w:ind w:hanging="0"/>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-247015</wp:posOffset>
            </wp:positionH>
            <wp:positionV relativeFrom="paragraph">
              <wp:posOffset>146050</wp:posOffset>
            </wp:positionV>
            <wp:extent cx="5486400" cy="337439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86400" cy="3374390"/>
                    </a:xfrm>
                    <a:prstGeom prst="rect">
                      <a:avLst/>
                    </a:prstGeom>
                  </pic:spPr>
                </pic:pic>
              </a:graphicData>
            </a:graphic>
          </wp:anchor>
        </w:drawing>
      </w:r>
    </w:p>
    <w:p>
      <w:pPr>
        <w:pStyle w:val="Caption1"/>
        <w:rPr/>
      </w:pPr>
      <w:r>
        <w:br w:type="column"/>
      </w:r>
      <w:bookmarkStart w:id="2581" w:name="_Ref490060168"/>
      <w:r>
        <w:rPr/>
        <w:t xml:space="preserve">Figure </w:t>
      </w:r>
      <w:r>
        <w:rPr/>
        <w:fldChar w:fldCharType="begin"/>
      </w:r>
      <w:r>
        <w:instrText> SEQ Figure \* ARABIC </w:instrText>
      </w:r>
      <w:r>
        <w:fldChar w:fldCharType="separate"/>
      </w:r>
      <w:r>
        <w:t>3</w:t>
      </w:r>
      <w:r>
        <w:fldChar w:fldCharType="end"/>
      </w:r>
      <w:bookmarkStart w:id="2582" w:name="_Ref4772597781"/>
      <w:bookmarkEnd w:id="2581"/>
      <w:bookmarkEnd w:id="2582"/>
      <w:r>
        <w:rPr/>
        <w:t>. Polarized FTIR spectra and baselines (black) used to estimate the H</w:t>
      </w:r>
      <w:r>
        <w:rPr>
          <w:vertAlign w:val="superscript"/>
        </w:rPr>
        <w:t>+</w:t>
      </w:r>
      <w:r>
        <w:rPr/>
        <w:t xml:space="preserve"> concentrations of Kilauea Iki olivine (Kiki) and San Carlos olivine (SC1-1 and SC1-2) reported in </w:t>
      </w:r>
      <w:r>
        <w:rPr/>
        <w:fldChar w:fldCharType="begin"/>
      </w:r>
      <w:r>
        <w:instrText> REF _Ref482181791 \h </w:instrText>
      </w:r>
      <w:r>
        <w:fldChar w:fldCharType="separate"/>
      </w:r>
      <w:r>
        <w:t>Table 2</w:t>
      </w:r>
      <w:r>
        <w:fldChar w:fldCharType="end"/>
      </w:r>
      <w:r>
        <w:rPr/>
        <w:t>. E is the electric vector of the infrared beam.</w:t>
      </w:r>
    </w:p>
    <w:p>
      <w:pPr>
        <w:pStyle w:val="Normal"/>
        <w:rPr/>
      </w:pPr>
      <w:r>
        <w:rPr/>
      </w:r>
    </w:p>
    <w:p>
      <w:pPr>
        <w:pStyle w:val="Caption1"/>
        <w:rPr/>
      </w:pPr>
      <w:r>
        <w:rPr/>
        <w:drawing>
          <wp:anchor behindDoc="0" distT="0" distB="0" distL="0" distR="0" simplePos="0" locked="0" layoutInCell="1" allowOverlap="1" relativeHeight="4">
            <wp:simplePos x="0" y="0"/>
            <wp:positionH relativeFrom="column">
              <wp:posOffset>-228600</wp:posOffset>
            </wp:positionH>
            <wp:positionV relativeFrom="paragraph">
              <wp:posOffset>73025</wp:posOffset>
            </wp:positionV>
            <wp:extent cx="5486400" cy="337439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86400" cy="3374390"/>
                    </a:xfrm>
                    <a:prstGeom prst="rect">
                      <a:avLst/>
                    </a:prstGeom>
                  </pic:spPr>
                </pic:pic>
              </a:graphicData>
            </a:graphic>
          </wp:anchor>
        </w:drawing>
      </w:r>
    </w:p>
    <w:p>
      <w:pPr>
        <w:pStyle w:val="Caption1"/>
        <w:rPr/>
      </w:pPr>
      <w:bookmarkStart w:id="2583" w:name="_Ref477446399"/>
      <w:r>
        <w:rPr/>
        <w:t xml:space="preserve">Figure </w:t>
      </w:r>
      <w:r>
        <w:rPr/>
        <w:fldChar w:fldCharType="begin"/>
      </w:r>
      <w:r>
        <w:instrText> SEQ Figure \* ARABIC </w:instrText>
      </w:r>
      <w:r>
        <w:fldChar w:fldCharType="separate"/>
      </w:r>
      <w:r>
        <w:t>4</w:t>
      </w:r>
      <w:r>
        <w:fldChar w:fldCharType="end"/>
      </w:r>
      <w:bookmarkEnd w:id="2583"/>
      <w:r>
        <w:rPr/>
        <w:t xml:space="preserve">. (A) Polarized FTIR spectra with electric vector E || </w:t>
      </w:r>
      <w:r>
        <w:rPr>
          <w:i/>
          <w:iCs/>
        </w:rPr>
        <w:t>a</w:t>
      </w:r>
      <w:r>
        <w:rPr/>
        <w:t xml:space="preserve"> averaged across all traverses in three directions of San Carlos olivine SC1 pieces that were untreated (SC1-1, blue); hydrated in a piston cylinder for exactly the amount of time needed to reach metastable equilibrium </w:t>
      </w:r>
      <w:ins w:id="303" w:author="Elizabeth F" w:date="2017-11-06T16:13:47Z">
        <w:r>
          <w:rPr/>
          <w:t>at</w:t>
        </w:r>
      </w:ins>
      <w:del w:id="304" w:author="Elizabeth F" w:date="2017-11-06T16:13:47Z">
        <w:r>
          <w:rPr/>
          <w:delText>by</w:delText>
        </w:r>
      </w:del>
      <w:r>
        <w:rPr/>
        <w:t xml:space="preserve"> the proton-polaron </w:t>
      </w:r>
      <w:ins w:id="305" w:author="Elizabeth F" w:date="2017-11-06T16:13:51Z">
        <w:r>
          <w:rPr/>
          <w:t>rate</w:t>
        </w:r>
      </w:ins>
      <w:del w:id="306" w:author="Elizabeth F" w:date="2017-11-06T16:13:51Z">
        <w:r>
          <w:rPr/>
          <w:delText>mechanism</w:delText>
        </w:r>
      </w:del>
      <w:r>
        <w:rPr/>
        <w:t xml:space="preserve"> (SC1-2, green) at 800</w:t>
      </w:r>
      <w:r>
        <w:rPr>
          <w:rFonts w:cs="Calibri" w:cstheme="minorHAnsi"/>
        </w:rPr>
        <w:t>°</w:t>
      </w:r>
      <w:r>
        <w:rPr/>
        <w:t xml:space="preserve">C; and hydrated long enough to enter into </w:t>
      </w:r>
      <w:del w:id="307" w:author="Elizabeth F" w:date="2017-11-06T16:14:04Z">
        <w:r>
          <w:rPr/>
          <w:delText xml:space="preserve">proton-vacancy-dominated </w:delText>
        </w:r>
      </w:del>
      <w:ins w:id="308" w:author="Elizabeth F" w:date="2017-11-06T16:14:04Z">
        <w:r>
          <w:rPr/>
          <w:t xml:space="preserve"> PV-rate </w:t>
        </w:r>
      </w:ins>
      <w:r>
        <w:rPr/>
        <w:t xml:space="preserve">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drawing>
          <wp:anchor behindDoc="0" distT="0" distB="0" distL="0" distR="0" simplePos="0" locked="0" layoutInCell="1" allowOverlap="1" relativeHeight="11">
            <wp:simplePos x="0" y="0"/>
            <wp:positionH relativeFrom="column">
              <wp:posOffset>95250</wp:posOffset>
            </wp:positionH>
            <wp:positionV relativeFrom="paragraph">
              <wp:posOffset>104140</wp:posOffset>
            </wp:positionV>
            <wp:extent cx="4772025" cy="587438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772025" cy="5874385"/>
                    </a:xfrm>
                    <a:prstGeom prst="rect">
                      <a:avLst/>
                    </a:prstGeom>
                  </pic:spPr>
                </pic:pic>
              </a:graphicData>
            </a:graphic>
          </wp:anchor>
        </w:drawing>
      </w:r>
    </w:p>
    <w:p>
      <w:pPr>
        <w:pStyle w:val="Caption1"/>
        <w:rPr/>
      </w:pPr>
      <w:r>
        <w:rPr/>
      </w:r>
    </w:p>
    <w:p>
      <w:pPr>
        <w:pStyle w:val="Caption1"/>
        <w:rPr/>
      </w:pPr>
      <w:bookmarkStart w:id="2584" w:name="_Ref4774463993"/>
      <w:r>
        <w:rPr/>
        <w:t xml:space="preserve">Figure </w:t>
      </w:r>
      <w:r>
        <w:rPr/>
        <w:fldChar w:fldCharType="begin"/>
      </w:r>
      <w:r>
        <w:instrText> SEQ Figure \* ARABIC </w:instrText>
      </w:r>
      <w:r>
        <w:fldChar w:fldCharType="separate"/>
      </w:r>
      <w:r>
        <w:t>5</w:t>
      </w:r>
      <w:r>
        <w:fldChar w:fldCharType="end"/>
      </w:r>
      <w:bookmarkEnd w:id="2584"/>
      <w:r>
        <w:rPr/>
        <w:t xml:space="preserve">. </w:t>
      </w:r>
      <w:bookmarkStart w:id="2585" w:name="_Ref4774463992"/>
      <w:r>
        <w:rPr/>
        <w:t>C</w:t>
      </w:r>
      <w:bookmarkEnd w:id="2585"/>
      <w:r>
        <w:rPr/>
        <w:t xml:space="preserve">oncentration profiles across San Carlos olivine samples SC1-2 and SC1-7 after partial hydration in a piston cylinder as measured through the uncut block. R is the ray path of the infrared beam, and the electric vector E of the polarized beam is in all cases || </w:t>
      </w:r>
      <w:r>
        <w:rPr>
          <w:i/>
          <w:iCs/>
        </w:rPr>
        <w:t>a</w:t>
      </w:r>
      <w:r>
        <w:rPr/>
        <w:t>. H</w:t>
      </w:r>
      <w:r>
        <w:rPr>
          <w:vertAlign w:val="superscript"/>
        </w:rPr>
        <w:t>+</w:t>
      </w:r>
      <w:r>
        <w:rPr/>
        <w:t xml:space="preserve"> concentrations are estimated from polarized FTIR spectra using the areas under the baselines shown in Figure 3 and initial H</w:t>
      </w:r>
      <w:r>
        <w:rPr>
          <w:vertAlign w:val="superscript"/>
        </w:rPr>
        <w:t>+</w:t>
      </w:r>
      <w:r>
        <w:rPr/>
        <w:t xml:space="preserve"> contents from Table 2. Black numbers and curves show the expected diffusion curves based on the diffusivities (D) for proton-vacancy (PV) </w:t>
      </w:r>
      <w:ins w:id="309" w:author="Elizabeth F" w:date="2017-11-06T16:14:19Z">
        <w:r>
          <w:rPr/>
          <w:t>rate</w:t>
        </w:r>
      </w:ins>
      <w:del w:id="310" w:author="Elizabeth F" w:date="2017-11-06T16:14:19Z">
        <w:r>
          <w:rPr/>
          <w:delText>mechanism</w:delText>
        </w:r>
      </w:del>
      <w:r>
        <w:rPr/>
        <w:t xml:space="preserve"> diffusion at 1000°C, an initial metastable equilibrium concentration equal to the mean concentration or peak height in the hydrated SC1-2 (dotted green lines, where all diffusion possible by the proton-polaron (PP)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r>
        <w:rPr>
          <w:i/>
          <w:iCs/>
        </w:rPr>
        <w:t>b</w:t>
      </w:r>
      <w:r>
        <w:rPr/>
        <w:t xml:space="preserve">, which has significantly different diffusivities for the two models. See Ferriss et al. 2015 for a more complete discussion of this “whole-block” effect.  </w:t>
      </w:r>
    </w:p>
    <w:p>
      <w:pPr>
        <w:pStyle w:val="Caption1"/>
        <w:rPr/>
      </w:pPr>
      <w:r>
        <w:rPr/>
      </w:r>
    </w:p>
    <w:p>
      <w:pPr>
        <w:pStyle w:val="Caption1"/>
        <w:rPr/>
      </w:pPr>
      <w:bookmarkStart w:id="2586" w:name="_Ref480967392"/>
      <w:r>
        <w:rPr/>
        <w:t xml:space="preserve">Figure </w:t>
      </w:r>
      <w:r>
        <w:rPr/>
        <w:fldChar w:fldCharType="begin"/>
      </w:r>
      <w:r>
        <w:instrText> SEQ Figure \* ARABIC </w:instrText>
      </w:r>
      <w:r>
        <w:fldChar w:fldCharType="separate"/>
      </w:r>
      <w:r>
        <w:t>6</w:t>
      </w:r>
      <w:r>
        <w:fldChar w:fldCharType="end"/>
      </w:r>
      <w:bookmarkEnd w:id="2586"/>
      <w:r>
        <w:rPr/>
        <w:t xml:space="preserve">. Averaged polarized FTIR spectra with electric vector E || </w:t>
      </w:r>
      <w:r>
        <w:rPr>
          <w:i/>
          <w:iCs/>
        </w:rPr>
        <w:t>a</w:t>
      </w:r>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bookmarkStart w:id="2587" w:name="_Ref482090897"/>
      <w:r>
        <w:drawing>
          <wp:anchor behindDoc="0" distT="0" distB="0" distL="0" distR="0" simplePos="0" locked="0" layoutInCell="1" allowOverlap="1" relativeHeight="5">
            <wp:simplePos x="0" y="0"/>
            <wp:positionH relativeFrom="column">
              <wp:posOffset>44450</wp:posOffset>
            </wp:positionH>
            <wp:positionV relativeFrom="paragraph">
              <wp:posOffset>-497205</wp:posOffset>
            </wp:positionV>
            <wp:extent cx="5486400" cy="674814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86400" cy="674814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7</w:t>
      </w:r>
      <w:r>
        <w:fldChar w:fldCharType="end"/>
      </w:r>
      <w:bookmarkEnd w:id="2587"/>
      <w:r>
        <w:rPr/>
        <w:t>. Path-integrated profiles of (A-C) bulk H, (D-F) the [Ti] peak at 3525 cm</w:t>
      </w:r>
      <w:r>
        <w:rPr>
          <w:vertAlign w:val="superscript"/>
        </w:rPr>
        <w:t>-1</w:t>
      </w:r>
      <w:r>
        <w:rPr/>
        <w:t>, and (G-I) the [Si] peak at 3600 cm</w:t>
      </w:r>
      <w:r>
        <w:rPr>
          <w:vertAlign w:val="superscript"/>
        </w:rPr>
        <w:t>-1</w:t>
      </w:r>
      <w:r>
        <w:rPr/>
        <w:t xml:space="preserve"> during step-wise dehydration of an uncut block of partially hydrated San Carlos olivine SC1-2 at 1 atm, 800°C, and NNO-2.6. R is the ray path of the infrared beam. All data are normalized to a best-fit line through the hydrated profile data to account for small amounts of initial zonation. Black lines show expected hydrogen loss curves </w:t>
      </w:r>
      <w:ins w:id="311" w:author="Elizabeth F" w:date="2017-11-06T16:14:45Z">
        <w:r>
          <w:rPr/>
          <w:t>at</w:t>
        </w:r>
      </w:ins>
      <w:del w:id="312" w:author="Elizabeth F" w:date="2017-11-06T16:14:45Z">
        <w:r>
          <w:rPr/>
          <w:delText>for</w:delText>
        </w:r>
      </w:del>
      <w:r>
        <w:rPr/>
        <w:t xml:space="preserve"> the proton-polaron </w:t>
      </w:r>
      <w:ins w:id="313" w:author="Elizabeth F" w:date="2017-11-06T16:14:40Z">
        <w:r>
          <w:rPr/>
          <w:t>rate</w:t>
        </w:r>
      </w:ins>
      <w:del w:id="314" w:author="Elizabeth F" w:date="2017-11-06T16:14:40Z">
        <w:r>
          <w:rPr/>
          <w:delText>mechanism</w:delText>
        </w:r>
      </w:del>
      <w:r>
        <w:rPr/>
        <w:t xml:space="preserve"> (diffusivities labeled in A-C). The PP </w:t>
      </w:r>
      <w:ins w:id="315" w:author="Elizabeth F" w:date="2017-11-06T16:15:02Z">
        <w:r>
          <w:rPr/>
          <w:t>rate</w:t>
        </w:r>
      </w:ins>
      <w:del w:id="316" w:author="Elizabeth F" w:date="2017-11-06T16:15:02Z">
        <w:r>
          <w:rPr/>
          <w:delText>mechanism</w:delText>
        </w:r>
      </w:del>
      <w:r>
        <w:rPr/>
        <w:t xml:space="preserve"> is somewhat too fast to describe the bulk H data and much too fast to describe the [Si] peak data. The [Ti] data is very well described by the PP </w:t>
      </w:r>
      <w:del w:id="317" w:author="Elizabeth F" w:date="2017-11-06T16:14:53Z">
        <w:r>
          <w:rPr/>
          <w:delText>mechanism</w:delText>
        </w:r>
      </w:del>
      <w:ins w:id="318" w:author="Elizabeth F" w:date="2017-11-06T16:14:53Z">
        <w:r>
          <w:rPr/>
          <w:t>rate</w:t>
        </w:r>
      </w:ins>
      <w:r>
        <w:rPr/>
        <w:t xml:space="preserve"> after 7 hours of heating, but [Ti] movement slows down by 19 hours. Baselines and best-fit diffusivities and curves are provided in the Supplemental PDF. </w:t>
      </w:r>
    </w:p>
    <w:p>
      <w:pPr>
        <w:pStyle w:val="Caption1"/>
        <w:rPr/>
      </w:pPr>
      <w:r>
        <w:rPr/>
      </w:r>
    </w:p>
    <w:p>
      <w:pPr>
        <w:pStyle w:val="Caption1"/>
        <w:rPr/>
      </w:pPr>
      <w:r>
        <w:rPr/>
      </w:r>
    </w:p>
    <w:p>
      <w:pPr>
        <w:pStyle w:val="Caption1"/>
        <w:rPr/>
      </w:pPr>
      <w:r>
        <w:rPr/>
        <w:drawing>
          <wp:anchor behindDoc="0" distT="0" distB="0" distL="0" distR="0" simplePos="0" locked="0" layoutInCell="1" allowOverlap="1" relativeHeight="8">
            <wp:simplePos x="0" y="0"/>
            <wp:positionH relativeFrom="column">
              <wp:posOffset>-280670</wp:posOffset>
            </wp:positionH>
            <wp:positionV relativeFrom="paragraph">
              <wp:posOffset>-58420</wp:posOffset>
            </wp:positionV>
            <wp:extent cx="3108325" cy="239141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108325" cy="2391410"/>
                    </a:xfrm>
                    <a:prstGeom prst="rect">
                      <a:avLst/>
                    </a:prstGeom>
                  </pic:spPr>
                </pic:pic>
              </a:graphicData>
            </a:graphic>
          </wp:anchor>
        </w:drawing>
      </w:r>
    </w:p>
    <w:p>
      <w:pPr>
        <w:pStyle w:val="Caption1"/>
        <w:rPr/>
      </w:pPr>
      <w:bookmarkStart w:id="2588" w:name="_Ref47744639911"/>
      <w:r>
        <w:rPr/>
        <w:t xml:space="preserve">Figure </w:t>
      </w:r>
      <w:r>
        <w:rPr/>
        <w:fldChar w:fldCharType="begin"/>
      </w:r>
      <w:r>
        <w:instrText> SEQ Figure \* ARABIC </w:instrText>
      </w:r>
      <w:r>
        <w:fldChar w:fldCharType="separate"/>
      </w:r>
      <w:r>
        <w:t>8</w:t>
      </w:r>
      <w:r>
        <w:fldChar w:fldCharType="end"/>
      </w:r>
      <w:bookmarkEnd w:id="2588"/>
      <w:r>
        <w:rPr/>
        <w:t>. Estimated rates of H</w:t>
      </w:r>
      <w:r>
        <w:rPr>
          <w:vertAlign w:val="superscript"/>
        </w:rPr>
        <w:t>+</w:t>
      </w:r>
      <w:r>
        <w:rPr/>
        <w:t xml:space="preserve"> movement represented as diffusivities in </w:t>
      </w:r>
      <w:commentRangeStart w:id="33"/>
      <w:r>
        <w:rPr/>
        <w:t xml:space="preserve">San Carlos </w:t>
      </w:r>
      <w:r>
        <w:rPr/>
      </w:r>
      <w:commentRangeEnd w:id="33"/>
      <w:r>
        <w:commentReference w:id="33"/>
      </w:r>
      <w:r>
        <w:rPr/>
        <w:commentReference w:id="34"/>
      </w:r>
      <w:r>
        <w:rPr/>
        <w:t xml:space="preserve">olivine SC1-2 with </w:t>
      </w:r>
    </w:p>
    <w:p>
      <w:pPr>
        <w:pStyle w:val="Caption1"/>
        <w:rPr/>
      </w:pPr>
      <w:r>
        <w:rPr/>
        <w:t>heating time at 800°C and oxygen fugacity of 10</w:t>
      </w:r>
      <w:r>
        <w:rPr>
          <w:vertAlign w:val="superscript"/>
        </w:rPr>
        <w:t>-16.5</w:t>
      </w:r>
      <w:r>
        <w:rPr/>
        <w:t xml:space="preserve"> bars (NNO-2.6) in three crystallographic directions for bulk H</w:t>
      </w:r>
      <w:r>
        <w:rPr>
          <w:vertAlign w:val="superscript"/>
        </w:rPr>
        <w:t>+</w:t>
      </w:r>
      <w:r>
        <w:rPr/>
        <w:t xml:space="preserve"> and two peak-specific mechanisms described in the text, [Si] and [Ti], compared with expected diffusivities for the proton-polaron, or PP, rate. Errors on all diffusivities (provided in Supplement) are omitted for clarity. The anisotropy of the observed diffusivities and PP is similar, with movement || </w:t>
      </w:r>
      <w:r>
        <w:rPr>
          <w:i/>
          <w:iCs/>
        </w:rPr>
        <w:t>a</w:t>
      </w:r>
      <w:r>
        <w:rPr/>
        <w:t xml:space="preserve"> &gt; </w:t>
      </w:r>
      <w:r>
        <w:rPr>
          <w:i/>
          <w:iCs/>
        </w:rPr>
        <w:t>c</w:t>
      </w:r>
      <w:r>
        <w:rPr/>
        <w:t xml:space="preserve"> &gt; </w:t>
      </w:r>
      <w:r>
        <w:rPr>
          <w:i/>
          <w:iCs/>
        </w:rPr>
        <w:t>b</w:t>
      </w:r>
      <w:r>
        <w:rPr/>
        <w:t>, but the exact values are not consistent over time. At early heating stages, the bulk H</w:t>
      </w:r>
      <w:r>
        <w:rPr>
          <w:vertAlign w:val="superscript"/>
        </w:rPr>
        <w:t>+</w:t>
      </w:r>
      <w:r>
        <w:rPr/>
        <w:t>, which is dominated by the mechanism [Ti], is consistent with expected PP values, but over time those diffusivities decrease. In contrast, the [Si] mechanism is initially too slow to be measured confidently, but after 19 hours enough movement could be observed for fitting. These [Si] diffusivities increased at 43 and 68 hours, approaching the values for [Ti] and bulk H. The profile data used to obtain these diffusivities are shown in Figure 7 and the Supplement.</w:t>
      </w:r>
    </w:p>
    <w:p>
      <w:pPr>
        <w:pStyle w:val="Caption1"/>
        <w:rPr/>
      </w:pPr>
      <w:r>
        <w:rPr/>
      </w:r>
    </w:p>
    <w:p>
      <w:pPr>
        <w:pStyle w:val="Caption1"/>
        <w:rPr/>
      </w:pPr>
      <w:r>
        <w:rPr/>
      </w:r>
    </w:p>
    <w:p>
      <w:pPr>
        <w:pStyle w:val="Caption1"/>
        <w:rPr/>
      </w:pPr>
      <w:r>
        <w:rPr/>
        <w:drawing>
          <wp:anchor behindDoc="0" distT="0" distB="0" distL="0" distR="0" simplePos="0" locked="0" layoutInCell="1" allowOverlap="1" relativeHeight="12">
            <wp:simplePos x="0" y="0"/>
            <wp:positionH relativeFrom="column">
              <wp:posOffset>178435</wp:posOffset>
            </wp:positionH>
            <wp:positionV relativeFrom="paragraph">
              <wp:posOffset>156210</wp:posOffset>
            </wp:positionV>
            <wp:extent cx="1109980" cy="136652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1109980" cy="1366520"/>
                    </a:xfrm>
                    <a:prstGeom prst="rect">
                      <a:avLst/>
                    </a:prstGeom>
                  </pic:spPr>
                </pic:pic>
              </a:graphicData>
            </a:graphic>
          </wp:anchor>
        </w:drawing>
      </w:r>
    </w:p>
    <w:p>
      <w:pPr>
        <w:pStyle w:val="Caption1"/>
        <w:rPr/>
      </w:pPr>
      <w:r>
        <w:br w:type="column"/>
      </w:r>
      <w:r>
        <w:rPr/>
      </w:r>
    </w:p>
    <w:p>
      <w:pPr>
        <w:pStyle w:val="Caption1"/>
        <w:rPr/>
      </w:pPr>
      <w:bookmarkStart w:id="2589" w:name="_Ref4828617441"/>
      <w:r>
        <w:rPr/>
        <w:t xml:space="preserve">Figure </w:t>
      </w:r>
      <w:r>
        <w:rPr/>
        <w:fldChar w:fldCharType="begin"/>
      </w:r>
      <w:r>
        <w:instrText> SEQ Figure \* ARABIC </w:instrText>
      </w:r>
      <w:r>
        <w:fldChar w:fldCharType="separate"/>
      </w:r>
      <w:r>
        <w:t>9</w:t>
      </w:r>
      <w:r>
        <w:fldChar w:fldCharType="end"/>
      </w:r>
      <w:bookmarkEnd w:id="2589"/>
      <w:r>
        <w:rPr/>
        <w:t>. Path-integrated profiles of (A-C) bulk H</w:t>
      </w:r>
      <w:r>
        <w:rPr>
          <w:vertAlign w:val="superscript"/>
        </w:rPr>
        <w:t>+</w:t>
      </w:r>
      <w:r>
        <w:rPr/>
        <w:t>, (D-F) the [tri-Fe</w:t>
      </w:r>
      <w:r>
        <w:rPr>
          <w:vertAlign w:val="superscript"/>
        </w:rPr>
        <w:t>3+</w:t>
      </w:r>
      <w:r>
        <w:rPr/>
        <w:t>] peak at 3356 cm</w:t>
      </w:r>
      <w:r>
        <w:rPr>
          <w:vertAlign w:val="superscript"/>
        </w:rPr>
        <w:t>-1</w:t>
      </w:r>
      <w:r>
        <w:rPr/>
        <w:t xml:space="preserve">, (G-I) the [Ti] peak </w:t>
      </w:r>
    </w:p>
    <w:p>
      <w:pPr>
        <w:pStyle w:val="Caption1"/>
        <w:rPr/>
      </w:pPr>
      <w:r>
        <w:rPr/>
        <w:t>at 3525 cm</w:t>
      </w:r>
      <w:r>
        <w:rPr>
          <w:vertAlign w:val="superscript"/>
        </w:rPr>
        <w:t>-1</w:t>
      </w:r>
      <w:r>
        <w:rPr/>
        <w:t>, and (J-L) the [Si] peak at 3600 cm</w:t>
      </w:r>
      <w:r>
        <w:rPr>
          <w:vertAlign w:val="superscript"/>
        </w:rPr>
        <w:t>-1</w:t>
      </w:r>
      <w:r>
        <w:rPr/>
        <w:t xml:space="preserve"> in an uncut block of Kilauea Iki olivine after 8 hours of heating at 1 atm and 800°C. R is the ray path of the infrared beam. All profiles are normalized to initial profiles measured on the untreated sample. </w:t>
      </w:r>
    </w:p>
    <w:p>
      <w:pPr>
        <w:pStyle w:val="Caption1"/>
        <w:rPr/>
      </w:pPr>
      <w:r>
        <w:br w:type="column"/>
      </w:r>
      <w:bookmarkStart w:id="2590" w:name="_Ref482861744"/>
      <w:r>
        <w:rPr/>
        <w:t xml:space="preserve">Figure </w:t>
      </w:r>
      <w:r>
        <w:rPr/>
        <w:fldChar w:fldCharType="begin"/>
      </w:r>
      <w:r>
        <w:instrText> SEQ Figure \* ARABIC </w:instrText>
      </w:r>
      <w:r>
        <w:fldChar w:fldCharType="separate"/>
      </w:r>
      <w:r>
        <w:t>10</w:t>
      </w:r>
      <w:r>
        <w:fldChar w:fldCharType="end"/>
      </w:r>
      <w:bookmarkEnd w:id="2590"/>
      <w:r>
        <w:rPr/>
        <w:t>. Path-integrated profiles of (A-C) bulk H</w:t>
      </w:r>
      <w:r>
        <w:rPr>
          <w:vertAlign w:val="superscript"/>
        </w:rPr>
        <w:t>+</w:t>
      </w:r>
      <w:r>
        <w:rPr/>
        <w:t>, (D-F) the [tri-Fe</w:t>
      </w:r>
      <w:r>
        <w:rPr>
          <w:vertAlign w:val="superscript"/>
        </w:rPr>
        <w:t>3+</w:t>
      </w:r>
      <w:r>
        <w:rPr/>
        <w:t>] peak at 3356 cm</w:t>
      </w:r>
      <w:r>
        <w:rPr>
          <w:vertAlign w:val="superscript"/>
        </w:rPr>
        <w:t>-1</w:t>
      </w:r>
      <w:r>
        <w:rPr/>
        <w:t>, (G-I) the [Ti] peak</w:t>
      </w:r>
      <w:del w:id="319" w:author="Elizabeth F" w:date="2017-11-02T20:54:00Z">
        <w:r>
          <w:rPr/>
          <w:delText xml:space="preserve"> </w:delText>
        </w:r>
      </w:del>
    </w:p>
    <w:p>
      <w:pPr>
        <w:pStyle w:val="Caption1"/>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359025" cy="290385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359025" cy="2903855"/>
                    </a:xfrm>
                    <a:prstGeom prst="rect">
                      <a:avLst/>
                    </a:prstGeom>
                  </pic:spPr>
                </pic:pic>
              </a:graphicData>
            </a:graphic>
          </wp:anchor>
        </w:drawing>
      </w:r>
      <w:r>
        <w:rPr/>
        <w:t>a</w:t>
      </w:r>
      <w:r>
        <w:rPr/>
        <w:t>t 3525 cm</w:t>
      </w:r>
      <w:r>
        <w:rPr>
          <w:vertAlign w:val="superscript"/>
        </w:rPr>
        <w:t>-1</w:t>
      </w:r>
      <w:r>
        <w:rPr/>
        <w:t>, and (J-L) the [Si] peak at 3600 cm</w:t>
      </w:r>
      <w:r>
        <w:rPr>
          <w:vertAlign w:val="superscript"/>
        </w:rPr>
        <w:t>-1</w:t>
      </w:r>
      <w:r>
        <w:rPr/>
        <w:t xml:space="preserve"> in an uncut block of Kilauea Iki olivine after 6 hours of heating at 1 atm and 1000°C. R is the ray path of the infrared beam. All profiles are normalized to profile data measured after heating for 8 hours at 1 atm, 800°C, and NNO-2.6, which produced significant re-organization of the hydrogen across different sites (Figure 8). Numbers are the diffusivities that correspond to the purple lines fit to the data. The proton-vacancy </w:t>
      </w:r>
      <w:ins w:id="320" w:author="Elizabeth F" w:date="2017-11-06T16:15:23Z">
        <w:r>
          <w:rPr/>
          <w:t>rate</w:t>
        </w:r>
      </w:ins>
      <w:del w:id="321" w:author="Elizabeth F" w:date="2017-11-06T16:15:23Z">
        <w:r>
          <w:rPr/>
          <w:delText>mechanism</w:delText>
        </w:r>
      </w:del>
      <w:r>
        <w:rPr/>
        <w:t xml:space="preserve"> (PV, dotted lines) is too slow to account for all of the observed H</w:t>
      </w:r>
      <w:r>
        <w:rPr>
          <w:vertAlign w:val="superscript"/>
        </w:rPr>
        <w:t>+</w:t>
      </w:r>
      <w:r>
        <w:rPr/>
        <w:t xml:space="preserve"> movement. If </w:t>
      </w:r>
      <w:ins w:id="322" w:author="Elizabeth F" w:date="2017-11-06T16:15:34Z">
        <w:r>
          <w:rPr/>
          <w:t>H</w:t>
        </w:r>
      </w:ins>
      <w:ins w:id="323" w:author="Elizabeth F" w:date="2017-11-06T16:15:34Z">
        <w:r>
          <w:rPr>
            <w:vertAlign w:val="superscript"/>
          </w:rPr>
          <w:t>+</w:t>
        </w:r>
      </w:ins>
      <w:ins w:id="324" w:author="Elizabeth F" w:date="2017-11-06T16:15:34Z">
        <w:r>
          <w:rPr/>
          <w:t xml:space="preserve"> were decreasing at </w:t>
        </w:r>
      </w:ins>
      <w:r>
        <w:rPr/>
        <w:t xml:space="preserve">the proton-polaron </w:t>
      </w:r>
      <w:ins w:id="325" w:author="Elizabeth F" w:date="2017-11-06T16:15:29Z">
        <w:r>
          <w:rPr/>
          <w:t>rate</w:t>
        </w:r>
      </w:ins>
      <w:del w:id="326" w:author="Elizabeth F" w:date="2017-11-06T16:15:29Z">
        <w:r>
          <w:rPr/>
          <w:delText>mechanism</w:delText>
        </w:r>
      </w:del>
      <w:r>
        <w:rPr/>
        <w:t xml:space="preserve">, PP, </w:t>
      </w:r>
      <w:del w:id="327" w:author="Elizabeth F" w:date="2017-11-06T16:15:55Z">
        <w:r>
          <w:rPr/>
          <w:delText xml:space="preserve">were fully active, </w:delText>
        </w:r>
      </w:del>
      <w:r>
        <w:rPr/>
        <w:t>then all H</w:t>
      </w:r>
      <w:r>
        <w:rPr>
          <w:vertAlign w:val="superscript"/>
        </w:rPr>
        <w:t>+</w:t>
      </w:r>
      <w:r>
        <w:rPr/>
        <w:t xml:space="preserve"> would have been lost from the crystal. Baselines and best-fit diffusivities and curves are provided in the Supplement. Note the differences in x-axis scales and that this data is measured through the uncut block, and therefore measurements in the center of each profile may differ along different ray paths.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1"/>
        <w:rPr/>
      </w:pPr>
      <w:r>
        <w:rPr/>
      </w:r>
    </w:p>
    <w:p>
      <w:pPr>
        <w:pStyle w:val="Caption1"/>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374904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486400" cy="3749040"/>
                    </a:xfrm>
                    <a:prstGeom prst="rect">
                      <a:avLst/>
                    </a:prstGeom>
                  </pic:spPr>
                </pic:pic>
              </a:graphicData>
            </a:graphic>
          </wp:anchor>
        </w:drawing>
      </w:r>
    </w:p>
    <w:p>
      <w:pPr>
        <w:pStyle w:val="Caption1"/>
        <w:rPr/>
      </w:pPr>
      <w:r>
        <w:rPr/>
        <w:t>F</w:t>
      </w:r>
      <w:bookmarkStart w:id="2591" w:name="_Ref47744639912"/>
      <w:r>
        <w:rPr/>
        <w:t xml:space="preserve">igure </w:t>
      </w:r>
      <w:r>
        <w:rPr/>
        <w:fldChar w:fldCharType="begin"/>
      </w:r>
      <w:r>
        <w:instrText> SEQ Figure \* ARABIC </w:instrText>
      </w:r>
      <w:r>
        <w:fldChar w:fldCharType="separate"/>
      </w:r>
      <w:r>
        <w:t>11</w:t>
      </w:r>
      <w:r>
        <w:fldChar w:fldCharType="end"/>
      </w:r>
      <w:bookmarkEnd w:id="2591"/>
      <w:r>
        <w:rPr/>
        <w:t>. [Megan is making an updated figure] SIMS measurements of bulk H</w:t>
      </w:r>
      <w:r>
        <w:rPr>
          <w:vertAlign w:val="superscript"/>
        </w:rPr>
        <w:t>+</w:t>
      </w:r>
      <w:r>
        <w:rPr/>
        <w:t xml:space="preserve"> along </w:t>
      </w:r>
      <w:r>
        <w:rPr>
          <w:i/>
          <w:iCs/>
        </w:rPr>
        <w:t>a</w:t>
      </w:r>
      <w:r>
        <w:rPr/>
        <w:t xml:space="preserve"> in a Kilauea Iki olivine phenocryst and best-fit 1D diffusion profile </w:t>
      </w:r>
      <w:del w:id="328" w:author="Elizabeth F" w:date="2017-11-06T16:10:00Z">
        <w:r>
          <w:rPr/>
          <w:delText>assuming a</w:delText>
        </w:r>
      </w:del>
      <w:ins w:id="329" w:author="Elizabeth F" w:date="2017-11-06T16:10:00Z">
        <w:r>
          <w:rPr/>
          <w:t>with</w:t>
        </w:r>
      </w:ins>
      <w:r>
        <w:rPr/>
        <w:t xml:space="preserve"> diffusivity </w:t>
      </w:r>
      <w:del w:id="330" w:author="Elizabeth F" w:date="2017-11-06T16:10:04Z">
        <w:r>
          <w:rPr/>
          <w:delText xml:space="preserve">of </w:delText>
        </w:r>
      </w:del>
      <w:r>
        <w:rPr/>
        <w:t>10</w:t>
      </w:r>
      <w:r>
        <w:rPr>
          <w:vertAlign w:val="superscript"/>
        </w:rPr>
        <w:t>-10</w:t>
      </w:r>
      <w:r>
        <w:rPr/>
        <w:t xml:space="preserve"> m</w:t>
      </w:r>
      <w:r>
        <w:rPr>
          <w:vertAlign w:val="superscript"/>
        </w:rPr>
        <w:t>2</w:t>
      </w:r>
      <w:r>
        <w:rPr/>
        <w:t xml:space="preserve">/s based on Monte Carlo modeling. </w:t>
      </w:r>
    </w:p>
    <w:p>
      <w:pPr>
        <w:pStyle w:val="Normal"/>
        <w:rPr/>
      </w:pPr>
      <w:r>
        <w:rPr/>
      </w:r>
    </w:p>
    <w:p>
      <w:pPr>
        <w:pStyle w:val="Caption1"/>
        <w:rPr/>
      </w:pPr>
      <w:r>
        <w:rPr/>
      </w:r>
    </w:p>
    <w:p>
      <w:pPr>
        <w:pStyle w:val="Caption1"/>
        <w:rPr/>
      </w:pPr>
      <w:bookmarkStart w:id="2592" w:name="__DdeLink__3458_1692434574"/>
      <w:bookmarkStart w:id="2593" w:name="_Ref4774463991"/>
      <w:r>
        <w:drawing>
          <wp:anchor behindDoc="0" distT="0" distB="0" distL="0" distR="0" simplePos="0" locked="0" layoutInCell="1" allowOverlap="1" relativeHeight="7">
            <wp:simplePos x="0" y="0"/>
            <wp:positionH relativeFrom="column">
              <wp:posOffset>36830</wp:posOffset>
            </wp:positionH>
            <wp:positionV relativeFrom="paragraph">
              <wp:posOffset>18415</wp:posOffset>
            </wp:positionV>
            <wp:extent cx="5486400" cy="422465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486400" cy="422465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12</w:t>
      </w:r>
      <w:r>
        <w:fldChar w:fldCharType="end"/>
      </w:r>
      <w:bookmarkEnd w:id="2593"/>
      <w:r>
        <w:rPr/>
        <w:t>. Arrhenius d</w:t>
      </w:r>
      <w:bookmarkEnd w:id="2592"/>
      <w:r>
        <w:rPr/>
        <w:t xml:space="preserve">iagram for bulk H movement in olivine. Black lines show ranges for previous measurements of the proton-polaron </w:t>
      </w:r>
      <w:del w:id="331" w:author="Elizabeth F" w:date="2017-11-06T16:10:21Z">
        <w:r>
          <w:rPr/>
          <w:delText>mechanism</w:delText>
        </w:r>
      </w:del>
      <w:ins w:id="332" w:author="Elizabeth F" w:date="2017-11-06T16:10:21Z">
        <w:r>
          <w:rPr/>
          <w:t>rate</w:t>
        </w:r>
      </w:ins>
      <w:r>
        <w:rPr/>
        <w:t xml:space="preserve"> (PP) and the proton-vacancy </w:t>
      </w:r>
      <w:del w:id="333" w:author="Elizabeth F" w:date="2017-11-06T16:10:29Z">
        <w:r>
          <w:rPr/>
          <w:delText>mechanism</w:delText>
        </w:r>
      </w:del>
      <w:ins w:id="334" w:author="Elizabeth F" w:date="2017-11-06T16:10:29Z">
        <w:r>
          <w:rPr/>
          <w:t>rate</w:t>
        </w:r>
      </w:ins>
      <w:r>
        <w:rPr/>
        <w:t xml:space="preserve"> (PV) during hydration of San Carlos olivine as well as peak-specific measurements from the dehydration of synthetic forsterite (dotted lines, Padrón-Navarta et al. 2014). Pink line shows a fit through the final observed bulk H diffusivity measurements from this study: the experimental dehydration of San Carlos olivine at 800°C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(gray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vertAlign w:val="subscript"/>
        </w:rPr>
        <w:t>a</w:t>
      </w:r>
      <w:r>
        <w:rPr/>
        <w:t>) and pre-exponential factors (D</w:t>
      </w:r>
      <w:r>
        <w:rPr>
          <w:vertAlign w:val="subscript"/>
        </w:rPr>
        <w:t>0</w:t>
      </w:r>
      <w:r>
        <w:rPr/>
        <w:t xml:space="preserve">) for our fits are provided in the inset table. An interactive Arrhenius diagram that includes additional measurements and all time-series and peak-specific data is available online at </w:t>
      </w:r>
      <w:hyperlink r:id="rId13">
        <w:r>
          <w:rPr>
            <w:rStyle w:val="InternetLink"/>
          </w:rPr>
          <w:t>https://arrheniusdiagram.herokuapp.com</w:t>
        </w:r>
      </w:hyperlink>
      <w:r>
        <w:rPr/>
        <w:t>.</w:t>
      </w:r>
    </w:p>
    <w:p>
      <w:pPr>
        <w:pStyle w:val="Normal"/>
        <w:ind w:hanging="0"/>
        <w:rPr/>
      </w:pPr>
      <w:r>
        <w:rPr/>
      </w:r>
    </w:p>
    <w:p>
      <w:pPr>
        <w:pStyle w:val="Caption1"/>
        <w:rPr/>
      </w:pPr>
      <w:r>
        <w:rPr/>
      </w:r>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2594" w:name="__Fieldmark__10486_1417665735"/>
      <w:r>
        <w:rPr/>
        <w:br/>
      </w:r>
      <w:bookmarkStart w:id="2595" w:name="__Fieldmark__10374_3310317172"/>
      <w:r>
        <w:rPr/>
        <w:t>B</w:t>
      </w:r>
      <w:bookmarkStart w:id="2596" w:name="__Fieldmark__11381_2505137388"/>
      <w:r>
        <w:rPr/>
        <w:t>e</w:t>
      </w:r>
      <w:bookmarkStart w:id="2597" w:name="__Fieldmark__8463_1561598236"/>
      <w:r>
        <w:rPr/>
        <w:t>l</w:t>
      </w:r>
      <w:bookmarkStart w:id="2598" w:name="__Fieldmark__8095_2280461051"/>
      <w:r>
        <w:rPr/>
        <w:t>l</w:t>
      </w:r>
      <w:bookmarkStart w:id="2599" w:name="__Fieldmark__7675_908293503"/>
      <w:r>
        <w:rPr/>
        <w:t>,</w:t>
      </w:r>
      <w:bookmarkStart w:id="2600" w:name="__Fieldmark__13981_1777031281"/>
      <w:r>
        <w:rPr/>
        <w:t xml:space="preserve"> </w:t>
      </w:r>
      <w:bookmarkStart w:id="2601" w:name="__Fieldmark__6501_2048093008"/>
      <w:r>
        <w:rPr/>
        <w:t>D</w:t>
      </w:r>
      <w:bookmarkStart w:id="2602" w:name="__Fieldmark__6106_527255555"/>
      <w:r>
        <w:rPr/>
        <w:t>.</w:t>
      </w:r>
      <w:bookmarkStart w:id="2603" w:name="__Fieldmark__5950_3642959469"/>
      <w:r>
        <w:rPr/>
        <w:t xml:space="preserve"> </w:t>
      </w:r>
      <w:bookmarkStart w:id="2604" w:name="__Fieldmark__5610_2362112943"/>
      <w:r>
        <w:rPr/>
        <w:t>R</w:t>
      </w:r>
      <w:bookmarkStart w:id="2605" w:name="__Fieldmark__5418_2049629825"/>
      <w:r>
        <w:rPr/>
        <w:t>.</w:t>
      </w:r>
      <w:bookmarkStart w:id="2606" w:name="__Fieldmark__5380_687217606"/>
      <w:r>
        <w:rPr/>
        <w:t>,</w:t>
      </w:r>
      <w:bookmarkStart w:id="2607" w:name="__Fieldmark__5188_2209115713"/>
      <w:r>
        <w:rPr/>
        <w:t xml:space="preserve"> </w:t>
      </w:r>
      <w:bookmarkStart w:id="2608" w:name="__Fieldmark__4857_1105856583"/>
      <w:r>
        <w:rPr/>
        <w:t>a</w:t>
      </w:r>
      <w:bookmarkStart w:id="2609" w:name="__Fieldmark__4720_1929513578"/>
      <w:r>
        <w:rPr/>
        <w:t>n</w:t>
      </w:r>
      <w:bookmarkStart w:id="2610" w:name="__Fieldmark__4541_739104655"/>
      <w:r>
        <w:rPr/>
        <w:t>d</w:t>
      </w:r>
      <w:bookmarkStart w:id="2611" w:name="__Fieldmark__4371_462321902"/>
      <w:r>
        <w:rPr/>
        <w:t xml:space="preserve"> </w:t>
      </w:r>
      <w:bookmarkStart w:id="2612" w:name="__Fieldmark__4232_948816634"/>
      <w:r>
        <w:rPr/>
        <w:t>G</w:t>
      </w:r>
      <w:bookmarkStart w:id="2613" w:name="__Fieldmark__4082_2312622389"/>
      <w:r>
        <w:rPr/>
        <w:t>.</w:t>
      </w:r>
      <w:bookmarkStart w:id="2614" w:name="__Fieldmark__3941_2161409428"/>
      <w:r>
        <w:rPr/>
        <w:t xml:space="preserve"> </w:t>
      </w:r>
      <w:bookmarkStart w:id="2615" w:name="__Fieldmark__3762_188299688"/>
      <w:r>
        <w:rPr/>
        <w:t>R</w:t>
      </w:r>
      <w:bookmarkStart w:id="2616" w:name="__Fieldmark__3640_1216455718"/>
      <w:r>
        <w:rPr/>
        <w:t>.</w:t>
      </w:r>
      <w:bookmarkStart w:id="2617" w:name="__Fieldmark__3448_649753871"/>
      <w:r>
        <w:rPr/>
        <w:t xml:space="preserve"> </w:t>
      </w:r>
      <w:bookmarkStart w:id="2618" w:name="__Fieldmark__3322_2534479100"/>
      <w:r>
        <w:rPr/>
        <w:t>R</w:t>
      </w:r>
      <w:bookmarkStart w:id="2619" w:name="__Fieldmark__3115_1692434574"/>
      <w:r>
        <w:rPr/>
        <w:t>o</w:t>
      </w:r>
      <w:bookmarkStart w:id="2620" w:name="__Fieldmark__2968_148202576"/>
      <w:r>
        <w:rPr/>
        <w:t>s</w:t>
      </w:r>
      <w:bookmarkStart w:id="2621" w:name="__Fieldmark__4374_2994147849"/>
      <w:r>
        <w:rPr/>
        <w:t>s</w:t>
      </w:r>
      <w:bookmarkStart w:id="2622" w:name="__Fieldmark__2733_3231691474"/>
      <w:r>
        <w:rPr/>
        <w:t>m</w:t>
      </w:r>
      <w:bookmarkStart w:id="2623" w:name="__Fieldmark__2438_3149341642"/>
      <w:r>
        <w:rPr/>
        <w:t>a</w:t>
      </w:r>
      <w:bookmarkStart w:id="2624" w:name="__Fieldmark__2268_4213078475"/>
      <w:r>
        <w:rPr/>
        <w:t>n</w:t>
      </w:r>
      <w:bookmarkStart w:id="2625" w:name="__Fieldmark__2109_4019975519"/>
      <w:r>
        <w:rPr/>
        <w:br/>
      </w:r>
      <w:bookmarkStart w:id="2626" w:name="__Fieldmark__1963_3852820974"/>
      <w:r>
        <w:rPr/>
        <w:t xml:space="preserve"> </w:t>
      </w:r>
      <w:bookmarkStart w:id="2627" w:name="__Fieldmark__1818_3917936936"/>
      <w:r>
        <w:rPr/>
        <w:t>1</w:t>
      </w:r>
      <w:bookmarkStart w:id="2628" w:name="__Fieldmark__1736_3265051427"/>
      <w:r>
        <w:rPr/>
        <w:t>9</w:t>
      </w:r>
      <w:bookmarkStart w:id="2629" w:name="__Fieldmark__1778_837005789"/>
      <w:r>
        <w:rPr/>
        <w:t>9</w:t>
      </w:r>
      <w:bookmarkStart w:id="2630" w:name="__Fieldmark__1621_3470823330"/>
      <w:r>
        <w:rPr/>
        <w:t>2</w:t>
      </w:r>
      <w:bookmarkStart w:id="2631" w:name="__Fieldmark__1604_2630548144"/>
      <w:r>
        <w:rPr/>
        <w:tab/>
      </w:r>
      <w:bookmarkStart w:id="2632" w:name="__Fieldmark__3634_2304565098"/>
      <w:r>
        <w:rPr/>
        <w:t>W</w:t>
      </w:r>
      <w:bookmarkStart w:id="2633" w:name="__Fieldmark__1912_2304565098"/>
      <w:r>
        <w:rPr/>
        <w:t>ater in Earth’s Mantle: The Role of Nominally Anhydrous Minerals. Science 255(5050). WOS:A1992HH74400043: 1391–1397.</w:t>
      </w:r>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r>
        <w:rPr/>
      </w:r>
      <w:r>
        <w:fldChar w:fldCharType="end"/>
      </w:r>
    </w:p>
    <w:p>
      <w:pPr>
        <w:pStyle w:val="Bibliography"/>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pPr>
      <w:r>
        <w:rPr/>
        <w:br/>
        <w:t>Berry, A. J., J. Hermann, H. S. C. O’Neill, and G. J. Foran</w:t>
        <w:br/>
        <w:t xml:space="preserve"> 2005</w:t>
        <w:tab/>
        <w:t>Fingerprinting the Water Site in Mantle Olivine. Geology 33(11). WOS:000233059000008: 869–872.</w:t>
      </w:r>
    </w:p>
    <w:p>
      <w:pPr>
        <w:pStyle w:val="Bibliography"/>
        <w:rPr/>
      </w:pPr>
      <w:r>
        <w:rPr/>
        <w:br/>
        <w:t>Berry, A. J., A. M. Walker, J. Hermann, et al.</w:t>
        <w:br/>
        <w:t xml:space="preserve"> 2007</w:t>
        <w:tab/>
        <w:t>Titanium Substitution Mechanisms in Forsterite. Chemical Geology 242(1–2). WOS:000248433400010: 176–186.</w:t>
      </w:r>
    </w:p>
    <w:p>
      <w:pPr>
        <w:pStyle w:val="Bibliography"/>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pPr>
      <w:r>
        <w:rPr/>
        <w:br/>
        <w:t>Demouchy, S., and S. Mackwell</w:t>
        <w:br/>
        <w:t xml:space="preserve"> 2003</w:t>
        <w:tab/>
        <w:t>Water Diffusion in Synthetic Iron-Free Forsterite. Physics and Chemistry of Minerals 30(8). WOS:000185964900006: 486–494.</w:t>
      </w:r>
    </w:p>
    <w:p>
      <w:pPr>
        <w:pStyle w:val="Bibliography"/>
        <w:rPr/>
      </w:pPr>
      <w:r>
        <w:rPr/>
        <w:t xml:space="preserve"> </w:t>
      </w:r>
      <w:r>
        <w:rPr/>
        <w:t>2006</w:t>
        <w:tab/>
        <w:t>Mechanisms of Hydrogen Incorporation and Diffusion in Iron-Bearing Olivine. Physics and Chemistry of Minerals 33(5). WOS:000240439000005: 347–355.</w:t>
      </w:r>
    </w:p>
    <w:p>
      <w:pPr>
        <w:pStyle w:val="Bibliography"/>
        <w:rPr/>
      </w:pPr>
      <w:r>
        <w:rPr/>
        <w:br/>
        <w:t>Demouchy, Sylvie, and Nathalie Bolfan-Casanova</w:t>
        <w:br/>
        <w:t xml:space="preserve"> 2016</w:t>
        <w:tab/>
        <w:t>Distribution and Transport of Hydrogen in the Lithospheric Mantle: A Review. Lithos 240: 402–425.</w:t>
      </w:r>
    </w:p>
    <w:p>
      <w:pPr>
        <w:pStyle w:val="Bibliography"/>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pPr>
      <w:r>
        <w:rPr/>
        <w:br/>
        <w:t>Ferriss, E.</w:t>
        <w:br/>
        <w:t xml:space="preserve"> 2015</w:t>
        <w:tab/>
        <w:t>Pynams: A Python Package for Interpreting FTIR Spectra of Nominally Anhydrous Minerals (NAMs). New York. https://github.com/EFerriss/pynams.</w:t>
      </w:r>
    </w:p>
    <w:p>
      <w:pPr>
        <w:pStyle w:val="Bibliography"/>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pPr>
      <w:r>
        <w:rPr/>
        <w:br/>
        <w:t>Hauri, E.</w:t>
        <w:br/>
        <w:t xml:space="preserve"> 2002</w:t>
        <w:tab/>
        <w:t>SIMS Analysis of Volatiles in Silicate Glasses, 2: Isotopes and Abundances in Hawaiian Melt Inclusions. Chemical Geology 183(1–4). WOS:000174332300008: 115–141.</w:t>
      </w:r>
    </w:p>
    <w:p>
      <w:pPr>
        <w:pStyle w:val="Bibliography"/>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pPr>
      <w:r>
        <w:rPr/>
        <w:br/>
        <w:t>Keppler, Hans, and Joseph R. Smyth</w:t>
        <w:br/>
        <w:t xml:space="preserve"> 2006</w:t>
        <w:tab/>
        <w:t>Water in Nominally Anhydrous Minerals, vol.62. Reviews in Mineralogy and Geochemistry. Mineralogical Society of America.</w:t>
      </w:r>
    </w:p>
    <w:p>
      <w:pPr>
        <w:pStyle w:val="Bibliography"/>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pPr>
      <w:r>
        <w:rPr/>
        <w:br/>
        <w:t>Kurosawa, M., H. Yurimoto, and S. Sueno</w:t>
        <w:br/>
        <w:t xml:space="preserve"> 1997</w:t>
        <w:tab/>
        <w:t>Patterns in the Hydrogen and Trace Element Compositions of Mantle Olivines. Physics and Chemistry of Glasses 24: 385–395.</w:t>
      </w:r>
    </w:p>
    <w:p>
      <w:pPr>
        <w:pStyle w:val="Bibliography"/>
        <w:rPr/>
      </w:pPr>
      <w:r>
        <w:rPr/>
        <w:br/>
        <w:t>Le Voyer, Marion, Paul D. Asimow, Jed L. Mosenfelder, et al.</w:t>
        <w:br/>
        <w:t xml:space="preserve"> 2014</w:t>
        <w:tab/>
        <w:t>Zonation of H2O and F Concentrations around Melt Inclusions in Olivines. Journal of Petrology 55(4): 685–707.</w:t>
      </w:r>
    </w:p>
    <w:p>
      <w:pPr>
        <w:pStyle w:val="Bibliography"/>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pPr>
      <w:r>
        <w:rPr/>
        <w:br/>
        <w:t>Mosenfelder, J. L., N. I. Deligne, P. D. Asimow, and G. R. Rossman</w:t>
        <w:br/>
        <w:t xml:space="preserve"> 2006</w:t>
        <w:tab/>
        <w:t>Hydrogen Incorporation in Olivine from 2-12 GPa. American Mineralogist 91(2–3). WOS:000235472000007: 285–294.</w:t>
      </w:r>
    </w:p>
    <w:p>
      <w:pPr>
        <w:pStyle w:val="Bibliography"/>
        <w:rPr/>
      </w:pPr>
      <w:r>
        <w:rPr/>
        <w:br/>
        <w:t>Padrón-Navarta, Jose Alberto, Joerg Hermann, and Hugh St. C. O’Neill</w:t>
        <w:br/>
        <w:t xml:space="preserve"> 2014</w:t>
        <w:tab/>
        <w:t>Site-Specific Hydrogen Diffusion Rates in Forsterite. Earth and Planetary Science Letters 392: 100–112.</w:t>
      </w:r>
    </w:p>
    <w:p>
      <w:pPr>
        <w:pStyle w:val="Bibliography"/>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pPr>
      <w:r>
        <w:rPr/>
        <w:br/>
        <w:t>Rosen, Julia</w:t>
        <w:br/>
        <w:t xml:space="preserve"> 2016</w:t>
        <w:tab/>
        <w:t>Crystal Clocks. Science 354(6314): 822–825.</w:t>
      </w:r>
    </w:p>
    <w:p>
      <w:pPr>
        <w:pStyle w:val="Bibliography"/>
        <w:rPr/>
      </w:pPr>
      <w:r>
        <w:rPr/>
        <w:br/>
        <w:t>Ruprecht, Philipp, and Terry Plank</w:t>
        <w:br/>
        <w:t xml:space="preserve"> 2013</w:t>
        <w:tab/>
        <w:t>Feeding Andesitic Eruptions with a High-Speed Connection from the Mantle. Nature 500(7460): 68–72.</w:t>
      </w:r>
    </w:p>
    <w:p>
      <w:pPr>
        <w:pStyle w:val="Bibliography"/>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pPr>
      <w:r>
        <w:rPr/>
        <w:br/>
        <w:t>Withers, A. C.</w:t>
        <w:br/>
        <w:t xml:space="preserve"> 2013</w:t>
        <w:tab/>
        <w:t>The Pitzer and Sterner Equation of State for Water. http://www.geo.umn.edu/people/researchers/withe012/fugacity.htm, accessed August 6, 2013.</w:t>
      </w:r>
    </w:p>
    <w:p>
      <w:pPr>
        <w:pStyle w:val="Bibliography"/>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egan Newcombe" w:date="2017-11-05T22:39:00Z" w:initials="MN">
    <w:p>
      <w:r>
        <w:rPr>
          <w:rFonts w:ascii="Liberation Serif" w:hAnsi="Liberation Serif" w:eastAsia="Segoe UI" w:cs="Tahoma"/>
          <w:color w:val="00000A"/>
          <w:sz w:val="24"/>
          <w:szCs w:val="24"/>
          <w:lang w:val="en-US" w:eastAsia="en-US" w:bidi="en-US"/>
        </w:rPr>
        <w:t>It would really help me (and I suspect other people too) if we could add a figure that illustrates each defect and shows its K-V notation. Perhaps this could be modeled after Fig. 1a of Karato 2015?</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Elizabeth F" w:date="2017-11-06T14:22:22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22:39): "..."</w:t>
      </w:r>
    </w:p>
    <w:p>
      <w:r>
        <w:rPr>
          <w:rFonts w:ascii="Liberation Serif" w:hAnsi="Liberation Serif" w:eastAsia="Segoe UI" w:cs="Tahoma"/>
          <w:color w:val="00000A"/>
          <w:sz w:val="20"/>
          <w:szCs w:val="24"/>
          <w:lang w:val="en-US" w:eastAsia="en-US" w:bidi="ar-SA"/>
        </w:rPr>
        <w:t>I moved the K-Vink to the introduction, but I am not convinced that we need an illustration.</w:t>
      </w:r>
    </w:p>
    <w:p>
      <w:r>
        <w:rPr>
          <w:rFonts w:ascii="Liberation Serif" w:hAnsi="Liberation Serif" w:eastAsia="Segoe UI" w:cs="Tahoma"/>
          <w:color w:val="auto"/>
          <w:sz w:val="24"/>
          <w:szCs w:val="24"/>
          <w:lang w:val="en-US" w:eastAsia="en-US" w:bidi="en-US"/>
        </w:rPr>
      </w:r>
    </w:p>
  </w:comment>
  <w:comment w:id="2" w:author="Megan Newcombe" w:date="2017-11-05T22:39:00Z" w:initials="MN">
    <w:p>
      <w:r>
        <w:rPr>
          <w:rFonts w:ascii="Liberation Serif" w:hAnsi="Liberation Serif" w:eastAsia="Segoe UI" w:cs="Tahoma"/>
          <w:color w:val="00000A"/>
          <w:sz w:val="24"/>
          <w:szCs w:val="24"/>
          <w:lang w:val="en-US" w:eastAsia="en-US" w:bidi="en-US"/>
        </w:rPr>
        <w:t>Is the migration of hydrated Si vacancies (as observed in Padron-Navarta experiments) still classed as PV? Or would that be a different mechanism? I guess Si vacancies are still 'metal vacancies', but I was under the impression that the PV mechanism might have originally been intended to describe H flux associated with Mg-vacancies?</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 w:author="Megan Newcombe" w:date="2017-11-05T22:39:00Z" w:initials="MN">
    <w:p>
      <w:r>
        <w:rPr>
          <w:rFonts w:ascii="Liberation Serif" w:hAnsi="Liberation Serif" w:eastAsia="Segoe UI" w:cs="Tahoma"/>
          <w:color w:val="00000A"/>
          <w:sz w:val="24"/>
          <w:szCs w:val="24"/>
          <w:lang w:val="en-US" w:eastAsia="en-US" w:bidi="en-US"/>
        </w:rPr>
        <w:t>Highlight that there are currently no studies of H diffusivity during dehydration of natural (Fe-bearing) olivine, despite the importance of this parameter for determining the ascent rate of xenoliths and phenocrysts. Also might be worth commenting on the fact that we have reason to believe that hydration and dehydration may not be symmetric, since H loss is associated with oxidation and H gain is associated with reduction?</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Megan Newcombe" w:date="2017-11-05T22:39:00Z" w:initials="MN">
    <w:p>
      <w:r>
        <w:rPr>
          <w:rFonts w:ascii="Liberation Serif" w:hAnsi="Liberation Serif" w:eastAsia="Segoe UI" w:cs="Tahoma"/>
          <w:color w:val="00000A"/>
          <w:sz w:val="24"/>
          <w:szCs w:val="24"/>
          <w:lang w:val="en-US" w:eastAsia="en-US" w:bidi="en-US"/>
        </w:rPr>
        <w:t>Do trace element data exist for SC and Kiki olivines? Can we comment on their Ti and Al concentrations?</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5" w:author="Megan Newcombe" w:date="2017-11-05T22:39:00Z" w:initials="TP">
    <w:p>
      <w:r>
        <w:rPr>
          <w:rFonts w:ascii="Liberation Serif" w:hAnsi="Liberation Serif" w:eastAsia="Segoe UI" w:cs="Tahoma"/>
          <w:color w:val="00000A"/>
          <w:sz w:val="24"/>
          <w:szCs w:val="24"/>
          <w:lang w:val="en-US" w:eastAsia="en-US" w:bidi="en-US"/>
        </w:rPr>
        <w:t>Provide details on std calibration used</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6" w:author="Megan Newcombe" w:date="2017-11-05T22:39:00Z" w:initials="MN">
    <w:p>
      <w:r>
        <w:rPr>
          <w:rFonts w:ascii="Liberation Serif" w:hAnsi="Liberation Serif" w:eastAsia="Segoe UI" w:cs="Tahoma"/>
          <w:color w:val="00000A"/>
          <w:sz w:val="24"/>
          <w:szCs w:val="24"/>
          <w:lang w:val="en-US" w:eastAsia="en-US" w:bidi="en-US"/>
        </w:rPr>
        <w:t>This may be too much ‘assumed knowledge’ for the methods section? Perhaps just say that the sample was hydrated for 17.5 hours, after which it was determined to be homogeneous and suitable for use as starting material for the dehydration experiments.</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7" w:author="Elizabeth F" w:date="2017-11-06T14:35:58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22:39): "..."</w:t>
      </w:r>
    </w:p>
    <w:p>
      <w:r>
        <w:rPr>
          <w:rFonts w:ascii="Liberation Serif" w:hAnsi="Liberation Serif" w:eastAsia="Segoe UI" w:cs="Tahoma"/>
          <w:color w:val="00000A"/>
          <w:sz w:val="20"/>
          <w:szCs w:val="24"/>
          <w:lang w:val="en-US" w:eastAsia="en-US" w:bidi="ar-SA"/>
        </w:rPr>
        <w:t>I think it’s important to point out that we are explicitly testing this part of K&amp;M’s model, and if we just say it was homogeneous afterward, I think most people would assume that it had reached true solubility, which was not the case.</w:t>
      </w:r>
    </w:p>
    <w:p>
      <w:r>
        <w:rPr>
          <w:rFonts w:ascii="Liberation Serif" w:hAnsi="Liberation Serif" w:eastAsia="Segoe UI" w:cs="Tahoma"/>
          <w:color w:val="auto"/>
          <w:sz w:val="24"/>
          <w:szCs w:val="24"/>
          <w:lang w:val="en-US" w:eastAsia="en-US" w:bidi="en-US"/>
        </w:rPr>
      </w:r>
    </w:p>
  </w:comment>
  <w:comment w:id="8" w:author="Megan Newcombe" w:date="2017-11-05T22:39:00Z" w:initials="MN">
    <w:p>
      <w:r>
        <w:rPr>
          <w:rFonts w:ascii="Liberation Serif" w:hAnsi="Liberation Serif" w:eastAsia="Segoe UI" w:cs="Tahoma"/>
          <w:color w:val="00000A"/>
          <w:sz w:val="24"/>
          <w:szCs w:val="24"/>
          <w:lang w:val="en-US" w:eastAsia="en-US" w:bidi="en-US"/>
        </w:rPr>
        <w:t>In my mind, this belongs in the results, after a description of the data.</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9" w:author="Elizabeth F" w:date="2017-11-06T03:06:05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22:39): "..."</w:t>
      </w:r>
    </w:p>
    <w:p>
      <w:r>
        <w:rPr>
          <w:rFonts w:ascii="Liberation Serif" w:hAnsi="Liberation Serif" w:eastAsia="Segoe UI" w:cs="Tahoma"/>
          <w:color w:val="00000A"/>
          <w:sz w:val="20"/>
          <w:szCs w:val="24"/>
          <w:lang w:val="en-US" w:eastAsia="en-US" w:bidi="ar-SA"/>
        </w:rPr>
        <w:t>Check out a few of the other diffusivity papers – Demouchy, P-Navarta – everybody puts there diffusion equations in the methods</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0" w:author="Megan Newcombe" w:date="2017-11-05T22:39:00Z" w:initials="TP">
    <w:p>
      <w:r>
        <w:rPr>
          <w:rFonts w:ascii="Liberation Serif" w:hAnsi="Liberation Serif" w:eastAsia="Segoe UI" w:cs="Tahoma"/>
          <w:color w:val="00000A"/>
          <w:sz w:val="24"/>
          <w:szCs w:val="24"/>
          <w:lang w:val="en-US" w:eastAsia="en-US" w:bidi="en-US"/>
        </w:rPr>
        <w:t>Missing end of the sentence!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1" w:author="Elizabeth F" w:date="2017-11-06T14:41:35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22:39): "..."</w:t>
      </w:r>
    </w:p>
    <w:p>
      <w:r>
        <w:rPr>
          <w:rFonts w:ascii="Liberation Serif" w:hAnsi="Liberation Serif" w:eastAsia="Segoe UI" w:cs="Tahoma"/>
          <w:color w:val="00000A"/>
          <w:sz w:val="20"/>
          <w:szCs w:val="24"/>
          <w:lang w:val="en-US" w:eastAsia="en-US" w:bidi="ar-SA"/>
        </w:rPr>
        <w:t>No, it’s not?</w:t>
      </w:r>
    </w:p>
    <w:p>
      <w:r>
        <w:rPr>
          <w:rFonts w:ascii="Liberation Serif" w:hAnsi="Liberation Serif" w:eastAsia="Segoe UI" w:cs="Tahoma"/>
          <w:color w:val="auto"/>
          <w:sz w:val="24"/>
          <w:szCs w:val="24"/>
          <w:lang w:val="en-US" w:eastAsia="en-US" w:bidi="en-US"/>
        </w:rPr>
      </w:r>
    </w:p>
  </w:comment>
  <w:comment w:id="12" w:author="Megan Newcombe" w:date="2017-11-05T22:39:00Z" w:initials="MN">
    <w:p>
      <w:r>
        <w:rPr>
          <w:rFonts w:ascii="Liberation Serif" w:hAnsi="Liberation Serif" w:eastAsia="Segoe UI" w:cs="Tahoma"/>
          <w:color w:val="00000A"/>
          <w:sz w:val="24"/>
          <w:szCs w:val="24"/>
          <w:lang w:val="en-US" w:eastAsia="en-US" w:bidi="en-US"/>
        </w:rPr>
        <w:t>I think this paragraph should follow the description of the profiles across the natural crystal (in the results)</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3" w:author="Elizabeth F" w:date="2017-11-06T14:42:02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22:39): "..."</w:t>
      </w:r>
    </w:p>
    <w:p>
      <w:r>
        <w:rPr>
          <w:rFonts w:ascii="Liberation Serif" w:hAnsi="Liberation Serif" w:eastAsia="Segoe UI" w:cs="Tahoma"/>
          <w:color w:val="00000A"/>
          <w:sz w:val="20"/>
          <w:szCs w:val="24"/>
          <w:lang w:val="en-US" w:eastAsia="en-US" w:bidi="ar-SA"/>
        </w:rPr>
        <w:t>See reply above – people typically say what they are going to do to their data in the methods.</w:t>
      </w:r>
    </w:p>
    <w:p>
      <w:r>
        <w:rPr>
          <w:rFonts w:ascii="Liberation Serif" w:hAnsi="Liberation Serif" w:eastAsia="Segoe UI" w:cs="Tahoma"/>
          <w:color w:val="auto"/>
          <w:sz w:val="24"/>
          <w:szCs w:val="24"/>
          <w:lang w:val="en-US" w:eastAsia="en-US" w:bidi="en-US"/>
        </w:rPr>
      </w:r>
    </w:p>
  </w:comment>
  <w:comment w:id="14" w:author="Megan Newcombe" w:date="2017-11-05T22:39:00Z" w:initials="MN">
    <w:p>
      <w:r>
        <w:rPr>
          <w:rFonts w:ascii="Liberation Serif" w:hAnsi="Liberation Serif" w:eastAsia="Segoe UI" w:cs="Tahoma"/>
          <w:color w:val="00000A"/>
          <w:sz w:val="24"/>
          <w:szCs w:val="24"/>
          <w:lang w:val="en-US" w:eastAsia="en-US" w:bidi="en-US"/>
        </w:rPr>
        <w:t>Note Anna’s comment that [Mg] peaks are most prominent ||c, but we have measurements ||a – can we really rule out the presence of [Mg]?</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5" w:author="Elizabeth F" w:date="2017-11-06T14:49:00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22:39): "..."</w:t>
      </w:r>
    </w:p>
    <w:p>
      <w:r>
        <w:rPr>
          <w:rFonts w:ascii="Liberation Serif" w:hAnsi="Liberation Serif" w:eastAsia="Segoe UI" w:cs="Tahoma"/>
          <w:color w:val="00000A"/>
          <w:sz w:val="20"/>
          <w:szCs w:val="24"/>
          <w:lang w:val="en-US" w:eastAsia="en-US" w:bidi="ar-SA"/>
        </w:rPr>
        <w:t>I added the clarification that [Mg] is not present with E || a, which is what we are mostly using. If you look at Fig 3, you can see a small [Mg] peak when E || b, and arguably something on the shoulder for E || c.</w:t>
      </w:r>
    </w:p>
    <w:p>
      <w:r>
        <w:rPr>
          <w:rFonts w:ascii="Liberation Serif" w:hAnsi="Liberation Serif" w:eastAsia="Segoe UI" w:cs="Tahoma"/>
          <w:color w:val="auto"/>
          <w:sz w:val="24"/>
          <w:szCs w:val="24"/>
          <w:lang w:val="en-US" w:eastAsia="en-US" w:bidi="en-US"/>
        </w:rPr>
      </w:r>
    </w:p>
  </w:comment>
  <w:comment w:id="16" w:author="Megan Newcombe" w:date="2017-11-05T22:39:00Z" w:initials="MN">
    <w:p>
      <w:r>
        <w:rPr>
          <w:rFonts w:ascii="Liberation Serif" w:hAnsi="Liberation Serif" w:eastAsia="Segoe UI" w:cs="Tahoma"/>
          <w:color w:val="00000A"/>
          <w:sz w:val="24"/>
          <w:szCs w:val="24"/>
          <w:lang w:val="en-US" w:eastAsia="en-US" w:bidi="en-US"/>
        </w:rPr>
        <w:t>Maybe state the % difference between this calibration vs. Bell and Withers?</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7" w:author="Elizabeth F" w:date="2017-11-06T14:50:40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22:39): "..."</w:t>
      </w:r>
    </w:p>
    <w:p>
      <w:r>
        <w:rPr>
          <w:rFonts w:ascii="Liberation Serif" w:hAnsi="Liberation Serif" w:eastAsia="Segoe UI" w:cs="Tahoma"/>
          <w:color w:val="00000A"/>
          <w:sz w:val="20"/>
          <w:szCs w:val="24"/>
          <w:lang w:val="en-US" w:eastAsia="en-US" w:bidi="ar-SA"/>
        </w:rPr>
        <w:t>We could, but I honestly think what’s in the Table is fine.</w:t>
      </w:r>
    </w:p>
    <w:p>
      <w:r>
        <w:rPr>
          <w:rFonts w:ascii="Liberation Serif" w:hAnsi="Liberation Serif" w:eastAsia="Segoe UI" w:cs="Tahoma"/>
          <w:color w:val="auto"/>
          <w:sz w:val="24"/>
          <w:szCs w:val="24"/>
          <w:lang w:val="en-US" w:eastAsia="en-US" w:bidi="en-US"/>
        </w:rPr>
      </w:r>
    </w:p>
  </w:comment>
  <w:comment w:id="18" w:author="Megan Newcombe" w:date="2017-11-05T22:39:00Z" w:initials="MN">
    <w:p>
      <w:r>
        <w:rPr>
          <w:rFonts w:ascii="Liberation Serif" w:hAnsi="Liberation Serif" w:eastAsia="Segoe UI" w:cs="Tahoma"/>
          <w:color w:val="00000A"/>
          <w:sz w:val="24"/>
          <w:szCs w:val="24"/>
          <w:lang w:val="en-US" w:eastAsia="en-US" w:bidi="en-US"/>
        </w:rPr>
        <w:t xml:space="preserve">Note that in their figure 2, the PP hydration experiment seems to be hydrating to 30 H/10^6 Si at the edge of the crystal… Btw, 0.4 ppm H2O seems crazy low – is the conversion from H/10^6 Si to ppm correct? How do you convert it?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9" w:author="Elizabeth F" w:date="2017-11-06T14:54:11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22:39): "..."</w:t>
      </w:r>
    </w:p>
    <w:p>
      <w:r>
        <w:rPr>
          <w:rFonts w:ascii="Liberation Serif" w:hAnsi="Liberation Serif" w:eastAsia="Segoe UI" w:cs="Tahoma"/>
          <w:color w:val="00000A"/>
          <w:sz w:val="20"/>
          <w:szCs w:val="24"/>
          <w:lang w:val="en-US" w:eastAsia="en-US" w:bidi="ar-SA"/>
        </w:rPr>
        <w:t>Check out pynams.experiments.convertH() for the conversion. The numbers are strikingly different. I emailed Kohlstedt about it awhile back, but I don’t think we have a good explanation.</w:t>
      </w:r>
    </w:p>
    <w:p>
      <w:r>
        <w:rPr>
          <w:rFonts w:ascii="Liberation Serif" w:hAnsi="Liberation Serif" w:eastAsia="Segoe UI" w:cs="Tahoma"/>
          <w:color w:val="auto"/>
          <w:sz w:val="24"/>
          <w:szCs w:val="24"/>
          <w:lang w:val="en-US" w:eastAsia="en-US" w:bidi="en-US"/>
        </w:rPr>
      </w:r>
    </w:p>
  </w:comment>
  <w:comment w:id="20" w:author="Megan Newcombe" w:date="2017-11-05T22:39:00Z" w:initials="MN">
    <w:p>
      <w:r>
        <w:rPr>
          <w:rFonts w:ascii="Liberation Serif" w:hAnsi="Liberation Serif" w:eastAsia="Segoe UI" w:cs="Tahoma"/>
          <w:color w:val="00000A"/>
          <w:sz w:val="24"/>
          <w:szCs w:val="24"/>
          <w:lang w:val="en-US" w:eastAsia="en-US" w:bidi="en-US"/>
        </w:rPr>
        <w:t xml:space="preserve">Is it really that different?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1" w:author="Elizabeth F" w:date="2017-11-06T14:55:04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22:39): "..."</w:t>
      </w:r>
    </w:p>
    <w:p>
      <w:r>
        <w:rPr>
          <w:rFonts w:ascii="Liberation Serif" w:hAnsi="Liberation Serif" w:eastAsia="Segoe UI" w:cs="Tahoma"/>
          <w:color w:val="00000A"/>
          <w:sz w:val="20"/>
          <w:szCs w:val="24"/>
          <w:lang w:val="en-US" w:eastAsia="en-US" w:bidi="ar-SA"/>
        </w:rPr>
        <w:t>Yes. Feel free to work it out yourself. Terry and I both got this number.</w:t>
      </w:r>
    </w:p>
    <w:p>
      <w:r>
        <w:rPr>
          <w:rFonts w:ascii="Liberation Serif" w:hAnsi="Liberation Serif" w:eastAsia="Segoe UI" w:cs="Tahoma"/>
          <w:color w:val="auto"/>
          <w:sz w:val="24"/>
          <w:szCs w:val="24"/>
          <w:lang w:val="en-US" w:eastAsia="en-US" w:bidi="en-US"/>
        </w:rPr>
      </w:r>
    </w:p>
  </w:comment>
  <w:comment w:id="22" w:author="Megan Newcombe" w:date="2017-11-05T22:39:00Z" w:initials="MN">
    <w:p>
      <w:r>
        <w:rPr>
          <w:rFonts w:ascii="Liberation Serif" w:hAnsi="Liberation Serif" w:eastAsia="Segoe UI" w:cs="Tahoma"/>
          <w:color w:val="00000A"/>
          <w:sz w:val="24"/>
          <w:szCs w:val="24"/>
          <w:lang w:val="en-US" w:eastAsia="en-US" w:bidi="en-US"/>
        </w:rPr>
        <w:t>This difference could be calculated</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3" w:author="Elizabeth F" w:date="2017-11-06T14:55:46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22:39): "..."</w:t>
      </w:r>
    </w:p>
    <w:p>
      <w:r>
        <w:rPr>
          <w:rFonts w:ascii="Liberation Serif" w:hAnsi="Liberation Serif" w:eastAsia="Segoe UI" w:cs="Tahoma"/>
          <w:color w:val="00000A"/>
          <w:sz w:val="20"/>
          <w:szCs w:val="24"/>
          <w:lang w:val="en-US" w:eastAsia="en-US" w:bidi="ar-SA"/>
        </w:rPr>
        <w:t>I tried at one point, and it still didn’t make sense. Their numbers are just too low, but by all means, have another go.</w:t>
      </w:r>
    </w:p>
    <w:p>
      <w:r>
        <w:rPr>
          <w:rFonts w:ascii="Liberation Serif" w:hAnsi="Liberation Serif" w:eastAsia="Segoe UI" w:cs="Tahoma"/>
          <w:color w:val="auto"/>
          <w:sz w:val="24"/>
          <w:szCs w:val="24"/>
          <w:lang w:val="en-US" w:eastAsia="en-US" w:bidi="en-US"/>
        </w:rPr>
      </w:r>
    </w:p>
  </w:comment>
  <w:comment w:id="24" w:author="Megan Newcombe" w:date="2017-11-05T22:41:00Z" w:initials="MN">
    <w:p>
      <w:r>
        <w:rPr>
          <w:rFonts w:ascii="Liberation Serif" w:hAnsi="Liberation Serif" w:eastAsia="Segoe UI" w:cs="Tahoma"/>
          <w:color w:val="00000A"/>
          <w:sz w:val="24"/>
          <w:szCs w:val="24"/>
          <w:lang w:val="en-US" w:eastAsia="en-US" w:bidi="en-US"/>
        </w:rPr>
        <w:t>Here and elsewhere, need to be careful with talking about peak ‘mobility’ – potentially confusing because it might not be clear to people that the peak itself is not moving around (i.e. it stays at the same wavenumber) but instead the height of the peak is changing.</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5" w:author="Megan Newcombe" w:date="2017-11-05T22:42:00Z" w:initials="MN">
    <w:p>
      <w:r>
        <w:rPr>
          <w:rFonts w:ascii="Liberation Serif" w:hAnsi="Liberation Serif" w:eastAsia="Segoe UI" w:cs="Tahoma"/>
          <w:color w:val="00000A"/>
          <w:sz w:val="24"/>
          <w:szCs w:val="24"/>
          <w:lang w:val="en-US" w:eastAsia="en-US" w:bidi="en-US"/>
        </w:rPr>
        <w:t>This is fascinating – I wonder why SC and KI are different?</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6" w:author="Elizabeth F" w:date="2017-11-06T14:59:30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22:42): "..."</w:t>
      </w:r>
    </w:p>
    <w:p>
      <w:r>
        <w:rPr>
          <w:rFonts w:ascii="Liberation Serif" w:hAnsi="Liberation Serif" w:eastAsia="Segoe UI" w:cs="Tahoma"/>
          <w:color w:val="00000A"/>
          <w:sz w:val="20"/>
          <w:szCs w:val="24"/>
          <w:lang w:val="en-US" w:eastAsia="en-US" w:bidi="ar-SA"/>
        </w:rPr>
        <w:t>I am very open to ideas!</w:t>
      </w:r>
    </w:p>
    <w:p>
      <w:r>
        <w:rPr>
          <w:rFonts w:ascii="Liberation Serif" w:hAnsi="Liberation Serif" w:eastAsia="Segoe UI" w:cs="Tahoma"/>
          <w:color w:val="auto"/>
          <w:sz w:val="24"/>
          <w:szCs w:val="24"/>
          <w:lang w:val="en-US" w:eastAsia="en-US" w:bidi="en-US"/>
        </w:rPr>
      </w:r>
    </w:p>
  </w:comment>
  <w:comment w:id="27" w:author="Megan Newcombe" w:date="2017-11-05T22:45:00Z" w:initials="MN">
    <w:p>
      <w:r>
        <w:rPr>
          <w:rFonts w:ascii="Liberation Serif" w:hAnsi="Liberation Serif" w:eastAsia="Segoe UI" w:cs="Tahoma"/>
          <w:color w:val="00000A"/>
          <w:sz w:val="24"/>
          <w:szCs w:val="24"/>
          <w:lang w:val="en-US" w:eastAsia="en-US" w:bidi="en-US"/>
        </w:rPr>
        <w:t>Add [tri] to fig 6?</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8" w:author="Elizabeth F" w:date="2017-11-06T15:01:27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22:45): "..."</w:t>
      </w:r>
    </w:p>
    <w:p>
      <w:r>
        <w:rPr>
          <w:rFonts w:ascii="Liberation Serif" w:hAnsi="Liberation Serif" w:eastAsia="Segoe UI" w:cs="Tahoma"/>
          <w:color w:val="00000A"/>
          <w:sz w:val="20"/>
          <w:szCs w:val="24"/>
          <w:lang w:val="en-US" w:eastAsia="en-US" w:bidi="ar-SA"/>
        </w:rPr>
        <w:t xml:space="preserve">The [tri] peaks are extremely intermittent in SC1-2, and I think not worth trying to plot as profiles. They’re a little crazy actually, and it wasn’t until the longer heating times that I convinced myself that those peaks were even real and not gunk. </w:t>
      </w:r>
    </w:p>
    <w:p>
      <w:r>
        <w:rPr>
          <w:rFonts w:ascii="Liberation Serif" w:hAnsi="Liberation Serif" w:eastAsia="Segoe UI" w:cs="Tahoma"/>
          <w:color w:val="auto"/>
          <w:sz w:val="24"/>
          <w:szCs w:val="24"/>
          <w:lang w:val="en-US" w:eastAsia="en-US" w:bidi="en-US"/>
        </w:rPr>
      </w:r>
    </w:p>
  </w:comment>
  <w:comment w:id="29" w:author="Terry Plank" w:date="2017-10-31T09:14:00Z" w:initials="TP">
    <w:p>
      <w:r>
        <w:rPr>
          <w:rFonts w:ascii="Liberation Serif" w:hAnsi="Liberation Serif" w:eastAsia="Segoe UI" w:cs="Tahoma"/>
          <w:color w:val="00000A"/>
          <w:sz w:val="24"/>
          <w:szCs w:val="24"/>
          <w:lang w:val="en-US" w:eastAsia="en-US" w:bidi="en-US"/>
        </w:rPr>
        <w:t xml:space="preserve">Is this related to the rim never getting to zero? Maybe for some reason reduction of the sample leads to Si vacancies on the rim?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0" w:author="Elizabeth F" w:date="2017-11-06T15:07:45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Terry Plank (10/31/2017, 09:14): "..."</w:t>
      </w:r>
    </w:p>
    <w:p>
      <w:r>
        <w:rPr>
          <w:rFonts w:ascii="Liberation Serif" w:hAnsi="Liberation Serif" w:eastAsia="Segoe UI" w:cs="Tahoma"/>
          <w:color w:val="00000A"/>
          <w:sz w:val="20"/>
          <w:szCs w:val="24"/>
          <w:lang w:val="en-US" w:eastAsia="en-US" w:bidi="ar-SA"/>
        </w:rPr>
        <w:t>Maybe but why is it different for Kiki?</w:t>
      </w:r>
    </w:p>
    <w:p>
      <w:r>
        <w:rPr>
          <w:rFonts w:ascii="Liberation Serif" w:hAnsi="Liberation Serif" w:eastAsia="Segoe UI" w:cs="Tahoma"/>
          <w:color w:val="auto"/>
          <w:sz w:val="24"/>
          <w:szCs w:val="24"/>
          <w:lang w:val="en-US" w:eastAsia="en-US" w:bidi="en-US"/>
        </w:rPr>
      </w:r>
    </w:p>
  </w:comment>
  <w:comment w:id="31" w:author="Megan Newcombe" w:date="2017-11-05T22:50:00Z" w:initials="MN">
    <w:p>
      <w:r>
        <w:rPr>
          <w:rFonts w:ascii="Liberation Serif" w:hAnsi="Liberation Serif" w:eastAsia="Segoe UI" w:cs="Tahoma"/>
          <w:color w:val="00000A"/>
          <w:sz w:val="24"/>
          <w:szCs w:val="24"/>
          <w:lang w:val="en-US" w:eastAsia="en-US" w:bidi="en-US"/>
        </w:rPr>
        <w:t xml:space="preserve">This could also be a temperature effect?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2" w:author="Elizabeth F" w:date="2017-11-06T15:12:22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22:50): "..."</w:t>
      </w:r>
    </w:p>
    <w:p>
      <w:r>
        <w:rPr>
          <w:rFonts w:ascii="Liberation Serif" w:hAnsi="Liberation Serif" w:eastAsia="Segoe UI" w:cs="Tahoma"/>
          <w:color w:val="00000A"/>
          <w:sz w:val="20"/>
          <w:szCs w:val="24"/>
          <w:lang w:val="en-US" w:eastAsia="en-US" w:bidi="ar-SA"/>
        </w:rPr>
        <w:t>We talk about the effect of temperature at the end of the section.</w:t>
      </w:r>
    </w:p>
    <w:p>
      <w:r>
        <w:rPr>
          <w:rFonts w:ascii="Liberation Serif" w:hAnsi="Liberation Serif" w:eastAsia="Segoe UI" w:cs="Tahoma"/>
          <w:color w:val="auto"/>
          <w:sz w:val="24"/>
          <w:szCs w:val="24"/>
          <w:lang w:val="en-US" w:eastAsia="en-US" w:bidi="en-US"/>
        </w:rPr>
      </w:r>
    </w:p>
  </w:comment>
  <w:comment w:id="33" w:author="Megan Newcombe" w:date="2017-11-05T23:11:00Z" w:initials="MN">
    <w:p>
      <w:r>
        <w:rPr>
          <w:rFonts w:ascii="Liberation Serif" w:hAnsi="Liberation Serif" w:eastAsia="Segoe UI" w:cs="Tahoma"/>
          <w:color w:val="00000A"/>
          <w:sz w:val="24"/>
          <w:szCs w:val="24"/>
          <w:lang w:val="en-US" w:eastAsia="en-US" w:bidi="en-US"/>
        </w:rPr>
        <w:t>This is my absolute favorite figure. Do you have one for Kilauea too? Would they look quite different?</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4" w:author="Elizabeth F" w:date="2017-11-06T16:06:01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23:11): "..."</w:t>
      </w:r>
    </w:p>
    <w:p>
      <w:r>
        <w:rPr>
          <w:rFonts w:ascii="Liberation Serif" w:hAnsi="Liberation Serif" w:eastAsia="Segoe UI" w:cs="Tahoma"/>
          <w:color w:val="00000A"/>
          <w:sz w:val="20"/>
          <w:szCs w:val="24"/>
          <w:lang w:val="en-US" w:eastAsia="en-US" w:bidi="ar-SA"/>
        </w:rPr>
        <w:t>Thanks! Kiki D’s don’t change with time at 1000C.</w:t>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s>
</file>

<file path=word/settings.xml><?xml version="1.0" encoding="utf-8"?>
<w:settings xmlns:w="http://schemas.openxmlformats.org/wordprocessingml/2006/main">
  <w:zoom w:percent="159"/>
  <w:trackRevisions/>
  <w:defaultTabStop w:val="936"/>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customStyle="1">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customStyle="1">
    <w:name w:val="Table"/>
    <w:basedOn w:val="Caption1"/>
    <w:qFormat/>
    <w:pPr/>
    <w:rPr/>
  </w:style>
  <w:style w:type="paragraph" w:styleId="Revision">
    <w:name w:val="Revision"/>
    <w:uiPriority w:val="99"/>
    <w:semiHidden/>
    <w:qFormat/>
    <w:rsid w:val="00d17552"/>
    <w:pPr>
      <w:widowControl/>
      <w:bidi w:val="0"/>
      <w:jc w:val="left"/>
    </w:pPr>
    <w:rPr>
      <w:rFonts w:ascii="Calibri" w:hAnsi="Calibri" w:eastAsia="Calibri" w:cs=""/>
      <w:color w:val="00000A"/>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hyperlink" Target="https://arrheniusdiagram.herokuapp.com/"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E8DD1-93F0-3B47-81F7-8023B29D0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Application>LibreOffice/5.4.2.2$Windows_X86_64 LibreOffice_project/22b09f6418e8c2d508a9eaf86b2399209b0990f4</Application>
  <Pages>29</Pages>
  <Words>12720</Words>
  <Characters>65337</Characters>
  <CharactersWithSpaces>77498</CharactersWithSpaces>
  <Paragraphs>333</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2017-10-24T17:41:00Z</dcterms:created>
  <dc:creator>Elizabeth</dc:creator>
  <dc:description/>
  <dc:language>en-US</dc:language>
  <cp:lastModifiedBy>Elizabeth F</cp:lastModifiedBy>
  <dcterms:modified xsi:type="dcterms:W3CDTF">2017-11-07T17:00:09Z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